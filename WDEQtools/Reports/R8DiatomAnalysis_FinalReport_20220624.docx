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32EFC" w14:textId="77777777" w:rsidR="0082378E" w:rsidRDefault="0082378E" w:rsidP="00E44B11">
      <w:pPr>
        <w:pStyle w:val="Title"/>
        <w:jc w:val="center"/>
      </w:pPr>
      <w:bookmarkStart w:id="0" w:name="_Hlk59020509"/>
      <w:r w:rsidRPr="0082378E">
        <w:rPr>
          <w:noProof/>
        </w:rPr>
        <w:drawing>
          <wp:inline distT="0" distB="0" distL="0" distR="0" wp14:anchorId="5803D247" wp14:editId="42E1F5D2">
            <wp:extent cx="5943600" cy="1610360"/>
            <wp:effectExtent l="0" t="0" r="0" b="8890"/>
            <wp:docPr id="62" name="Content Placeholder 4" descr="A picture containing grass, outdoor, plant, hillside&#10;&#10;Description automatically generated">
              <a:extLst xmlns:a="http://schemas.openxmlformats.org/drawingml/2006/main">
                <a:ext uri="{FF2B5EF4-FFF2-40B4-BE49-F238E27FC236}">
                  <a16:creationId xmlns:a16="http://schemas.microsoft.com/office/drawing/2014/main" id="{0A10E4CA-52B1-4D91-8AFA-6EF349F212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ss, outdoor, plant, hillside&#10;&#10;Description automatically generated">
                      <a:extLst>
                        <a:ext uri="{FF2B5EF4-FFF2-40B4-BE49-F238E27FC236}">
                          <a16:creationId xmlns:a16="http://schemas.microsoft.com/office/drawing/2014/main" id="{0A10E4CA-52B1-4D91-8AFA-6EF349F21217}"/>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4892D1F2" w14:textId="77777777" w:rsidR="0082378E" w:rsidRDefault="0082378E" w:rsidP="00E44B11">
      <w:pPr>
        <w:pStyle w:val="Title"/>
        <w:jc w:val="center"/>
      </w:pPr>
    </w:p>
    <w:p w14:paraId="409B5148" w14:textId="643E6418" w:rsidR="00E44B11" w:rsidRPr="00250581" w:rsidRDefault="00D73D37" w:rsidP="00E44B11">
      <w:pPr>
        <w:pStyle w:val="Title"/>
        <w:jc w:val="center"/>
        <w:rPr>
          <w:b/>
          <w:bCs/>
        </w:rPr>
      </w:pPr>
      <w:r w:rsidRPr="00250581">
        <w:rPr>
          <w:b/>
          <w:bCs/>
        </w:rPr>
        <w:t xml:space="preserve">Region 8 </w:t>
      </w:r>
    </w:p>
    <w:p w14:paraId="68183C27" w14:textId="05E51676" w:rsidR="00E918AE" w:rsidRDefault="0067387B" w:rsidP="00E44B11">
      <w:pPr>
        <w:pStyle w:val="Title"/>
        <w:jc w:val="center"/>
      </w:pPr>
      <w:r w:rsidRPr="00250581">
        <w:rPr>
          <w:b/>
          <w:bCs/>
        </w:rPr>
        <w:t xml:space="preserve">Stream </w:t>
      </w:r>
      <w:r w:rsidR="00D73D37" w:rsidRPr="00250581">
        <w:rPr>
          <w:b/>
          <w:bCs/>
        </w:rPr>
        <w:t xml:space="preserve">Diatom </w:t>
      </w:r>
      <w:bookmarkEnd w:id="0"/>
      <w:r w:rsidR="00C77C5F" w:rsidRPr="00250581">
        <w:rPr>
          <w:b/>
          <w:bCs/>
        </w:rPr>
        <w:t>Metrics and Indices</w:t>
      </w:r>
    </w:p>
    <w:p w14:paraId="2DCE8348" w14:textId="77777777" w:rsidR="00452E8E" w:rsidRDefault="00452E8E"/>
    <w:p w14:paraId="0D117C55" w14:textId="392A7B71" w:rsidR="00D73D37" w:rsidRDefault="00D73D37" w:rsidP="00452E8E">
      <w:pPr>
        <w:jc w:val="center"/>
      </w:pPr>
      <w:r>
        <w:t>Prepared for:</w:t>
      </w:r>
    </w:p>
    <w:p w14:paraId="6AF92CD0" w14:textId="06D071FE" w:rsidR="00D73D37" w:rsidRDefault="00D73D37"/>
    <w:p w14:paraId="094A9086" w14:textId="742EF4DB" w:rsidR="00452E8E" w:rsidRDefault="00452E8E" w:rsidP="00452E8E">
      <w:pPr>
        <w:jc w:val="center"/>
        <w:rPr>
          <w:rFonts w:ascii="Times New Roman" w:hAnsi="Times New Roman"/>
          <w:sz w:val="24"/>
          <w:szCs w:val="24"/>
        </w:rPr>
      </w:pPr>
      <w:r>
        <w:rPr>
          <w:rFonts w:ascii="Times New Roman" w:hAnsi="Times New Roman"/>
          <w:sz w:val="24"/>
          <w:szCs w:val="24"/>
        </w:rPr>
        <w:t xml:space="preserve">U.S. </w:t>
      </w:r>
      <w:r w:rsidRPr="00E54448">
        <w:rPr>
          <w:rFonts w:ascii="Times New Roman" w:hAnsi="Times New Roman"/>
          <w:sz w:val="24"/>
          <w:szCs w:val="24"/>
        </w:rPr>
        <w:t>Environmental Protection Agency</w:t>
      </w:r>
      <w:r>
        <w:rPr>
          <w:rFonts w:ascii="Times New Roman" w:hAnsi="Times New Roman"/>
          <w:sz w:val="24"/>
          <w:szCs w:val="24"/>
        </w:rPr>
        <w:t xml:space="preserve"> (EPA)</w:t>
      </w:r>
    </w:p>
    <w:p w14:paraId="233FFE20" w14:textId="71C763BF" w:rsidR="00D73D37" w:rsidRDefault="00D73D37" w:rsidP="00452E8E">
      <w:pPr>
        <w:jc w:val="center"/>
        <w:rPr>
          <w:rFonts w:ascii="Times New Roman" w:hAnsi="Times New Roman"/>
          <w:sz w:val="24"/>
          <w:szCs w:val="24"/>
        </w:rPr>
      </w:pPr>
      <w:r>
        <w:rPr>
          <w:rFonts w:ascii="Times New Roman" w:hAnsi="Times New Roman"/>
          <w:sz w:val="24"/>
          <w:szCs w:val="24"/>
        </w:rPr>
        <w:t>Tina Laidlaw, Region 8, Helena, MT</w:t>
      </w:r>
    </w:p>
    <w:p w14:paraId="6029E4CC" w14:textId="48747550" w:rsidR="00D73D37" w:rsidRDefault="00D73D37" w:rsidP="00452E8E">
      <w:pPr>
        <w:jc w:val="center"/>
        <w:rPr>
          <w:rFonts w:ascii="Times New Roman" w:hAnsi="Times New Roman"/>
          <w:sz w:val="24"/>
          <w:szCs w:val="24"/>
        </w:rPr>
      </w:pPr>
      <w:r>
        <w:rPr>
          <w:rFonts w:ascii="Times New Roman" w:hAnsi="Times New Roman"/>
          <w:sz w:val="24"/>
          <w:szCs w:val="24"/>
        </w:rPr>
        <w:t xml:space="preserve">Sylvia Lee, </w:t>
      </w:r>
      <w:r w:rsidR="00B44209">
        <w:rPr>
          <w:rFonts w:ascii="Times New Roman" w:hAnsi="Times New Roman"/>
          <w:sz w:val="24"/>
          <w:szCs w:val="24"/>
        </w:rPr>
        <w:t>Office of Research and Development, Washington, DC</w:t>
      </w:r>
    </w:p>
    <w:p w14:paraId="36C54C5D" w14:textId="60312BE2" w:rsidR="00452E8E" w:rsidRDefault="00452E8E" w:rsidP="00452E8E">
      <w:pPr>
        <w:jc w:val="center"/>
        <w:rPr>
          <w:rFonts w:ascii="Times New Roman" w:hAnsi="Times New Roman"/>
          <w:sz w:val="24"/>
          <w:szCs w:val="24"/>
        </w:rPr>
      </w:pPr>
      <w:r>
        <w:rPr>
          <w:rFonts w:ascii="Times New Roman" w:hAnsi="Times New Roman"/>
          <w:sz w:val="24"/>
          <w:szCs w:val="24"/>
        </w:rPr>
        <w:t>and</w:t>
      </w:r>
    </w:p>
    <w:p w14:paraId="72480995" w14:textId="77777777" w:rsidR="00452E8E" w:rsidRDefault="00452E8E" w:rsidP="00452E8E">
      <w:pPr>
        <w:jc w:val="center"/>
        <w:rPr>
          <w:rFonts w:ascii="Times New Roman" w:hAnsi="Times New Roman"/>
          <w:sz w:val="24"/>
          <w:szCs w:val="24"/>
        </w:rPr>
      </w:pPr>
      <w:r w:rsidRPr="00E54448">
        <w:rPr>
          <w:rFonts w:ascii="Times New Roman" w:hAnsi="Times New Roman"/>
          <w:sz w:val="24"/>
          <w:szCs w:val="24"/>
        </w:rPr>
        <w:t>Wyoming Department of Environmental Quality (DEQ)</w:t>
      </w:r>
    </w:p>
    <w:p w14:paraId="67C4BC36" w14:textId="29C0CE24" w:rsidR="00B44209" w:rsidRPr="00452E8E" w:rsidRDefault="00B44209" w:rsidP="00452E8E">
      <w:pPr>
        <w:jc w:val="center"/>
        <w:rPr>
          <w:rFonts w:ascii="Times New Roman" w:hAnsi="Times New Roman"/>
          <w:sz w:val="24"/>
          <w:szCs w:val="24"/>
        </w:rPr>
      </w:pPr>
      <w:r>
        <w:rPr>
          <w:rFonts w:ascii="Times New Roman" w:hAnsi="Times New Roman"/>
          <w:sz w:val="24"/>
          <w:szCs w:val="24"/>
        </w:rPr>
        <w:t>Eric Harget</w:t>
      </w:r>
      <w:r w:rsidR="00452E8E">
        <w:rPr>
          <w:rFonts w:ascii="Times New Roman" w:hAnsi="Times New Roman"/>
          <w:sz w:val="24"/>
          <w:szCs w:val="24"/>
        </w:rPr>
        <w:t>t</w:t>
      </w:r>
      <w:r>
        <w:rPr>
          <w:rFonts w:ascii="Times New Roman" w:hAnsi="Times New Roman"/>
          <w:sz w:val="24"/>
          <w:szCs w:val="24"/>
        </w:rPr>
        <w:t xml:space="preserve">, </w:t>
      </w:r>
      <w:r w:rsidR="00452E8E" w:rsidRPr="00452E8E">
        <w:rPr>
          <w:rFonts w:ascii="Times New Roman" w:hAnsi="Times New Roman"/>
          <w:sz w:val="24"/>
          <w:szCs w:val="24"/>
        </w:rPr>
        <w:t xml:space="preserve">Water Quality Division, </w:t>
      </w:r>
      <w:r w:rsidR="007F303D">
        <w:rPr>
          <w:rFonts w:ascii="Times New Roman" w:hAnsi="Times New Roman"/>
          <w:sz w:val="24"/>
          <w:szCs w:val="24"/>
        </w:rPr>
        <w:t xml:space="preserve">Watershed Protection Program, </w:t>
      </w:r>
      <w:r w:rsidRPr="00452E8E">
        <w:rPr>
          <w:rFonts w:ascii="Times New Roman" w:hAnsi="Times New Roman"/>
          <w:sz w:val="24"/>
          <w:szCs w:val="24"/>
        </w:rPr>
        <w:t>Cheyenne, WY</w:t>
      </w:r>
    </w:p>
    <w:p w14:paraId="25D0199F" w14:textId="0F7587ED" w:rsidR="00D73D37" w:rsidRDefault="00452E8E" w:rsidP="00452E8E">
      <w:pPr>
        <w:jc w:val="center"/>
        <w:rPr>
          <w:rFonts w:ascii="Times New Roman" w:hAnsi="Times New Roman"/>
          <w:sz w:val="24"/>
          <w:szCs w:val="24"/>
        </w:rPr>
      </w:pPr>
      <w:r w:rsidRPr="00452E8E">
        <w:rPr>
          <w:rFonts w:ascii="Times New Roman" w:hAnsi="Times New Roman"/>
          <w:sz w:val="24"/>
          <w:szCs w:val="24"/>
        </w:rPr>
        <w:t xml:space="preserve">Jeremy </w:t>
      </w:r>
      <w:proofErr w:type="spellStart"/>
      <w:r w:rsidRPr="00452E8E">
        <w:rPr>
          <w:rFonts w:ascii="Times New Roman" w:hAnsi="Times New Roman"/>
          <w:sz w:val="24"/>
          <w:szCs w:val="24"/>
        </w:rPr>
        <w:t>ZumBerge</w:t>
      </w:r>
      <w:proofErr w:type="spellEnd"/>
      <w:r w:rsidRPr="00452E8E">
        <w:rPr>
          <w:rFonts w:ascii="Times New Roman" w:hAnsi="Times New Roman"/>
          <w:sz w:val="24"/>
          <w:szCs w:val="24"/>
        </w:rPr>
        <w:t xml:space="preserve">, </w:t>
      </w:r>
      <w:r w:rsidR="007F303D">
        <w:rPr>
          <w:rFonts w:ascii="Times New Roman" w:hAnsi="Times New Roman"/>
          <w:sz w:val="24"/>
          <w:szCs w:val="24"/>
        </w:rPr>
        <w:t xml:space="preserve">Water Quality Division, </w:t>
      </w:r>
      <w:r w:rsidRPr="00452E8E">
        <w:rPr>
          <w:rFonts w:ascii="Times New Roman" w:hAnsi="Times New Roman"/>
          <w:sz w:val="24"/>
          <w:szCs w:val="24"/>
        </w:rPr>
        <w:t>Watershed Protection Program, Sheridan, WY</w:t>
      </w:r>
    </w:p>
    <w:p w14:paraId="7A23A46C" w14:textId="77777777" w:rsidR="00D73D37" w:rsidRDefault="00D73D37">
      <w:pPr>
        <w:rPr>
          <w:rFonts w:ascii="Times New Roman" w:hAnsi="Times New Roman"/>
          <w:sz w:val="24"/>
          <w:szCs w:val="24"/>
        </w:rPr>
      </w:pPr>
    </w:p>
    <w:p w14:paraId="3EDC23D4" w14:textId="77777777" w:rsidR="00D73D37" w:rsidRPr="00452E8E" w:rsidRDefault="00D73D37">
      <w:pPr>
        <w:rPr>
          <w:rFonts w:ascii="Times New Roman" w:hAnsi="Times New Roman"/>
          <w:sz w:val="24"/>
          <w:szCs w:val="24"/>
        </w:rPr>
      </w:pPr>
    </w:p>
    <w:p w14:paraId="4494AC72" w14:textId="6F1CCC72" w:rsidR="00D73D37" w:rsidRPr="00452E8E" w:rsidRDefault="00D73D37" w:rsidP="00452E8E">
      <w:pPr>
        <w:jc w:val="center"/>
        <w:rPr>
          <w:rFonts w:ascii="Times New Roman" w:hAnsi="Times New Roman"/>
          <w:sz w:val="24"/>
          <w:szCs w:val="24"/>
        </w:rPr>
      </w:pPr>
      <w:r w:rsidRPr="00452E8E">
        <w:rPr>
          <w:rFonts w:ascii="Times New Roman" w:hAnsi="Times New Roman"/>
          <w:sz w:val="24"/>
          <w:szCs w:val="24"/>
        </w:rPr>
        <w:t>Prepared by:</w:t>
      </w:r>
    </w:p>
    <w:p w14:paraId="33CFC09C" w14:textId="2D047ACA" w:rsidR="00D73D37" w:rsidRPr="00452E8E" w:rsidRDefault="00D73D37" w:rsidP="00452E8E">
      <w:pPr>
        <w:jc w:val="center"/>
        <w:rPr>
          <w:rFonts w:ascii="Times New Roman" w:hAnsi="Times New Roman"/>
          <w:sz w:val="24"/>
          <w:szCs w:val="24"/>
        </w:rPr>
      </w:pPr>
      <w:r w:rsidRPr="00452E8E">
        <w:rPr>
          <w:rFonts w:ascii="Times New Roman" w:hAnsi="Times New Roman"/>
          <w:sz w:val="24"/>
          <w:szCs w:val="24"/>
        </w:rPr>
        <w:t>Ben Jessup</w:t>
      </w:r>
      <w:r w:rsidR="00F91E42">
        <w:rPr>
          <w:rFonts w:ascii="Times New Roman" w:hAnsi="Times New Roman"/>
          <w:sz w:val="24"/>
          <w:szCs w:val="24"/>
        </w:rPr>
        <w:t xml:space="preserve"> and </w:t>
      </w:r>
      <w:r w:rsidRPr="00452E8E">
        <w:rPr>
          <w:rFonts w:ascii="Times New Roman" w:hAnsi="Times New Roman"/>
          <w:sz w:val="24"/>
          <w:szCs w:val="24"/>
        </w:rPr>
        <w:t>Diane Allen</w:t>
      </w:r>
    </w:p>
    <w:p w14:paraId="0C75E326" w14:textId="7AC326AD" w:rsidR="00D73D37" w:rsidRPr="00452E8E" w:rsidRDefault="00D73D37" w:rsidP="00452E8E">
      <w:pPr>
        <w:jc w:val="center"/>
        <w:rPr>
          <w:rFonts w:ascii="Times New Roman" w:hAnsi="Times New Roman"/>
          <w:sz w:val="24"/>
          <w:szCs w:val="24"/>
        </w:rPr>
      </w:pPr>
      <w:r w:rsidRPr="00452E8E">
        <w:rPr>
          <w:rFonts w:ascii="Times New Roman" w:hAnsi="Times New Roman"/>
          <w:sz w:val="24"/>
          <w:szCs w:val="24"/>
        </w:rPr>
        <w:t>Tetra Tech, Montpelier, VT</w:t>
      </w:r>
    </w:p>
    <w:p w14:paraId="262AEC1E" w14:textId="57B10886" w:rsidR="00D73D37" w:rsidRPr="00452E8E" w:rsidRDefault="00D73D37">
      <w:pPr>
        <w:rPr>
          <w:rFonts w:ascii="Times New Roman" w:hAnsi="Times New Roman"/>
          <w:sz w:val="24"/>
          <w:szCs w:val="24"/>
        </w:rPr>
      </w:pPr>
    </w:p>
    <w:p w14:paraId="3DA0DD6A" w14:textId="70BA2605" w:rsidR="00D73D37" w:rsidRDefault="008F45CA">
      <w:pPr>
        <w:jc w:val="center"/>
        <w:rPr>
          <w:rFonts w:ascii="Times New Roman" w:hAnsi="Times New Roman"/>
          <w:sz w:val="24"/>
          <w:szCs w:val="24"/>
        </w:rPr>
      </w:pPr>
      <w:r>
        <w:rPr>
          <w:rFonts w:ascii="Times New Roman" w:hAnsi="Times New Roman"/>
          <w:sz w:val="24"/>
          <w:szCs w:val="24"/>
        </w:rPr>
        <w:t xml:space="preserve">Final </w:t>
      </w:r>
      <w:ins w:id="1" w:author="Jessup, Benjamin" w:date="2022-05-10T07:50:00Z">
        <w:r w:rsidR="004F1444">
          <w:rPr>
            <w:rFonts w:ascii="Times New Roman" w:hAnsi="Times New Roman"/>
            <w:sz w:val="24"/>
            <w:szCs w:val="24"/>
          </w:rPr>
          <w:t>Draft</w:t>
        </w:r>
      </w:ins>
      <w:ins w:id="2" w:author="Jessup, Benjamin" w:date="2022-05-10T07:51:00Z">
        <w:r w:rsidR="004F1444">
          <w:rPr>
            <w:rFonts w:ascii="Times New Roman" w:hAnsi="Times New Roman"/>
            <w:sz w:val="24"/>
            <w:szCs w:val="24"/>
          </w:rPr>
          <w:t xml:space="preserve">: </w:t>
        </w:r>
      </w:ins>
      <w:ins w:id="3" w:author="Jessup, Benjamin" w:date="2022-05-31T15:22:00Z">
        <w:r w:rsidR="00B52B65">
          <w:rPr>
            <w:rFonts w:ascii="Times New Roman" w:hAnsi="Times New Roman"/>
            <w:sz w:val="24"/>
            <w:szCs w:val="24"/>
          </w:rPr>
          <w:t>June</w:t>
        </w:r>
      </w:ins>
      <w:r w:rsidR="0082378E">
        <w:rPr>
          <w:rFonts w:ascii="Times New Roman" w:hAnsi="Times New Roman"/>
          <w:sz w:val="24"/>
          <w:szCs w:val="24"/>
        </w:rPr>
        <w:t xml:space="preserve"> 1</w:t>
      </w:r>
      <w:ins w:id="4" w:author="Jessup, Benjamin" w:date="2022-05-10T07:51:00Z">
        <w:r w:rsidR="004F1444">
          <w:rPr>
            <w:rFonts w:ascii="Times New Roman" w:hAnsi="Times New Roman"/>
            <w:sz w:val="24"/>
            <w:szCs w:val="24"/>
          </w:rPr>
          <w:t>, 2022</w:t>
        </w:r>
      </w:ins>
    </w:p>
    <w:p w14:paraId="6DDE9FD3" w14:textId="77777777" w:rsidR="00C9231A" w:rsidRDefault="00845B0E">
      <w:pPr>
        <w:sectPr w:rsidR="00C9231A" w:rsidSect="0082378E">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bookmarkStart w:id="5" w:name="_Toc81978732"/>
      <w:r>
        <w:br w:type="page"/>
      </w:r>
    </w:p>
    <w:p w14:paraId="59073625" w14:textId="4934138B" w:rsidR="00845B0E" w:rsidRDefault="00845B0E" w:rsidP="00C9231A">
      <w:pPr>
        <w:jc w:val="cente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024546606"/>
        <w:docPartObj>
          <w:docPartGallery w:val="Table of Contents"/>
          <w:docPartUnique/>
        </w:docPartObj>
      </w:sdtPr>
      <w:sdtEndPr>
        <w:rPr>
          <w:b/>
          <w:bCs/>
          <w:noProof/>
        </w:rPr>
      </w:sdtEndPr>
      <w:sdtContent>
        <w:p w14:paraId="3CDAADE7" w14:textId="07D9A560" w:rsidR="00141969" w:rsidRDefault="00141969">
          <w:pPr>
            <w:pStyle w:val="TOCHeading"/>
          </w:pPr>
          <w:r>
            <w:t>Table of Contents</w:t>
          </w:r>
        </w:p>
        <w:p w14:paraId="3A655DE7" w14:textId="79204394" w:rsidR="0082378E" w:rsidRDefault="001419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960179" w:history="1">
            <w:r w:rsidR="0082378E" w:rsidRPr="00180878">
              <w:rPr>
                <w:rStyle w:val="Hyperlink"/>
                <w:noProof/>
              </w:rPr>
              <w:t>List of Tables</w:t>
            </w:r>
            <w:r w:rsidR="0082378E">
              <w:rPr>
                <w:noProof/>
                <w:webHidden/>
              </w:rPr>
              <w:tab/>
            </w:r>
            <w:r w:rsidR="0082378E">
              <w:rPr>
                <w:noProof/>
                <w:webHidden/>
              </w:rPr>
              <w:fldChar w:fldCharType="begin"/>
            </w:r>
            <w:r w:rsidR="0082378E">
              <w:rPr>
                <w:noProof/>
                <w:webHidden/>
              </w:rPr>
              <w:instrText xml:space="preserve"> PAGEREF _Toc104960179 \h </w:instrText>
            </w:r>
            <w:r w:rsidR="0082378E">
              <w:rPr>
                <w:noProof/>
                <w:webHidden/>
              </w:rPr>
            </w:r>
            <w:r w:rsidR="0082378E">
              <w:rPr>
                <w:noProof/>
                <w:webHidden/>
              </w:rPr>
              <w:fldChar w:fldCharType="separate"/>
            </w:r>
            <w:r w:rsidR="00FE4DC4">
              <w:rPr>
                <w:noProof/>
                <w:webHidden/>
              </w:rPr>
              <w:t>iii</w:t>
            </w:r>
            <w:r w:rsidR="0082378E">
              <w:rPr>
                <w:noProof/>
                <w:webHidden/>
              </w:rPr>
              <w:fldChar w:fldCharType="end"/>
            </w:r>
          </w:hyperlink>
        </w:p>
        <w:p w14:paraId="5DD04986" w14:textId="3339A9A9" w:rsidR="0082378E" w:rsidRDefault="00164D98">
          <w:pPr>
            <w:pStyle w:val="TOC1"/>
            <w:tabs>
              <w:tab w:val="right" w:leader="dot" w:pos="9350"/>
            </w:tabs>
            <w:rPr>
              <w:rFonts w:eastAsiaTheme="minorEastAsia"/>
              <w:noProof/>
            </w:rPr>
          </w:pPr>
          <w:hyperlink w:anchor="_Toc104960180" w:history="1">
            <w:r w:rsidR="0082378E" w:rsidRPr="00180878">
              <w:rPr>
                <w:rStyle w:val="Hyperlink"/>
                <w:noProof/>
              </w:rPr>
              <w:t>List of Figures</w:t>
            </w:r>
            <w:r w:rsidR="0082378E">
              <w:rPr>
                <w:noProof/>
                <w:webHidden/>
              </w:rPr>
              <w:tab/>
            </w:r>
            <w:r w:rsidR="0082378E">
              <w:rPr>
                <w:noProof/>
                <w:webHidden/>
              </w:rPr>
              <w:fldChar w:fldCharType="begin"/>
            </w:r>
            <w:r w:rsidR="0082378E">
              <w:rPr>
                <w:noProof/>
                <w:webHidden/>
              </w:rPr>
              <w:instrText xml:space="preserve"> PAGEREF _Toc104960180 \h </w:instrText>
            </w:r>
            <w:r w:rsidR="0082378E">
              <w:rPr>
                <w:noProof/>
                <w:webHidden/>
              </w:rPr>
            </w:r>
            <w:r w:rsidR="0082378E">
              <w:rPr>
                <w:noProof/>
                <w:webHidden/>
              </w:rPr>
              <w:fldChar w:fldCharType="separate"/>
            </w:r>
            <w:r w:rsidR="00FE4DC4">
              <w:rPr>
                <w:noProof/>
                <w:webHidden/>
              </w:rPr>
              <w:t>iv</w:t>
            </w:r>
            <w:r w:rsidR="0082378E">
              <w:rPr>
                <w:noProof/>
                <w:webHidden/>
              </w:rPr>
              <w:fldChar w:fldCharType="end"/>
            </w:r>
          </w:hyperlink>
        </w:p>
        <w:p w14:paraId="1AA17505" w14:textId="04C96CAB" w:rsidR="0082378E" w:rsidRDefault="00164D98">
          <w:pPr>
            <w:pStyle w:val="TOC1"/>
            <w:tabs>
              <w:tab w:val="right" w:leader="dot" w:pos="9350"/>
            </w:tabs>
            <w:rPr>
              <w:rFonts w:eastAsiaTheme="minorEastAsia"/>
              <w:noProof/>
            </w:rPr>
          </w:pPr>
          <w:hyperlink w:anchor="_Toc104960181" w:history="1">
            <w:r w:rsidR="0082378E" w:rsidRPr="00180878">
              <w:rPr>
                <w:rStyle w:val="Hyperlink"/>
                <w:noProof/>
              </w:rPr>
              <w:t>Acknowledgements</w:t>
            </w:r>
            <w:r w:rsidR="0082378E">
              <w:rPr>
                <w:noProof/>
                <w:webHidden/>
              </w:rPr>
              <w:tab/>
            </w:r>
            <w:r w:rsidR="0082378E">
              <w:rPr>
                <w:noProof/>
                <w:webHidden/>
              </w:rPr>
              <w:fldChar w:fldCharType="begin"/>
            </w:r>
            <w:r w:rsidR="0082378E">
              <w:rPr>
                <w:noProof/>
                <w:webHidden/>
              </w:rPr>
              <w:instrText xml:space="preserve"> PAGEREF _Toc104960181 \h </w:instrText>
            </w:r>
            <w:r w:rsidR="0082378E">
              <w:rPr>
                <w:noProof/>
                <w:webHidden/>
              </w:rPr>
            </w:r>
            <w:r w:rsidR="0082378E">
              <w:rPr>
                <w:noProof/>
                <w:webHidden/>
              </w:rPr>
              <w:fldChar w:fldCharType="separate"/>
            </w:r>
            <w:r w:rsidR="00FE4DC4">
              <w:rPr>
                <w:noProof/>
                <w:webHidden/>
              </w:rPr>
              <w:t>v</w:t>
            </w:r>
            <w:r w:rsidR="0082378E">
              <w:rPr>
                <w:noProof/>
                <w:webHidden/>
              </w:rPr>
              <w:fldChar w:fldCharType="end"/>
            </w:r>
          </w:hyperlink>
        </w:p>
        <w:p w14:paraId="3F130467" w14:textId="354BFAD9" w:rsidR="0082378E" w:rsidRDefault="00164D98">
          <w:pPr>
            <w:pStyle w:val="TOC1"/>
            <w:tabs>
              <w:tab w:val="right" w:leader="dot" w:pos="9350"/>
            </w:tabs>
            <w:rPr>
              <w:rFonts w:eastAsiaTheme="minorEastAsia"/>
              <w:noProof/>
            </w:rPr>
          </w:pPr>
          <w:hyperlink w:anchor="_Toc104960182" w:history="1">
            <w:r w:rsidR="0082378E" w:rsidRPr="00180878">
              <w:rPr>
                <w:rStyle w:val="Hyperlink"/>
                <w:noProof/>
              </w:rPr>
              <w:t>Introduction</w:t>
            </w:r>
            <w:r w:rsidR="0082378E">
              <w:rPr>
                <w:noProof/>
                <w:webHidden/>
              </w:rPr>
              <w:tab/>
            </w:r>
            <w:r w:rsidR="0082378E">
              <w:rPr>
                <w:noProof/>
                <w:webHidden/>
              </w:rPr>
              <w:fldChar w:fldCharType="begin"/>
            </w:r>
            <w:r w:rsidR="0082378E">
              <w:rPr>
                <w:noProof/>
                <w:webHidden/>
              </w:rPr>
              <w:instrText xml:space="preserve"> PAGEREF _Toc104960182 \h </w:instrText>
            </w:r>
            <w:r w:rsidR="0082378E">
              <w:rPr>
                <w:noProof/>
                <w:webHidden/>
              </w:rPr>
            </w:r>
            <w:r w:rsidR="0082378E">
              <w:rPr>
                <w:noProof/>
                <w:webHidden/>
              </w:rPr>
              <w:fldChar w:fldCharType="separate"/>
            </w:r>
            <w:r w:rsidR="00FE4DC4">
              <w:rPr>
                <w:noProof/>
                <w:webHidden/>
              </w:rPr>
              <w:t>1</w:t>
            </w:r>
            <w:r w:rsidR="0082378E">
              <w:rPr>
                <w:noProof/>
                <w:webHidden/>
              </w:rPr>
              <w:fldChar w:fldCharType="end"/>
            </w:r>
          </w:hyperlink>
        </w:p>
        <w:p w14:paraId="579CB71D" w14:textId="2A31464A" w:rsidR="0082378E" w:rsidRDefault="00164D98">
          <w:pPr>
            <w:pStyle w:val="TOC2"/>
            <w:tabs>
              <w:tab w:val="right" w:leader="dot" w:pos="9350"/>
            </w:tabs>
            <w:rPr>
              <w:rFonts w:eastAsiaTheme="minorEastAsia"/>
              <w:noProof/>
            </w:rPr>
          </w:pPr>
          <w:hyperlink w:anchor="_Toc104960183" w:history="1">
            <w:r w:rsidR="0082378E" w:rsidRPr="00180878">
              <w:rPr>
                <w:rStyle w:val="Hyperlink"/>
                <w:noProof/>
              </w:rPr>
              <w:t>Approach</w:t>
            </w:r>
            <w:r w:rsidR="0082378E">
              <w:rPr>
                <w:noProof/>
                <w:webHidden/>
              </w:rPr>
              <w:tab/>
            </w:r>
            <w:r w:rsidR="0082378E">
              <w:rPr>
                <w:noProof/>
                <w:webHidden/>
              </w:rPr>
              <w:fldChar w:fldCharType="begin"/>
            </w:r>
            <w:r w:rsidR="0082378E">
              <w:rPr>
                <w:noProof/>
                <w:webHidden/>
              </w:rPr>
              <w:instrText xml:space="preserve"> PAGEREF _Toc104960183 \h </w:instrText>
            </w:r>
            <w:r w:rsidR="0082378E">
              <w:rPr>
                <w:noProof/>
                <w:webHidden/>
              </w:rPr>
            </w:r>
            <w:r w:rsidR="0082378E">
              <w:rPr>
                <w:noProof/>
                <w:webHidden/>
              </w:rPr>
              <w:fldChar w:fldCharType="separate"/>
            </w:r>
            <w:r w:rsidR="00FE4DC4">
              <w:rPr>
                <w:noProof/>
                <w:webHidden/>
              </w:rPr>
              <w:t>2</w:t>
            </w:r>
            <w:r w:rsidR="0082378E">
              <w:rPr>
                <w:noProof/>
                <w:webHidden/>
              </w:rPr>
              <w:fldChar w:fldCharType="end"/>
            </w:r>
          </w:hyperlink>
        </w:p>
        <w:p w14:paraId="3229A941" w14:textId="3BF28FB7" w:rsidR="0082378E" w:rsidRDefault="00164D98">
          <w:pPr>
            <w:pStyle w:val="TOC2"/>
            <w:tabs>
              <w:tab w:val="right" w:leader="dot" w:pos="9350"/>
            </w:tabs>
            <w:rPr>
              <w:rFonts w:eastAsiaTheme="minorEastAsia"/>
              <w:noProof/>
            </w:rPr>
          </w:pPr>
          <w:hyperlink w:anchor="_Toc104960184" w:history="1">
            <w:r w:rsidR="0082378E" w:rsidRPr="00180878">
              <w:rPr>
                <w:rStyle w:val="Hyperlink"/>
                <w:noProof/>
              </w:rPr>
              <w:t>Data Set</w:t>
            </w:r>
            <w:r w:rsidR="0082378E">
              <w:rPr>
                <w:noProof/>
                <w:webHidden/>
              </w:rPr>
              <w:tab/>
            </w:r>
            <w:r w:rsidR="0082378E">
              <w:rPr>
                <w:noProof/>
                <w:webHidden/>
              </w:rPr>
              <w:fldChar w:fldCharType="begin"/>
            </w:r>
            <w:r w:rsidR="0082378E">
              <w:rPr>
                <w:noProof/>
                <w:webHidden/>
              </w:rPr>
              <w:instrText xml:space="preserve"> PAGEREF _Toc104960184 \h </w:instrText>
            </w:r>
            <w:r w:rsidR="0082378E">
              <w:rPr>
                <w:noProof/>
                <w:webHidden/>
              </w:rPr>
            </w:r>
            <w:r w:rsidR="0082378E">
              <w:rPr>
                <w:noProof/>
                <w:webHidden/>
              </w:rPr>
              <w:fldChar w:fldCharType="separate"/>
            </w:r>
            <w:r w:rsidR="00FE4DC4">
              <w:rPr>
                <w:noProof/>
                <w:webHidden/>
              </w:rPr>
              <w:t>3</w:t>
            </w:r>
            <w:r w:rsidR="0082378E">
              <w:rPr>
                <w:noProof/>
                <w:webHidden/>
              </w:rPr>
              <w:fldChar w:fldCharType="end"/>
            </w:r>
          </w:hyperlink>
        </w:p>
        <w:p w14:paraId="034EF4AA" w14:textId="49436F0A" w:rsidR="0082378E" w:rsidRDefault="00164D98">
          <w:pPr>
            <w:pStyle w:val="TOC2"/>
            <w:tabs>
              <w:tab w:val="right" w:leader="dot" w:pos="9350"/>
            </w:tabs>
            <w:rPr>
              <w:rFonts w:eastAsiaTheme="minorEastAsia"/>
              <w:noProof/>
            </w:rPr>
          </w:pPr>
          <w:hyperlink w:anchor="_Toc104960185" w:history="1">
            <w:r w:rsidR="0082378E" w:rsidRPr="00180878">
              <w:rPr>
                <w:rStyle w:val="Hyperlink"/>
                <w:noProof/>
              </w:rPr>
              <w:t>GIS Analysis</w:t>
            </w:r>
            <w:r w:rsidR="0082378E">
              <w:rPr>
                <w:noProof/>
                <w:webHidden/>
              </w:rPr>
              <w:tab/>
            </w:r>
            <w:r w:rsidR="0082378E">
              <w:rPr>
                <w:noProof/>
                <w:webHidden/>
              </w:rPr>
              <w:fldChar w:fldCharType="begin"/>
            </w:r>
            <w:r w:rsidR="0082378E">
              <w:rPr>
                <w:noProof/>
                <w:webHidden/>
              </w:rPr>
              <w:instrText xml:space="preserve"> PAGEREF _Toc104960185 \h </w:instrText>
            </w:r>
            <w:r w:rsidR="0082378E">
              <w:rPr>
                <w:noProof/>
                <w:webHidden/>
              </w:rPr>
            </w:r>
            <w:r w:rsidR="0082378E">
              <w:rPr>
                <w:noProof/>
                <w:webHidden/>
              </w:rPr>
              <w:fldChar w:fldCharType="separate"/>
            </w:r>
            <w:r w:rsidR="00FE4DC4">
              <w:rPr>
                <w:noProof/>
                <w:webHidden/>
              </w:rPr>
              <w:t>5</w:t>
            </w:r>
            <w:r w:rsidR="0082378E">
              <w:rPr>
                <w:noProof/>
                <w:webHidden/>
              </w:rPr>
              <w:fldChar w:fldCharType="end"/>
            </w:r>
          </w:hyperlink>
        </w:p>
        <w:p w14:paraId="070CCD44" w14:textId="2F53DC6F" w:rsidR="0082378E" w:rsidRDefault="00164D98">
          <w:pPr>
            <w:pStyle w:val="TOC1"/>
            <w:tabs>
              <w:tab w:val="right" w:leader="dot" w:pos="9350"/>
            </w:tabs>
            <w:rPr>
              <w:rFonts w:eastAsiaTheme="minorEastAsia"/>
              <w:noProof/>
            </w:rPr>
          </w:pPr>
          <w:hyperlink w:anchor="_Toc104960186" w:history="1">
            <w:r w:rsidR="0082378E" w:rsidRPr="00180878">
              <w:rPr>
                <w:rStyle w:val="Hyperlink"/>
                <w:noProof/>
              </w:rPr>
              <w:t>Methods</w:t>
            </w:r>
            <w:r w:rsidR="0082378E">
              <w:rPr>
                <w:noProof/>
                <w:webHidden/>
              </w:rPr>
              <w:tab/>
            </w:r>
            <w:r w:rsidR="0082378E">
              <w:rPr>
                <w:noProof/>
                <w:webHidden/>
              </w:rPr>
              <w:fldChar w:fldCharType="begin"/>
            </w:r>
            <w:r w:rsidR="0082378E">
              <w:rPr>
                <w:noProof/>
                <w:webHidden/>
              </w:rPr>
              <w:instrText xml:space="preserve"> PAGEREF _Toc104960186 \h </w:instrText>
            </w:r>
            <w:r w:rsidR="0082378E">
              <w:rPr>
                <w:noProof/>
                <w:webHidden/>
              </w:rPr>
            </w:r>
            <w:r w:rsidR="0082378E">
              <w:rPr>
                <w:noProof/>
                <w:webHidden/>
              </w:rPr>
              <w:fldChar w:fldCharType="separate"/>
            </w:r>
            <w:r w:rsidR="00FE4DC4">
              <w:rPr>
                <w:noProof/>
                <w:webHidden/>
              </w:rPr>
              <w:t>6</w:t>
            </w:r>
            <w:r w:rsidR="0082378E">
              <w:rPr>
                <w:noProof/>
                <w:webHidden/>
              </w:rPr>
              <w:fldChar w:fldCharType="end"/>
            </w:r>
          </w:hyperlink>
        </w:p>
        <w:p w14:paraId="112B6354" w14:textId="094A1DE5" w:rsidR="0082378E" w:rsidRDefault="00164D98">
          <w:pPr>
            <w:pStyle w:val="TOC2"/>
            <w:tabs>
              <w:tab w:val="right" w:leader="dot" w:pos="9350"/>
            </w:tabs>
            <w:rPr>
              <w:rFonts w:eastAsiaTheme="minorEastAsia"/>
              <w:noProof/>
            </w:rPr>
          </w:pPr>
          <w:hyperlink w:anchor="_Toc104960187" w:history="1">
            <w:r w:rsidR="0082378E" w:rsidRPr="00180878">
              <w:rPr>
                <w:rStyle w:val="Hyperlink"/>
                <w:noProof/>
              </w:rPr>
              <w:t>Taxa Traits and Harmonization</w:t>
            </w:r>
            <w:r w:rsidR="0082378E">
              <w:rPr>
                <w:noProof/>
                <w:webHidden/>
              </w:rPr>
              <w:tab/>
            </w:r>
            <w:r w:rsidR="0082378E">
              <w:rPr>
                <w:noProof/>
                <w:webHidden/>
              </w:rPr>
              <w:fldChar w:fldCharType="begin"/>
            </w:r>
            <w:r w:rsidR="0082378E">
              <w:rPr>
                <w:noProof/>
                <w:webHidden/>
              </w:rPr>
              <w:instrText xml:space="preserve"> PAGEREF _Toc104960187 \h </w:instrText>
            </w:r>
            <w:r w:rsidR="0082378E">
              <w:rPr>
                <w:noProof/>
                <w:webHidden/>
              </w:rPr>
            </w:r>
            <w:r w:rsidR="0082378E">
              <w:rPr>
                <w:noProof/>
                <w:webHidden/>
              </w:rPr>
              <w:fldChar w:fldCharType="separate"/>
            </w:r>
            <w:r w:rsidR="00FE4DC4">
              <w:rPr>
                <w:noProof/>
                <w:webHidden/>
              </w:rPr>
              <w:t>6</w:t>
            </w:r>
            <w:r w:rsidR="0082378E">
              <w:rPr>
                <w:noProof/>
                <w:webHidden/>
              </w:rPr>
              <w:fldChar w:fldCharType="end"/>
            </w:r>
          </w:hyperlink>
        </w:p>
        <w:p w14:paraId="488E4BC5" w14:textId="19D19D4A" w:rsidR="0082378E" w:rsidRDefault="00164D98">
          <w:pPr>
            <w:pStyle w:val="TOC2"/>
            <w:tabs>
              <w:tab w:val="right" w:leader="dot" w:pos="9350"/>
            </w:tabs>
            <w:rPr>
              <w:rFonts w:eastAsiaTheme="minorEastAsia"/>
              <w:noProof/>
            </w:rPr>
          </w:pPr>
          <w:hyperlink w:anchor="_Toc104960188" w:history="1">
            <w:r w:rsidR="0082378E" w:rsidRPr="00180878">
              <w:rPr>
                <w:rStyle w:val="Hyperlink"/>
                <w:noProof/>
              </w:rPr>
              <w:t>GIS Analysis</w:t>
            </w:r>
            <w:r w:rsidR="0082378E">
              <w:rPr>
                <w:noProof/>
                <w:webHidden/>
              </w:rPr>
              <w:tab/>
            </w:r>
            <w:r w:rsidR="0082378E">
              <w:rPr>
                <w:noProof/>
                <w:webHidden/>
              </w:rPr>
              <w:fldChar w:fldCharType="begin"/>
            </w:r>
            <w:r w:rsidR="0082378E">
              <w:rPr>
                <w:noProof/>
                <w:webHidden/>
              </w:rPr>
              <w:instrText xml:space="preserve"> PAGEREF _Toc104960188 \h </w:instrText>
            </w:r>
            <w:r w:rsidR="0082378E">
              <w:rPr>
                <w:noProof/>
                <w:webHidden/>
              </w:rPr>
            </w:r>
            <w:r w:rsidR="0082378E">
              <w:rPr>
                <w:noProof/>
                <w:webHidden/>
              </w:rPr>
              <w:fldChar w:fldCharType="separate"/>
            </w:r>
            <w:r w:rsidR="00FE4DC4">
              <w:rPr>
                <w:noProof/>
                <w:webHidden/>
              </w:rPr>
              <w:t>7</w:t>
            </w:r>
            <w:r w:rsidR="0082378E">
              <w:rPr>
                <w:noProof/>
                <w:webHidden/>
              </w:rPr>
              <w:fldChar w:fldCharType="end"/>
            </w:r>
          </w:hyperlink>
        </w:p>
        <w:p w14:paraId="15FDB35A" w14:textId="263DAAD1" w:rsidR="0082378E" w:rsidRDefault="00164D98">
          <w:pPr>
            <w:pStyle w:val="TOC2"/>
            <w:tabs>
              <w:tab w:val="right" w:leader="dot" w:pos="9350"/>
            </w:tabs>
            <w:rPr>
              <w:rFonts w:eastAsiaTheme="minorEastAsia"/>
              <w:noProof/>
            </w:rPr>
          </w:pPr>
          <w:hyperlink w:anchor="_Toc104960189" w:history="1">
            <w:r w:rsidR="0082378E" w:rsidRPr="00180878">
              <w:rPr>
                <w:rStyle w:val="Hyperlink"/>
                <w:noProof/>
              </w:rPr>
              <w:t>Diatom Metrics</w:t>
            </w:r>
            <w:r w:rsidR="0082378E">
              <w:rPr>
                <w:noProof/>
                <w:webHidden/>
              </w:rPr>
              <w:tab/>
            </w:r>
            <w:r w:rsidR="0082378E">
              <w:rPr>
                <w:noProof/>
                <w:webHidden/>
              </w:rPr>
              <w:fldChar w:fldCharType="begin"/>
            </w:r>
            <w:r w:rsidR="0082378E">
              <w:rPr>
                <w:noProof/>
                <w:webHidden/>
              </w:rPr>
              <w:instrText xml:space="preserve"> PAGEREF _Toc104960189 \h </w:instrText>
            </w:r>
            <w:r w:rsidR="0082378E">
              <w:rPr>
                <w:noProof/>
                <w:webHidden/>
              </w:rPr>
            </w:r>
            <w:r w:rsidR="0082378E">
              <w:rPr>
                <w:noProof/>
                <w:webHidden/>
              </w:rPr>
              <w:fldChar w:fldCharType="separate"/>
            </w:r>
            <w:r w:rsidR="00FE4DC4">
              <w:rPr>
                <w:noProof/>
                <w:webHidden/>
              </w:rPr>
              <w:t>7</w:t>
            </w:r>
            <w:r w:rsidR="0082378E">
              <w:rPr>
                <w:noProof/>
                <w:webHidden/>
              </w:rPr>
              <w:fldChar w:fldCharType="end"/>
            </w:r>
          </w:hyperlink>
        </w:p>
        <w:p w14:paraId="40D63958" w14:textId="6984A0E5" w:rsidR="0082378E" w:rsidRDefault="00164D98">
          <w:pPr>
            <w:pStyle w:val="TOC2"/>
            <w:tabs>
              <w:tab w:val="right" w:leader="dot" w:pos="9350"/>
            </w:tabs>
            <w:rPr>
              <w:rFonts w:eastAsiaTheme="minorEastAsia"/>
              <w:noProof/>
            </w:rPr>
          </w:pPr>
          <w:hyperlink w:anchor="_Toc104960190" w:history="1">
            <w:r w:rsidR="0082378E" w:rsidRPr="00180878">
              <w:rPr>
                <w:rStyle w:val="Hyperlink"/>
                <w:noProof/>
              </w:rPr>
              <w:t>Site Classification</w:t>
            </w:r>
            <w:r w:rsidR="0082378E">
              <w:rPr>
                <w:noProof/>
                <w:webHidden/>
              </w:rPr>
              <w:tab/>
            </w:r>
            <w:r w:rsidR="0082378E">
              <w:rPr>
                <w:noProof/>
                <w:webHidden/>
              </w:rPr>
              <w:fldChar w:fldCharType="begin"/>
            </w:r>
            <w:r w:rsidR="0082378E">
              <w:rPr>
                <w:noProof/>
                <w:webHidden/>
              </w:rPr>
              <w:instrText xml:space="preserve"> PAGEREF _Toc104960190 \h </w:instrText>
            </w:r>
            <w:r w:rsidR="0082378E">
              <w:rPr>
                <w:noProof/>
                <w:webHidden/>
              </w:rPr>
            </w:r>
            <w:r w:rsidR="0082378E">
              <w:rPr>
                <w:noProof/>
                <w:webHidden/>
              </w:rPr>
              <w:fldChar w:fldCharType="separate"/>
            </w:r>
            <w:r w:rsidR="00FE4DC4">
              <w:rPr>
                <w:noProof/>
                <w:webHidden/>
              </w:rPr>
              <w:t>7</w:t>
            </w:r>
            <w:r w:rsidR="0082378E">
              <w:rPr>
                <w:noProof/>
                <w:webHidden/>
              </w:rPr>
              <w:fldChar w:fldCharType="end"/>
            </w:r>
          </w:hyperlink>
        </w:p>
        <w:p w14:paraId="7562C0E7" w14:textId="1F753C57" w:rsidR="0082378E" w:rsidRDefault="00164D98">
          <w:pPr>
            <w:pStyle w:val="TOC2"/>
            <w:tabs>
              <w:tab w:val="right" w:leader="dot" w:pos="9350"/>
            </w:tabs>
            <w:rPr>
              <w:rFonts w:eastAsiaTheme="minorEastAsia"/>
              <w:noProof/>
            </w:rPr>
          </w:pPr>
          <w:hyperlink w:anchor="_Toc104960191" w:history="1">
            <w:r w:rsidR="0082378E" w:rsidRPr="00180878">
              <w:rPr>
                <w:rStyle w:val="Hyperlink"/>
                <w:noProof/>
              </w:rPr>
              <w:t>Metric Performance</w:t>
            </w:r>
            <w:r w:rsidR="0082378E">
              <w:rPr>
                <w:noProof/>
                <w:webHidden/>
              </w:rPr>
              <w:tab/>
            </w:r>
            <w:r w:rsidR="0082378E">
              <w:rPr>
                <w:noProof/>
                <w:webHidden/>
              </w:rPr>
              <w:fldChar w:fldCharType="begin"/>
            </w:r>
            <w:r w:rsidR="0082378E">
              <w:rPr>
                <w:noProof/>
                <w:webHidden/>
              </w:rPr>
              <w:instrText xml:space="preserve"> PAGEREF _Toc104960191 \h </w:instrText>
            </w:r>
            <w:r w:rsidR="0082378E">
              <w:rPr>
                <w:noProof/>
                <w:webHidden/>
              </w:rPr>
            </w:r>
            <w:r w:rsidR="0082378E">
              <w:rPr>
                <w:noProof/>
                <w:webHidden/>
              </w:rPr>
              <w:fldChar w:fldCharType="separate"/>
            </w:r>
            <w:r w:rsidR="00FE4DC4">
              <w:rPr>
                <w:noProof/>
                <w:webHidden/>
              </w:rPr>
              <w:t>8</w:t>
            </w:r>
            <w:r w:rsidR="0082378E">
              <w:rPr>
                <w:noProof/>
                <w:webHidden/>
              </w:rPr>
              <w:fldChar w:fldCharType="end"/>
            </w:r>
          </w:hyperlink>
        </w:p>
        <w:p w14:paraId="688F593F" w14:textId="49A77E1C" w:rsidR="0082378E" w:rsidRDefault="00164D98">
          <w:pPr>
            <w:pStyle w:val="TOC2"/>
            <w:tabs>
              <w:tab w:val="right" w:leader="dot" w:pos="9350"/>
            </w:tabs>
            <w:rPr>
              <w:rFonts w:eastAsiaTheme="minorEastAsia"/>
              <w:noProof/>
            </w:rPr>
          </w:pPr>
          <w:hyperlink w:anchor="_Toc104960192" w:history="1">
            <w:r w:rsidR="0082378E" w:rsidRPr="00180878">
              <w:rPr>
                <w:rStyle w:val="Hyperlink"/>
                <w:noProof/>
              </w:rPr>
              <w:t>Random Forest Metric Adjustment</w:t>
            </w:r>
            <w:r w:rsidR="0082378E">
              <w:rPr>
                <w:noProof/>
                <w:webHidden/>
              </w:rPr>
              <w:tab/>
            </w:r>
            <w:r w:rsidR="0082378E">
              <w:rPr>
                <w:noProof/>
                <w:webHidden/>
              </w:rPr>
              <w:fldChar w:fldCharType="begin"/>
            </w:r>
            <w:r w:rsidR="0082378E">
              <w:rPr>
                <w:noProof/>
                <w:webHidden/>
              </w:rPr>
              <w:instrText xml:space="preserve"> PAGEREF _Toc104960192 \h </w:instrText>
            </w:r>
            <w:r w:rsidR="0082378E">
              <w:rPr>
                <w:noProof/>
                <w:webHidden/>
              </w:rPr>
            </w:r>
            <w:r w:rsidR="0082378E">
              <w:rPr>
                <w:noProof/>
                <w:webHidden/>
              </w:rPr>
              <w:fldChar w:fldCharType="separate"/>
            </w:r>
            <w:r w:rsidR="00FE4DC4">
              <w:rPr>
                <w:noProof/>
                <w:webHidden/>
              </w:rPr>
              <w:t>9</w:t>
            </w:r>
            <w:r w:rsidR="0082378E">
              <w:rPr>
                <w:noProof/>
                <w:webHidden/>
              </w:rPr>
              <w:fldChar w:fldCharType="end"/>
            </w:r>
          </w:hyperlink>
        </w:p>
        <w:p w14:paraId="5E5FC57D" w14:textId="7962EE2B" w:rsidR="0082378E" w:rsidRDefault="00164D98">
          <w:pPr>
            <w:pStyle w:val="TOC2"/>
            <w:tabs>
              <w:tab w:val="right" w:leader="dot" w:pos="9350"/>
            </w:tabs>
            <w:rPr>
              <w:rFonts w:eastAsiaTheme="minorEastAsia"/>
              <w:noProof/>
            </w:rPr>
          </w:pPr>
          <w:hyperlink w:anchor="_Toc104960193" w:history="1">
            <w:r w:rsidR="0082378E" w:rsidRPr="00180878">
              <w:rPr>
                <w:rStyle w:val="Hyperlink"/>
                <w:noProof/>
              </w:rPr>
              <w:t>Metric Scoring</w:t>
            </w:r>
            <w:r w:rsidR="0082378E">
              <w:rPr>
                <w:noProof/>
                <w:webHidden/>
              </w:rPr>
              <w:tab/>
            </w:r>
            <w:r w:rsidR="0082378E">
              <w:rPr>
                <w:noProof/>
                <w:webHidden/>
              </w:rPr>
              <w:fldChar w:fldCharType="begin"/>
            </w:r>
            <w:r w:rsidR="0082378E">
              <w:rPr>
                <w:noProof/>
                <w:webHidden/>
              </w:rPr>
              <w:instrText xml:space="preserve"> PAGEREF _Toc104960193 \h </w:instrText>
            </w:r>
            <w:r w:rsidR="0082378E">
              <w:rPr>
                <w:noProof/>
                <w:webHidden/>
              </w:rPr>
            </w:r>
            <w:r w:rsidR="0082378E">
              <w:rPr>
                <w:noProof/>
                <w:webHidden/>
              </w:rPr>
              <w:fldChar w:fldCharType="separate"/>
            </w:r>
            <w:r w:rsidR="00FE4DC4">
              <w:rPr>
                <w:noProof/>
                <w:webHidden/>
              </w:rPr>
              <w:t>10</w:t>
            </w:r>
            <w:r w:rsidR="0082378E">
              <w:rPr>
                <w:noProof/>
                <w:webHidden/>
              </w:rPr>
              <w:fldChar w:fldCharType="end"/>
            </w:r>
          </w:hyperlink>
        </w:p>
        <w:p w14:paraId="1B283311" w14:textId="3DECA0D5" w:rsidR="0082378E" w:rsidRDefault="00164D98">
          <w:pPr>
            <w:pStyle w:val="TOC2"/>
            <w:tabs>
              <w:tab w:val="right" w:leader="dot" w:pos="9350"/>
            </w:tabs>
            <w:rPr>
              <w:rFonts w:eastAsiaTheme="minorEastAsia"/>
              <w:noProof/>
            </w:rPr>
          </w:pPr>
          <w:hyperlink w:anchor="_Toc104960194" w:history="1">
            <w:r w:rsidR="0082378E" w:rsidRPr="00180878">
              <w:rPr>
                <w:rStyle w:val="Hyperlink"/>
                <w:noProof/>
              </w:rPr>
              <w:t>Index Compilation</w:t>
            </w:r>
            <w:r w:rsidR="0082378E">
              <w:rPr>
                <w:noProof/>
                <w:webHidden/>
              </w:rPr>
              <w:tab/>
            </w:r>
            <w:r w:rsidR="0082378E">
              <w:rPr>
                <w:noProof/>
                <w:webHidden/>
              </w:rPr>
              <w:fldChar w:fldCharType="begin"/>
            </w:r>
            <w:r w:rsidR="0082378E">
              <w:rPr>
                <w:noProof/>
                <w:webHidden/>
              </w:rPr>
              <w:instrText xml:space="preserve"> PAGEREF _Toc104960194 \h </w:instrText>
            </w:r>
            <w:r w:rsidR="0082378E">
              <w:rPr>
                <w:noProof/>
                <w:webHidden/>
              </w:rPr>
            </w:r>
            <w:r w:rsidR="0082378E">
              <w:rPr>
                <w:noProof/>
                <w:webHidden/>
              </w:rPr>
              <w:fldChar w:fldCharType="separate"/>
            </w:r>
            <w:r w:rsidR="00FE4DC4">
              <w:rPr>
                <w:noProof/>
                <w:webHidden/>
              </w:rPr>
              <w:t>10</w:t>
            </w:r>
            <w:r w:rsidR="0082378E">
              <w:rPr>
                <w:noProof/>
                <w:webHidden/>
              </w:rPr>
              <w:fldChar w:fldCharType="end"/>
            </w:r>
          </w:hyperlink>
        </w:p>
        <w:p w14:paraId="703BC0CE" w14:textId="4EABDC18" w:rsidR="0082378E" w:rsidRDefault="00164D98">
          <w:pPr>
            <w:pStyle w:val="TOC2"/>
            <w:tabs>
              <w:tab w:val="right" w:leader="dot" w:pos="9350"/>
            </w:tabs>
            <w:rPr>
              <w:rFonts w:eastAsiaTheme="minorEastAsia"/>
              <w:noProof/>
            </w:rPr>
          </w:pPr>
          <w:hyperlink w:anchor="_Toc104960195" w:history="1">
            <w:r w:rsidR="0082378E" w:rsidRPr="00180878">
              <w:rPr>
                <w:rStyle w:val="Hyperlink"/>
                <w:noProof/>
              </w:rPr>
              <w:t>Precision Analysis</w:t>
            </w:r>
            <w:r w:rsidR="0082378E">
              <w:rPr>
                <w:noProof/>
                <w:webHidden/>
              </w:rPr>
              <w:tab/>
            </w:r>
            <w:r w:rsidR="0082378E">
              <w:rPr>
                <w:noProof/>
                <w:webHidden/>
              </w:rPr>
              <w:fldChar w:fldCharType="begin"/>
            </w:r>
            <w:r w:rsidR="0082378E">
              <w:rPr>
                <w:noProof/>
                <w:webHidden/>
              </w:rPr>
              <w:instrText xml:space="preserve"> PAGEREF _Toc104960195 \h </w:instrText>
            </w:r>
            <w:r w:rsidR="0082378E">
              <w:rPr>
                <w:noProof/>
                <w:webHidden/>
              </w:rPr>
            </w:r>
            <w:r w:rsidR="0082378E">
              <w:rPr>
                <w:noProof/>
                <w:webHidden/>
              </w:rPr>
              <w:fldChar w:fldCharType="separate"/>
            </w:r>
            <w:r w:rsidR="00FE4DC4">
              <w:rPr>
                <w:noProof/>
                <w:webHidden/>
              </w:rPr>
              <w:t>11</w:t>
            </w:r>
            <w:r w:rsidR="0082378E">
              <w:rPr>
                <w:noProof/>
                <w:webHidden/>
              </w:rPr>
              <w:fldChar w:fldCharType="end"/>
            </w:r>
          </w:hyperlink>
        </w:p>
        <w:p w14:paraId="3F60906D" w14:textId="2E4064A5" w:rsidR="0082378E" w:rsidRDefault="00164D98">
          <w:pPr>
            <w:pStyle w:val="TOC2"/>
            <w:tabs>
              <w:tab w:val="right" w:leader="dot" w:pos="9350"/>
            </w:tabs>
            <w:rPr>
              <w:rFonts w:eastAsiaTheme="minorEastAsia"/>
              <w:noProof/>
            </w:rPr>
          </w:pPr>
          <w:hyperlink w:anchor="_Toc104960196" w:history="1">
            <w:r w:rsidR="0082378E" w:rsidRPr="00180878">
              <w:rPr>
                <w:rStyle w:val="Hyperlink"/>
                <w:noProof/>
              </w:rPr>
              <w:t>Index Interpretation and Application</w:t>
            </w:r>
            <w:r w:rsidR="0082378E">
              <w:rPr>
                <w:noProof/>
                <w:webHidden/>
              </w:rPr>
              <w:tab/>
            </w:r>
            <w:r w:rsidR="0082378E">
              <w:rPr>
                <w:noProof/>
                <w:webHidden/>
              </w:rPr>
              <w:fldChar w:fldCharType="begin"/>
            </w:r>
            <w:r w:rsidR="0082378E">
              <w:rPr>
                <w:noProof/>
                <w:webHidden/>
              </w:rPr>
              <w:instrText xml:space="preserve"> PAGEREF _Toc104960196 \h </w:instrText>
            </w:r>
            <w:r w:rsidR="0082378E">
              <w:rPr>
                <w:noProof/>
                <w:webHidden/>
              </w:rPr>
            </w:r>
            <w:r w:rsidR="0082378E">
              <w:rPr>
                <w:noProof/>
                <w:webHidden/>
              </w:rPr>
              <w:fldChar w:fldCharType="separate"/>
            </w:r>
            <w:r w:rsidR="00FE4DC4">
              <w:rPr>
                <w:noProof/>
                <w:webHidden/>
              </w:rPr>
              <w:t>11</w:t>
            </w:r>
            <w:r w:rsidR="0082378E">
              <w:rPr>
                <w:noProof/>
                <w:webHidden/>
              </w:rPr>
              <w:fldChar w:fldCharType="end"/>
            </w:r>
          </w:hyperlink>
        </w:p>
        <w:p w14:paraId="76918D85" w14:textId="7FB2B018" w:rsidR="0082378E" w:rsidRDefault="00164D98">
          <w:pPr>
            <w:pStyle w:val="TOC1"/>
            <w:tabs>
              <w:tab w:val="right" w:leader="dot" w:pos="9350"/>
            </w:tabs>
            <w:rPr>
              <w:rFonts w:eastAsiaTheme="minorEastAsia"/>
              <w:noProof/>
            </w:rPr>
          </w:pPr>
          <w:hyperlink w:anchor="_Toc104960197" w:history="1">
            <w:r w:rsidR="0082378E" w:rsidRPr="00180878">
              <w:rPr>
                <w:rStyle w:val="Hyperlink"/>
                <w:noProof/>
                <w:shd w:val="clear" w:color="auto" w:fill="FFFFFF"/>
              </w:rPr>
              <w:t>Results</w:t>
            </w:r>
            <w:r w:rsidR="0082378E">
              <w:rPr>
                <w:noProof/>
                <w:webHidden/>
              </w:rPr>
              <w:tab/>
            </w:r>
            <w:r w:rsidR="0082378E">
              <w:rPr>
                <w:noProof/>
                <w:webHidden/>
              </w:rPr>
              <w:fldChar w:fldCharType="begin"/>
            </w:r>
            <w:r w:rsidR="0082378E">
              <w:rPr>
                <w:noProof/>
                <w:webHidden/>
              </w:rPr>
              <w:instrText xml:space="preserve"> PAGEREF _Toc104960197 \h </w:instrText>
            </w:r>
            <w:r w:rsidR="0082378E">
              <w:rPr>
                <w:noProof/>
                <w:webHidden/>
              </w:rPr>
            </w:r>
            <w:r w:rsidR="0082378E">
              <w:rPr>
                <w:noProof/>
                <w:webHidden/>
              </w:rPr>
              <w:fldChar w:fldCharType="separate"/>
            </w:r>
            <w:r w:rsidR="00FE4DC4">
              <w:rPr>
                <w:noProof/>
                <w:webHidden/>
              </w:rPr>
              <w:t>12</w:t>
            </w:r>
            <w:r w:rsidR="0082378E">
              <w:rPr>
                <w:noProof/>
                <w:webHidden/>
              </w:rPr>
              <w:fldChar w:fldCharType="end"/>
            </w:r>
          </w:hyperlink>
        </w:p>
        <w:p w14:paraId="48EF250C" w14:textId="6751087A" w:rsidR="0082378E" w:rsidRDefault="00164D98">
          <w:pPr>
            <w:pStyle w:val="TOC2"/>
            <w:tabs>
              <w:tab w:val="right" w:leader="dot" w:pos="9350"/>
            </w:tabs>
            <w:rPr>
              <w:rFonts w:eastAsiaTheme="minorEastAsia"/>
              <w:noProof/>
            </w:rPr>
          </w:pPr>
          <w:hyperlink w:anchor="_Toc104960198" w:history="1">
            <w:r w:rsidR="0082378E" w:rsidRPr="00180878">
              <w:rPr>
                <w:rStyle w:val="Hyperlink"/>
                <w:noProof/>
              </w:rPr>
              <w:t>Diatom Taxa Harmonization</w:t>
            </w:r>
            <w:r w:rsidR="0082378E">
              <w:rPr>
                <w:noProof/>
                <w:webHidden/>
              </w:rPr>
              <w:tab/>
            </w:r>
            <w:r w:rsidR="0082378E">
              <w:rPr>
                <w:noProof/>
                <w:webHidden/>
              </w:rPr>
              <w:fldChar w:fldCharType="begin"/>
            </w:r>
            <w:r w:rsidR="0082378E">
              <w:rPr>
                <w:noProof/>
                <w:webHidden/>
              </w:rPr>
              <w:instrText xml:space="preserve"> PAGEREF _Toc104960198 \h </w:instrText>
            </w:r>
            <w:r w:rsidR="0082378E">
              <w:rPr>
                <w:noProof/>
                <w:webHidden/>
              </w:rPr>
            </w:r>
            <w:r w:rsidR="0082378E">
              <w:rPr>
                <w:noProof/>
                <w:webHidden/>
              </w:rPr>
              <w:fldChar w:fldCharType="separate"/>
            </w:r>
            <w:r w:rsidR="00FE4DC4">
              <w:rPr>
                <w:noProof/>
                <w:webHidden/>
              </w:rPr>
              <w:t>12</w:t>
            </w:r>
            <w:r w:rsidR="0082378E">
              <w:rPr>
                <w:noProof/>
                <w:webHidden/>
              </w:rPr>
              <w:fldChar w:fldCharType="end"/>
            </w:r>
          </w:hyperlink>
        </w:p>
        <w:p w14:paraId="196D0F69" w14:textId="020909A0" w:rsidR="0082378E" w:rsidRDefault="00164D98">
          <w:pPr>
            <w:pStyle w:val="TOC2"/>
            <w:tabs>
              <w:tab w:val="right" w:leader="dot" w:pos="9350"/>
            </w:tabs>
            <w:rPr>
              <w:rFonts w:eastAsiaTheme="minorEastAsia"/>
              <w:noProof/>
            </w:rPr>
          </w:pPr>
          <w:hyperlink w:anchor="_Toc104960199" w:history="1">
            <w:r w:rsidR="0082378E" w:rsidRPr="00180878">
              <w:rPr>
                <w:rStyle w:val="Hyperlink"/>
                <w:noProof/>
              </w:rPr>
              <w:t>Site Classification</w:t>
            </w:r>
            <w:r w:rsidR="0082378E">
              <w:rPr>
                <w:noProof/>
                <w:webHidden/>
              </w:rPr>
              <w:tab/>
            </w:r>
            <w:r w:rsidR="0082378E">
              <w:rPr>
                <w:noProof/>
                <w:webHidden/>
              </w:rPr>
              <w:fldChar w:fldCharType="begin"/>
            </w:r>
            <w:r w:rsidR="0082378E">
              <w:rPr>
                <w:noProof/>
                <w:webHidden/>
              </w:rPr>
              <w:instrText xml:space="preserve"> PAGEREF _Toc104960199 \h </w:instrText>
            </w:r>
            <w:r w:rsidR="0082378E">
              <w:rPr>
                <w:noProof/>
                <w:webHidden/>
              </w:rPr>
            </w:r>
            <w:r w:rsidR="0082378E">
              <w:rPr>
                <w:noProof/>
                <w:webHidden/>
              </w:rPr>
              <w:fldChar w:fldCharType="separate"/>
            </w:r>
            <w:r w:rsidR="00FE4DC4">
              <w:rPr>
                <w:noProof/>
                <w:webHidden/>
              </w:rPr>
              <w:t>13</w:t>
            </w:r>
            <w:r w:rsidR="0082378E">
              <w:rPr>
                <w:noProof/>
                <w:webHidden/>
              </w:rPr>
              <w:fldChar w:fldCharType="end"/>
            </w:r>
          </w:hyperlink>
        </w:p>
        <w:p w14:paraId="07F4DEA7" w14:textId="64D93001" w:rsidR="0082378E" w:rsidRDefault="00164D98">
          <w:pPr>
            <w:pStyle w:val="TOC2"/>
            <w:tabs>
              <w:tab w:val="right" w:leader="dot" w:pos="9350"/>
            </w:tabs>
            <w:rPr>
              <w:rFonts w:eastAsiaTheme="minorEastAsia"/>
              <w:noProof/>
            </w:rPr>
          </w:pPr>
          <w:hyperlink w:anchor="_Toc104960200" w:history="1">
            <w:r w:rsidR="0082378E" w:rsidRPr="00180878">
              <w:rPr>
                <w:rStyle w:val="Hyperlink"/>
                <w:noProof/>
                <w:shd w:val="clear" w:color="auto" w:fill="FFFFFF"/>
              </w:rPr>
              <w:t>Metric Performance</w:t>
            </w:r>
            <w:r w:rsidR="0082378E">
              <w:rPr>
                <w:noProof/>
                <w:webHidden/>
              </w:rPr>
              <w:tab/>
            </w:r>
            <w:r w:rsidR="0082378E">
              <w:rPr>
                <w:noProof/>
                <w:webHidden/>
              </w:rPr>
              <w:fldChar w:fldCharType="begin"/>
            </w:r>
            <w:r w:rsidR="0082378E">
              <w:rPr>
                <w:noProof/>
                <w:webHidden/>
              </w:rPr>
              <w:instrText xml:space="preserve"> PAGEREF _Toc104960200 \h </w:instrText>
            </w:r>
            <w:r w:rsidR="0082378E">
              <w:rPr>
                <w:noProof/>
                <w:webHidden/>
              </w:rPr>
            </w:r>
            <w:r w:rsidR="0082378E">
              <w:rPr>
                <w:noProof/>
                <w:webHidden/>
              </w:rPr>
              <w:fldChar w:fldCharType="separate"/>
            </w:r>
            <w:r w:rsidR="00FE4DC4">
              <w:rPr>
                <w:noProof/>
                <w:webHidden/>
              </w:rPr>
              <w:t>13</w:t>
            </w:r>
            <w:r w:rsidR="0082378E">
              <w:rPr>
                <w:noProof/>
                <w:webHidden/>
              </w:rPr>
              <w:fldChar w:fldCharType="end"/>
            </w:r>
          </w:hyperlink>
        </w:p>
        <w:p w14:paraId="580E6649" w14:textId="38FFD04C" w:rsidR="0082378E" w:rsidRDefault="00164D98">
          <w:pPr>
            <w:pStyle w:val="TOC2"/>
            <w:tabs>
              <w:tab w:val="right" w:leader="dot" w:pos="9350"/>
            </w:tabs>
            <w:rPr>
              <w:rFonts w:eastAsiaTheme="minorEastAsia"/>
              <w:noProof/>
            </w:rPr>
          </w:pPr>
          <w:hyperlink w:anchor="_Toc104960201" w:history="1">
            <w:r w:rsidR="0082378E" w:rsidRPr="00180878">
              <w:rPr>
                <w:rStyle w:val="Hyperlink"/>
                <w:noProof/>
              </w:rPr>
              <w:t>Metric Adjustment</w:t>
            </w:r>
            <w:r w:rsidR="0082378E">
              <w:rPr>
                <w:noProof/>
                <w:webHidden/>
              </w:rPr>
              <w:tab/>
            </w:r>
            <w:r w:rsidR="0082378E">
              <w:rPr>
                <w:noProof/>
                <w:webHidden/>
              </w:rPr>
              <w:fldChar w:fldCharType="begin"/>
            </w:r>
            <w:r w:rsidR="0082378E">
              <w:rPr>
                <w:noProof/>
                <w:webHidden/>
              </w:rPr>
              <w:instrText xml:space="preserve"> PAGEREF _Toc104960201 \h </w:instrText>
            </w:r>
            <w:r w:rsidR="0082378E">
              <w:rPr>
                <w:noProof/>
                <w:webHidden/>
              </w:rPr>
            </w:r>
            <w:r w:rsidR="0082378E">
              <w:rPr>
                <w:noProof/>
                <w:webHidden/>
              </w:rPr>
              <w:fldChar w:fldCharType="separate"/>
            </w:r>
            <w:r w:rsidR="00FE4DC4">
              <w:rPr>
                <w:noProof/>
                <w:webHidden/>
              </w:rPr>
              <w:t>14</w:t>
            </w:r>
            <w:r w:rsidR="0082378E">
              <w:rPr>
                <w:noProof/>
                <w:webHidden/>
              </w:rPr>
              <w:fldChar w:fldCharType="end"/>
            </w:r>
          </w:hyperlink>
        </w:p>
        <w:p w14:paraId="3B76F282" w14:textId="58FD0B1B" w:rsidR="0082378E" w:rsidRDefault="00164D98">
          <w:pPr>
            <w:pStyle w:val="TOC2"/>
            <w:tabs>
              <w:tab w:val="right" w:leader="dot" w:pos="9350"/>
            </w:tabs>
            <w:rPr>
              <w:rFonts w:eastAsiaTheme="minorEastAsia"/>
              <w:noProof/>
            </w:rPr>
          </w:pPr>
          <w:hyperlink w:anchor="_Toc104960202" w:history="1">
            <w:r w:rsidR="0082378E" w:rsidRPr="00180878">
              <w:rPr>
                <w:rStyle w:val="Hyperlink"/>
                <w:noProof/>
              </w:rPr>
              <w:t>Index Compilation</w:t>
            </w:r>
            <w:r w:rsidR="0082378E">
              <w:rPr>
                <w:noProof/>
                <w:webHidden/>
              </w:rPr>
              <w:tab/>
            </w:r>
            <w:r w:rsidR="0082378E">
              <w:rPr>
                <w:noProof/>
                <w:webHidden/>
              </w:rPr>
              <w:fldChar w:fldCharType="begin"/>
            </w:r>
            <w:r w:rsidR="0082378E">
              <w:rPr>
                <w:noProof/>
                <w:webHidden/>
              </w:rPr>
              <w:instrText xml:space="preserve"> PAGEREF _Toc104960202 \h </w:instrText>
            </w:r>
            <w:r w:rsidR="0082378E">
              <w:rPr>
                <w:noProof/>
                <w:webHidden/>
              </w:rPr>
            </w:r>
            <w:r w:rsidR="0082378E">
              <w:rPr>
                <w:noProof/>
                <w:webHidden/>
              </w:rPr>
              <w:fldChar w:fldCharType="separate"/>
            </w:r>
            <w:r w:rsidR="00FE4DC4">
              <w:rPr>
                <w:noProof/>
                <w:webHidden/>
              </w:rPr>
              <w:t>18</w:t>
            </w:r>
            <w:r w:rsidR="0082378E">
              <w:rPr>
                <w:noProof/>
                <w:webHidden/>
              </w:rPr>
              <w:fldChar w:fldCharType="end"/>
            </w:r>
          </w:hyperlink>
        </w:p>
        <w:p w14:paraId="5D4245F5" w14:textId="563ECF8C" w:rsidR="0082378E" w:rsidRDefault="00164D98">
          <w:pPr>
            <w:pStyle w:val="TOC2"/>
            <w:tabs>
              <w:tab w:val="right" w:leader="dot" w:pos="9350"/>
            </w:tabs>
            <w:rPr>
              <w:rFonts w:eastAsiaTheme="minorEastAsia"/>
              <w:noProof/>
            </w:rPr>
          </w:pPr>
          <w:hyperlink w:anchor="_Toc104960203" w:history="1">
            <w:r w:rsidR="0082378E" w:rsidRPr="00180878">
              <w:rPr>
                <w:rStyle w:val="Hyperlink"/>
                <w:noProof/>
              </w:rPr>
              <w:t>Precision Analysis</w:t>
            </w:r>
            <w:r w:rsidR="0082378E">
              <w:rPr>
                <w:noProof/>
                <w:webHidden/>
              </w:rPr>
              <w:tab/>
            </w:r>
            <w:r w:rsidR="0082378E">
              <w:rPr>
                <w:noProof/>
                <w:webHidden/>
              </w:rPr>
              <w:fldChar w:fldCharType="begin"/>
            </w:r>
            <w:r w:rsidR="0082378E">
              <w:rPr>
                <w:noProof/>
                <w:webHidden/>
              </w:rPr>
              <w:instrText xml:space="preserve"> PAGEREF _Toc104960203 \h </w:instrText>
            </w:r>
            <w:r w:rsidR="0082378E">
              <w:rPr>
                <w:noProof/>
                <w:webHidden/>
              </w:rPr>
            </w:r>
            <w:r w:rsidR="0082378E">
              <w:rPr>
                <w:noProof/>
                <w:webHidden/>
              </w:rPr>
              <w:fldChar w:fldCharType="separate"/>
            </w:r>
            <w:r w:rsidR="00FE4DC4">
              <w:rPr>
                <w:noProof/>
                <w:webHidden/>
              </w:rPr>
              <w:t>22</w:t>
            </w:r>
            <w:r w:rsidR="0082378E">
              <w:rPr>
                <w:noProof/>
                <w:webHidden/>
              </w:rPr>
              <w:fldChar w:fldCharType="end"/>
            </w:r>
          </w:hyperlink>
        </w:p>
        <w:p w14:paraId="5282B4F3" w14:textId="02B133D7" w:rsidR="0082378E" w:rsidRDefault="00164D98">
          <w:pPr>
            <w:pStyle w:val="TOC1"/>
            <w:tabs>
              <w:tab w:val="right" w:leader="dot" w:pos="9350"/>
            </w:tabs>
            <w:rPr>
              <w:rFonts w:eastAsiaTheme="minorEastAsia"/>
              <w:noProof/>
            </w:rPr>
          </w:pPr>
          <w:hyperlink w:anchor="_Toc104960204" w:history="1">
            <w:r w:rsidR="0082378E" w:rsidRPr="00180878">
              <w:rPr>
                <w:rStyle w:val="Hyperlink"/>
                <w:noProof/>
              </w:rPr>
              <w:t>Discussion</w:t>
            </w:r>
            <w:r w:rsidR="0082378E">
              <w:rPr>
                <w:noProof/>
                <w:webHidden/>
              </w:rPr>
              <w:tab/>
            </w:r>
            <w:r w:rsidR="0082378E">
              <w:rPr>
                <w:noProof/>
                <w:webHidden/>
              </w:rPr>
              <w:fldChar w:fldCharType="begin"/>
            </w:r>
            <w:r w:rsidR="0082378E">
              <w:rPr>
                <w:noProof/>
                <w:webHidden/>
              </w:rPr>
              <w:instrText xml:space="preserve"> PAGEREF _Toc104960204 \h </w:instrText>
            </w:r>
            <w:r w:rsidR="0082378E">
              <w:rPr>
                <w:noProof/>
                <w:webHidden/>
              </w:rPr>
            </w:r>
            <w:r w:rsidR="0082378E">
              <w:rPr>
                <w:noProof/>
                <w:webHidden/>
              </w:rPr>
              <w:fldChar w:fldCharType="separate"/>
            </w:r>
            <w:r w:rsidR="00FE4DC4">
              <w:rPr>
                <w:noProof/>
                <w:webHidden/>
              </w:rPr>
              <w:t>23</w:t>
            </w:r>
            <w:r w:rsidR="0082378E">
              <w:rPr>
                <w:noProof/>
                <w:webHidden/>
              </w:rPr>
              <w:fldChar w:fldCharType="end"/>
            </w:r>
          </w:hyperlink>
        </w:p>
        <w:p w14:paraId="7B64AC29" w14:textId="2491339D" w:rsidR="0082378E" w:rsidRDefault="00164D98">
          <w:pPr>
            <w:pStyle w:val="TOC2"/>
            <w:tabs>
              <w:tab w:val="right" w:leader="dot" w:pos="9350"/>
            </w:tabs>
            <w:rPr>
              <w:rFonts w:eastAsiaTheme="minorEastAsia"/>
              <w:noProof/>
            </w:rPr>
          </w:pPr>
          <w:hyperlink w:anchor="_Toc104960205" w:history="1">
            <w:r w:rsidR="0082378E" w:rsidRPr="00180878">
              <w:rPr>
                <w:rStyle w:val="Hyperlink"/>
                <w:noProof/>
              </w:rPr>
              <w:t>Index Calculation</w:t>
            </w:r>
            <w:r w:rsidR="0082378E">
              <w:rPr>
                <w:noProof/>
                <w:webHidden/>
              </w:rPr>
              <w:tab/>
            </w:r>
            <w:r w:rsidR="0082378E">
              <w:rPr>
                <w:noProof/>
                <w:webHidden/>
              </w:rPr>
              <w:fldChar w:fldCharType="begin"/>
            </w:r>
            <w:r w:rsidR="0082378E">
              <w:rPr>
                <w:noProof/>
                <w:webHidden/>
              </w:rPr>
              <w:instrText xml:space="preserve"> PAGEREF _Toc104960205 \h </w:instrText>
            </w:r>
            <w:r w:rsidR="0082378E">
              <w:rPr>
                <w:noProof/>
                <w:webHidden/>
              </w:rPr>
            </w:r>
            <w:r w:rsidR="0082378E">
              <w:rPr>
                <w:noProof/>
                <w:webHidden/>
              </w:rPr>
              <w:fldChar w:fldCharType="separate"/>
            </w:r>
            <w:r w:rsidR="00FE4DC4">
              <w:rPr>
                <w:noProof/>
                <w:webHidden/>
              </w:rPr>
              <w:t>23</w:t>
            </w:r>
            <w:r w:rsidR="0082378E">
              <w:rPr>
                <w:noProof/>
                <w:webHidden/>
              </w:rPr>
              <w:fldChar w:fldCharType="end"/>
            </w:r>
          </w:hyperlink>
        </w:p>
        <w:p w14:paraId="602D9196" w14:textId="4E87A503" w:rsidR="0082378E" w:rsidRDefault="00164D98">
          <w:pPr>
            <w:pStyle w:val="TOC2"/>
            <w:tabs>
              <w:tab w:val="right" w:leader="dot" w:pos="9350"/>
            </w:tabs>
            <w:rPr>
              <w:rFonts w:eastAsiaTheme="minorEastAsia"/>
              <w:noProof/>
            </w:rPr>
          </w:pPr>
          <w:hyperlink w:anchor="_Toc104960206" w:history="1">
            <w:r w:rsidR="0082378E" w:rsidRPr="00180878">
              <w:rPr>
                <w:rStyle w:val="Hyperlink"/>
                <w:noProof/>
              </w:rPr>
              <w:t>Index Application</w:t>
            </w:r>
            <w:r w:rsidR="0082378E">
              <w:rPr>
                <w:noProof/>
                <w:webHidden/>
              </w:rPr>
              <w:tab/>
            </w:r>
            <w:r w:rsidR="0082378E">
              <w:rPr>
                <w:noProof/>
                <w:webHidden/>
              </w:rPr>
              <w:fldChar w:fldCharType="begin"/>
            </w:r>
            <w:r w:rsidR="0082378E">
              <w:rPr>
                <w:noProof/>
                <w:webHidden/>
              </w:rPr>
              <w:instrText xml:space="preserve"> PAGEREF _Toc104960206 \h </w:instrText>
            </w:r>
            <w:r w:rsidR="0082378E">
              <w:rPr>
                <w:noProof/>
                <w:webHidden/>
              </w:rPr>
            </w:r>
            <w:r w:rsidR="0082378E">
              <w:rPr>
                <w:noProof/>
                <w:webHidden/>
              </w:rPr>
              <w:fldChar w:fldCharType="separate"/>
            </w:r>
            <w:r w:rsidR="00FE4DC4">
              <w:rPr>
                <w:noProof/>
                <w:webHidden/>
              </w:rPr>
              <w:t>23</w:t>
            </w:r>
            <w:r w:rsidR="0082378E">
              <w:rPr>
                <w:noProof/>
                <w:webHidden/>
              </w:rPr>
              <w:fldChar w:fldCharType="end"/>
            </w:r>
          </w:hyperlink>
        </w:p>
        <w:p w14:paraId="4F370886" w14:textId="4E937CAB" w:rsidR="0082378E" w:rsidRDefault="00164D98">
          <w:pPr>
            <w:pStyle w:val="TOC2"/>
            <w:tabs>
              <w:tab w:val="right" w:leader="dot" w:pos="9350"/>
            </w:tabs>
            <w:rPr>
              <w:rFonts w:eastAsiaTheme="minorEastAsia"/>
              <w:noProof/>
            </w:rPr>
          </w:pPr>
          <w:hyperlink w:anchor="_Toc104960207" w:history="1">
            <w:r w:rsidR="0082378E" w:rsidRPr="00180878">
              <w:rPr>
                <w:rStyle w:val="Hyperlink"/>
                <w:noProof/>
              </w:rPr>
              <w:t>Index Metric Descriptions</w:t>
            </w:r>
            <w:r w:rsidR="0082378E">
              <w:rPr>
                <w:noProof/>
                <w:webHidden/>
              </w:rPr>
              <w:tab/>
            </w:r>
            <w:r w:rsidR="0082378E">
              <w:rPr>
                <w:noProof/>
                <w:webHidden/>
              </w:rPr>
              <w:fldChar w:fldCharType="begin"/>
            </w:r>
            <w:r w:rsidR="0082378E">
              <w:rPr>
                <w:noProof/>
                <w:webHidden/>
              </w:rPr>
              <w:instrText xml:space="preserve"> PAGEREF _Toc104960207 \h </w:instrText>
            </w:r>
            <w:r w:rsidR="0082378E">
              <w:rPr>
                <w:noProof/>
                <w:webHidden/>
              </w:rPr>
            </w:r>
            <w:r w:rsidR="0082378E">
              <w:rPr>
                <w:noProof/>
                <w:webHidden/>
              </w:rPr>
              <w:fldChar w:fldCharType="separate"/>
            </w:r>
            <w:r w:rsidR="00FE4DC4">
              <w:rPr>
                <w:noProof/>
                <w:webHidden/>
              </w:rPr>
              <w:t>25</w:t>
            </w:r>
            <w:r w:rsidR="0082378E">
              <w:rPr>
                <w:noProof/>
                <w:webHidden/>
              </w:rPr>
              <w:fldChar w:fldCharType="end"/>
            </w:r>
          </w:hyperlink>
        </w:p>
        <w:p w14:paraId="0D4EDF24" w14:textId="49935C58" w:rsidR="0082378E" w:rsidRDefault="00164D98">
          <w:pPr>
            <w:pStyle w:val="TOC1"/>
            <w:tabs>
              <w:tab w:val="right" w:leader="dot" w:pos="9350"/>
            </w:tabs>
            <w:rPr>
              <w:rFonts w:eastAsiaTheme="minorEastAsia"/>
              <w:noProof/>
            </w:rPr>
          </w:pPr>
          <w:hyperlink w:anchor="_Toc104960208" w:history="1">
            <w:r w:rsidR="0082378E" w:rsidRPr="00180878">
              <w:rPr>
                <w:rStyle w:val="Hyperlink"/>
                <w:noProof/>
                <w:shd w:val="clear" w:color="auto" w:fill="FFFFFF"/>
              </w:rPr>
              <w:t>References Cited</w:t>
            </w:r>
            <w:r w:rsidR="0082378E">
              <w:rPr>
                <w:noProof/>
                <w:webHidden/>
              </w:rPr>
              <w:tab/>
            </w:r>
            <w:r w:rsidR="0082378E">
              <w:rPr>
                <w:noProof/>
                <w:webHidden/>
              </w:rPr>
              <w:fldChar w:fldCharType="begin"/>
            </w:r>
            <w:r w:rsidR="0082378E">
              <w:rPr>
                <w:noProof/>
                <w:webHidden/>
              </w:rPr>
              <w:instrText xml:space="preserve"> PAGEREF _Toc104960208 \h </w:instrText>
            </w:r>
            <w:r w:rsidR="0082378E">
              <w:rPr>
                <w:noProof/>
                <w:webHidden/>
              </w:rPr>
            </w:r>
            <w:r w:rsidR="0082378E">
              <w:rPr>
                <w:noProof/>
                <w:webHidden/>
              </w:rPr>
              <w:fldChar w:fldCharType="separate"/>
            </w:r>
            <w:r w:rsidR="00FE4DC4">
              <w:rPr>
                <w:noProof/>
                <w:webHidden/>
              </w:rPr>
              <w:t>31</w:t>
            </w:r>
            <w:r w:rsidR="0082378E">
              <w:rPr>
                <w:noProof/>
                <w:webHidden/>
              </w:rPr>
              <w:fldChar w:fldCharType="end"/>
            </w:r>
          </w:hyperlink>
        </w:p>
        <w:p w14:paraId="25D30F1E" w14:textId="068A815F" w:rsidR="0082378E" w:rsidRDefault="00164D98">
          <w:pPr>
            <w:pStyle w:val="TOC1"/>
            <w:tabs>
              <w:tab w:val="right" w:leader="dot" w:pos="9350"/>
            </w:tabs>
            <w:rPr>
              <w:rFonts w:eastAsiaTheme="minorEastAsia"/>
              <w:noProof/>
            </w:rPr>
          </w:pPr>
          <w:hyperlink w:anchor="_Toc104960209" w:history="1">
            <w:r w:rsidR="0082378E" w:rsidRPr="00180878">
              <w:rPr>
                <w:rStyle w:val="Hyperlink"/>
                <w:noProof/>
                <w:shd w:val="clear" w:color="auto" w:fill="FFFFFF"/>
              </w:rPr>
              <w:t>Appendix A. Metric Descriptions</w:t>
            </w:r>
            <w:r w:rsidR="0082378E">
              <w:rPr>
                <w:noProof/>
                <w:webHidden/>
              </w:rPr>
              <w:tab/>
            </w:r>
            <w:r w:rsidR="0082378E">
              <w:rPr>
                <w:noProof/>
                <w:webHidden/>
              </w:rPr>
              <w:fldChar w:fldCharType="begin"/>
            </w:r>
            <w:r w:rsidR="0082378E">
              <w:rPr>
                <w:noProof/>
                <w:webHidden/>
              </w:rPr>
              <w:instrText xml:space="preserve"> PAGEREF _Toc104960209 \h </w:instrText>
            </w:r>
            <w:r w:rsidR="0082378E">
              <w:rPr>
                <w:noProof/>
                <w:webHidden/>
              </w:rPr>
            </w:r>
            <w:r w:rsidR="0082378E">
              <w:rPr>
                <w:noProof/>
                <w:webHidden/>
              </w:rPr>
              <w:fldChar w:fldCharType="separate"/>
            </w:r>
            <w:r w:rsidR="00FE4DC4">
              <w:rPr>
                <w:noProof/>
                <w:webHidden/>
              </w:rPr>
              <w:t>37</w:t>
            </w:r>
            <w:r w:rsidR="0082378E">
              <w:rPr>
                <w:noProof/>
                <w:webHidden/>
              </w:rPr>
              <w:fldChar w:fldCharType="end"/>
            </w:r>
          </w:hyperlink>
        </w:p>
        <w:p w14:paraId="2CF7BDBA" w14:textId="1826C3ED" w:rsidR="0082378E" w:rsidRDefault="00164D98">
          <w:pPr>
            <w:pStyle w:val="TOC1"/>
            <w:tabs>
              <w:tab w:val="right" w:leader="dot" w:pos="9350"/>
            </w:tabs>
            <w:rPr>
              <w:rFonts w:eastAsiaTheme="minorEastAsia"/>
              <w:noProof/>
            </w:rPr>
          </w:pPr>
          <w:hyperlink w:anchor="_Toc104960210" w:history="1">
            <w:r w:rsidR="0082378E" w:rsidRPr="00180878">
              <w:rPr>
                <w:rStyle w:val="Hyperlink"/>
                <w:noProof/>
                <w:shd w:val="clear" w:color="auto" w:fill="FFFFFF"/>
              </w:rPr>
              <w:t>Appendix B. Initial Site Classification</w:t>
            </w:r>
            <w:r w:rsidR="0082378E">
              <w:rPr>
                <w:noProof/>
                <w:webHidden/>
              </w:rPr>
              <w:tab/>
            </w:r>
            <w:r w:rsidR="0082378E">
              <w:rPr>
                <w:noProof/>
                <w:webHidden/>
              </w:rPr>
              <w:fldChar w:fldCharType="begin"/>
            </w:r>
            <w:r w:rsidR="0082378E">
              <w:rPr>
                <w:noProof/>
                <w:webHidden/>
              </w:rPr>
              <w:instrText xml:space="preserve"> PAGEREF _Toc104960210 \h </w:instrText>
            </w:r>
            <w:r w:rsidR="0082378E">
              <w:rPr>
                <w:noProof/>
                <w:webHidden/>
              </w:rPr>
            </w:r>
            <w:r w:rsidR="0082378E">
              <w:rPr>
                <w:noProof/>
                <w:webHidden/>
              </w:rPr>
              <w:fldChar w:fldCharType="separate"/>
            </w:r>
            <w:r w:rsidR="00FE4DC4">
              <w:rPr>
                <w:noProof/>
                <w:webHidden/>
              </w:rPr>
              <w:t>38</w:t>
            </w:r>
            <w:r w:rsidR="0082378E">
              <w:rPr>
                <w:noProof/>
                <w:webHidden/>
              </w:rPr>
              <w:fldChar w:fldCharType="end"/>
            </w:r>
          </w:hyperlink>
        </w:p>
        <w:p w14:paraId="37365B84" w14:textId="3902835D" w:rsidR="0082378E" w:rsidRDefault="00164D98">
          <w:pPr>
            <w:pStyle w:val="TOC1"/>
            <w:tabs>
              <w:tab w:val="right" w:leader="dot" w:pos="9350"/>
            </w:tabs>
            <w:rPr>
              <w:rFonts w:eastAsiaTheme="minorEastAsia"/>
              <w:noProof/>
            </w:rPr>
          </w:pPr>
          <w:hyperlink w:anchor="_Toc104960211" w:history="1">
            <w:r w:rsidR="0082378E" w:rsidRPr="00180878">
              <w:rPr>
                <w:rStyle w:val="Hyperlink"/>
                <w:noProof/>
                <w:shd w:val="clear" w:color="auto" w:fill="FFFFFF"/>
              </w:rPr>
              <w:t>Appendix C. Random Forest Detailed Methods</w:t>
            </w:r>
            <w:r w:rsidR="0082378E">
              <w:rPr>
                <w:noProof/>
                <w:webHidden/>
              </w:rPr>
              <w:tab/>
            </w:r>
            <w:r w:rsidR="0082378E">
              <w:rPr>
                <w:noProof/>
                <w:webHidden/>
              </w:rPr>
              <w:fldChar w:fldCharType="begin"/>
            </w:r>
            <w:r w:rsidR="0082378E">
              <w:rPr>
                <w:noProof/>
                <w:webHidden/>
              </w:rPr>
              <w:instrText xml:space="preserve"> PAGEREF _Toc104960211 \h </w:instrText>
            </w:r>
            <w:r w:rsidR="0082378E">
              <w:rPr>
                <w:noProof/>
                <w:webHidden/>
              </w:rPr>
            </w:r>
            <w:r w:rsidR="0082378E">
              <w:rPr>
                <w:noProof/>
                <w:webHidden/>
              </w:rPr>
              <w:fldChar w:fldCharType="separate"/>
            </w:r>
            <w:r w:rsidR="00FE4DC4">
              <w:rPr>
                <w:noProof/>
                <w:webHidden/>
              </w:rPr>
              <w:t>39</w:t>
            </w:r>
            <w:r w:rsidR="0082378E">
              <w:rPr>
                <w:noProof/>
                <w:webHidden/>
              </w:rPr>
              <w:fldChar w:fldCharType="end"/>
            </w:r>
          </w:hyperlink>
        </w:p>
        <w:p w14:paraId="3B61B3B7" w14:textId="468E4102" w:rsidR="0082378E" w:rsidRDefault="00164D98">
          <w:pPr>
            <w:pStyle w:val="TOC1"/>
            <w:tabs>
              <w:tab w:val="right" w:leader="dot" w:pos="9350"/>
            </w:tabs>
            <w:rPr>
              <w:rFonts w:eastAsiaTheme="minorEastAsia"/>
              <w:noProof/>
            </w:rPr>
          </w:pPr>
          <w:hyperlink w:anchor="_Toc104960212" w:history="1">
            <w:r w:rsidR="0082378E" w:rsidRPr="00180878">
              <w:rPr>
                <w:rStyle w:val="Hyperlink"/>
                <w:noProof/>
                <w:shd w:val="clear" w:color="auto" w:fill="FFFFFF"/>
              </w:rPr>
              <w:t>Appendix D. Metric Discrimination</w:t>
            </w:r>
            <w:r w:rsidR="0082378E">
              <w:rPr>
                <w:noProof/>
                <w:webHidden/>
              </w:rPr>
              <w:tab/>
            </w:r>
            <w:r w:rsidR="0082378E">
              <w:rPr>
                <w:noProof/>
                <w:webHidden/>
              </w:rPr>
              <w:fldChar w:fldCharType="begin"/>
            </w:r>
            <w:r w:rsidR="0082378E">
              <w:rPr>
                <w:noProof/>
                <w:webHidden/>
              </w:rPr>
              <w:instrText xml:space="preserve"> PAGEREF _Toc104960212 \h </w:instrText>
            </w:r>
            <w:r w:rsidR="0082378E">
              <w:rPr>
                <w:noProof/>
                <w:webHidden/>
              </w:rPr>
            </w:r>
            <w:r w:rsidR="0082378E">
              <w:rPr>
                <w:noProof/>
                <w:webHidden/>
              </w:rPr>
              <w:fldChar w:fldCharType="separate"/>
            </w:r>
            <w:r w:rsidR="00FE4DC4">
              <w:rPr>
                <w:noProof/>
                <w:webHidden/>
              </w:rPr>
              <w:t>46</w:t>
            </w:r>
            <w:r w:rsidR="0082378E">
              <w:rPr>
                <w:noProof/>
                <w:webHidden/>
              </w:rPr>
              <w:fldChar w:fldCharType="end"/>
            </w:r>
          </w:hyperlink>
        </w:p>
        <w:p w14:paraId="2E384860" w14:textId="4AF6BD79" w:rsidR="0082378E" w:rsidRDefault="00164D98">
          <w:pPr>
            <w:pStyle w:val="TOC1"/>
            <w:tabs>
              <w:tab w:val="right" w:leader="dot" w:pos="9350"/>
            </w:tabs>
            <w:rPr>
              <w:rFonts w:eastAsiaTheme="minorEastAsia"/>
              <w:noProof/>
            </w:rPr>
          </w:pPr>
          <w:hyperlink w:anchor="_Toc104960213" w:history="1">
            <w:r w:rsidR="0082378E" w:rsidRPr="00180878">
              <w:rPr>
                <w:rStyle w:val="Hyperlink"/>
                <w:noProof/>
                <w:shd w:val="clear" w:color="auto" w:fill="FFFFFF"/>
              </w:rPr>
              <w:t>Appendix E. Metric Correlations</w:t>
            </w:r>
            <w:r w:rsidR="0082378E">
              <w:rPr>
                <w:noProof/>
                <w:webHidden/>
              </w:rPr>
              <w:tab/>
            </w:r>
            <w:r w:rsidR="0082378E">
              <w:rPr>
                <w:noProof/>
                <w:webHidden/>
              </w:rPr>
              <w:fldChar w:fldCharType="begin"/>
            </w:r>
            <w:r w:rsidR="0082378E">
              <w:rPr>
                <w:noProof/>
                <w:webHidden/>
              </w:rPr>
              <w:instrText xml:space="preserve"> PAGEREF _Toc104960213 \h </w:instrText>
            </w:r>
            <w:r w:rsidR="0082378E">
              <w:rPr>
                <w:noProof/>
                <w:webHidden/>
              </w:rPr>
            </w:r>
            <w:r w:rsidR="0082378E">
              <w:rPr>
                <w:noProof/>
                <w:webHidden/>
              </w:rPr>
              <w:fldChar w:fldCharType="separate"/>
            </w:r>
            <w:r w:rsidR="00FE4DC4">
              <w:rPr>
                <w:noProof/>
                <w:webHidden/>
              </w:rPr>
              <w:t>47</w:t>
            </w:r>
            <w:r w:rsidR="0082378E">
              <w:rPr>
                <w:noProof/>
                <w:webHidden/>
              </w:rPr>
              <w:fldChar w:fldCharType="end"/>
            </w:r>
          </w:hyperlink>
        </w:p>
        <w:p w14:paraId="403D5CFF" w14:textId="15260C7A" w:rsidR="0082378E" w:rsidRDefault="00164D98">
          <w:pPr>
            <w:pStyle w:val="TOC1"/>
            <w:tabs>
              <w:tab w:val="right" w:leader="dot" w:pos="9350"/>
            </w:tabs>
            <w:rPr>
              <w:rFonts w:eastAsiaTheme="minorEastAsia"/>
              <w:noProof/>
            </w:rPr>
          </w:pPr>
          <w:hyperlink w:anchor="_Toc104960214" w:history="1">
            <w:r w:rsidR="0082378E" w:rsidRPr="00180878">
              <w:rPr>
                <w:rStyle w:val="Hyperlink"/>
                <w:noProof/>
                <w:shd w:val="clear" w:color="auto" w:fill="FFFFFF"/>
              </w:rPr>
              <w:t xml:space="preserve">Appendix F. </w:t>
            </w:r>
            <w:r w:rsidR="0082378E" w:rsidRPr="00180878">
              <w:rPr>
                <w:rStyle w:val="Hyperlink"/>
                <w:noProof/>
              </w:rPr>
              <w:t>Wyoming Stream Diatom Index and Metric Scores</w:t>
            </w:r>
            <w:r w:rsidR="0082378E">
              <w:rPr>
                <w:noProof/>
                <w:webHidden/>
              </w:rPr>
              <w:tab/>
            </w:r>
            <w:r w:rsidR="0082378E">
              <w:rPr>
                <w:noProof/>
                <w:webHidden/>
              </w:rPr>
              <w:fldChar w:fldCharType="begin"/>
            </w:r>
            <w:r w:rsidR="0082378E">
              <w:rPr>
                <w:noProof/>
                <w:webHidden/>
              </w:rPr>
              <w:instrText xml:space="preserve"> PAGEREF _Toc104960214 \h </w:instrText>
            </w:r>
            <w:r w:rsidR="0082378E">
              <w:rPr>
                <w:noProof/>
                <w:webHidden/>
              </w:rPr>
            </w:r>
            <w:r w:rsidR="0082378E">
              <w:rPr>
                <w:noProof/>
                <w:webHidden/>
              </w:rPr>
              <w:fldChar w:fldCharType="separate"/>
            </w:r>
            <w:r w:rsidR="00FE4DC4">
              <w:rPr>
                <w:noProof/>
                <w:webHidden/>
              </w:rPr>
              <w:t>48</w:t>
            </w:r>
            <w:r w:rsidR="0082378E">
              <w:rPr>
                <w:noProof/>
                <w:webHidden/>
              </w:rPr>
              <w:fldChar w:fldCharType="end"/>
            </w:r>
          </w:hyperlink>
        </w:p>
        <w:p w14:paraId="2C4E3ABB" w14:textId="0D257F7A" w:rsidR="00141969" w:rsidRDefault="00141969">
          <w:r>
            <w:rPr>
              <w:b/>
              <w:bCs/>
              <w:noProof/>
            </w:rPr>
            <w:fldChar w:fldCharType="end"/>
          </w:r>
        </w:p>
      </w:sdtContent>
    </w:sdt>
    <w:p w14:paraId="7CB579FA" w14:textId="77777777" w:rsidR="00B106D2" w:rsidRDefault="005572BC">
      <w:pPr>
        <w:rPr>
          <w:ins w:id="6" w:author="Jessup, Benjamin" w:date="2022-06-24T07:38:00Z"/>
        </w:rPr>
      </w:pPr>
      <w:r>
        <w:t xml:space="preserve">Attachment 1. </w:t>
      </w:r>
      <w:r>
        <w:tab/>
      </w:r>
      <w:r w:rsidRPr="00B63208">
        <w:rPr>
          <w:rPrChange w:id="7" w:author="Jessup, Benjamin" w:date="2022-06-24T07:35:00Z">
            <w:rPr>
              <w:highlight w:val="yellow"/>
            </w:rPr>
          </w:rPrChange>
        </w:rPr>
        <w:t xml:space="preserve">Diatom Traits. </w:t>
      </w:r>
      <w:r w:rsidR="00377941" w:rsidRPr="00B63208">
        <w:rPr>
          <w:rPrChange w:id="8" w:author="Jessup, Benjamin" w:date="2022-06-24T07:35:00Z">
            <w:rPr>
              <w:highlight w:val="yellow"/>
            </w:rPr>
          </w:rPrChange>
        </w:rPr>
        <w:t xml:space="preserve">File: </w:t>
      </w:r>
      <w:r w:rsidR="0050077A" w:rsidRPr="0050077A">
        <w:t>Att1_Region8_TaxaTraits_20220624.xlsx</w:t>
      </w:r>
      <w:r w:rsidR="00377941" w:rsidRPr="00377941">
        <w:t xml:space="preserve"> </w:t>
      </w:r>
    </w:p>
    <w:p w14:paraId="558EB956" w14:textId="0A606D21" w:rsidR="00B52B65" w:rsidRDefault="00B106D2">
      <w:ins w:id="9" w:author="Jessup, Benjamin" w:date="2022-06-24T07:38:00Z">
        <w:r>
          <w:t xml:space="preserve">Attachment 2. </w:t>
        </w:r>
        <w:r w:rsidR="00E80BB3">
          <w:t xml:space="preserve">Metric calculation database. </w:t>
        </w:r>
      </w:ins>
      <w:ins w:id="10" w:author="Jessup, Benjamin" w:date="2022-06-24T07:39:00Z">
        <w:r w:rsidR="00E80BB3">
          <w:t xml:space="preserve">File: </w:t>
        </w:r>
        <w:r w:rsidR="00E80BB3" w:rsidRPr="00E80BB3">
          <w:t>WY_Diatom_MetricCalculation.mdb</w:t>
        </w:r>
      </w:ins>
      <w:r w:rsidR="00B52B65">
        <w:br w:type="page"/>
      </w:r>
    </w:p>
    <w:p w14:paraId="78D3E05F" w14:textId="77777777" w:rsidR="00B52B65" w:rsidRDefault="00B52B65" w:rsidP="00B52B65">
      <w:pPr>
        <w:pStyle w:val="Heading1"/>
      </w:pPr>
      <w:bookmarkStart w:id="11" w:name="_Toc104960179"/>
      <w:r>
        <w:lastRenderedPageBreak/>
        <w:t>List of Tables</w:t>
      </w:r>
      <w:bookmarkEnd w:id="11"/>
      <w:r>
        <w:t xml:space="preserve"> </w:t>
      </w:r>
    </w:p>
    <w:p w14:paraId="673D466B" w14:textId="77777777" w:rsidR="00B52B65" w:rsidRDefault="00B52B65">
      <w:pPr>
        <w:pStyle w:val="TableofFigures"/>
        <w:tabs>
          <w:tab w:val="right" w:leader="dot" w:pos="9350"/>
        </w:tabs>
      </w:pPr>
    </w:p>
    <w:p w14:paraId="53C8A8DC" w14:textId="111BFC77" w:rsidR="007909CA" w:rsidRDefault="00B52B65" w:rsidP="007909CA">
      <w:pPr>
        <w:pStyle w:val="TableofFigures"/>
        <w:tabs>
          <w:tab w:val="right" w:leader="dot" w:pos="9350"/>
        </w:tabs>
        <w:ind w:left="540" w:hanging="540"/>
        <w:rPr>
          <w:rFonts w:eastAsiaTheme="minorEastAsia"/>
          <w:noProof/>
        </w:rPr>
      </w:pPr>
      <w:r>
        <w:fldChar w:fldCharType="begin"/>
      </w:r>
      <w:r>
        <w:instrText xml:space="preserve"> TOC \h \z \c "Table" </w:instrText>
      </w:r>
      <w:r>
        <w:fldChar w:fldCharType="separate"/>
      </w:r>
      <w:hyperlink w:anchor="_Toc104959166" w:history="1">
        <w:r w:rsidR="007909CA" w:rsidRPr="00B80C79">
          <w:rPr>
            <w:rStyle w:val="Hyperlink"/>
            <w:noProof/>
          </w:rPr>
          <w:t>Table 1. Diatom harmonization match types when comparing WDEQ taxa identifications to the trait databases of the Diatoms of North America (DONA) or Tetra Tech.</w:t>
        </w:r>
        <w:r w:rsidR="007909CA">
          <w:rPr>
            <w:noProof/>
            <w:webHidden/>
          </w:rPr>
          <w:tab/>
        </w:r>
        <w:r w:rsidR="007909CA">
          <w:rPr>
            <w:noProof/>
            <w:webHidden/>
          </w:rPr>
          <w:fldChar w:fldCharType="begin"/>
        </w:r>
        <w:r w:rsidR="007909CA">
          <w:rPr>
            <w:noProof/>
            <w:webHidden/>
          </w:rPr>
          <w:instrText xml:space="preserve"> PAGEREF _Toc104959166 \h </w:instrText>
        </w:r>
        <w:r w:rsidR="007909CA">
          <w:rPr>
            <w:noProof/>
            <w:webHidden/>
          </w:rPr>
        </w:r>
        <w:r w:rsidR="007909CA">
          <w:rPr>
            <w:noProof/>
            <w:webHidden/>
          </w:rPr>
          <w:fldChar w:fldCharType="separate"/>
        </w:r>
        <w:r w:rsidR="00FE4DC4">
          <w:rPr>
            <w:noProof/>
            <w:webHidden/>
          </w:rPr>
          <w:t>12</w:t>
        </w:r>
        <w:r w:rsidR="007909CA">
          <w:rPr>
            <w:noProof/>
            <w:webHidden/>
          </w:rPr>
          <w:fldChar w:fldCharType="end"/>
        </w:r>
      </w:hyperlink>
    </w:p>
    <w:p w14:paraId="5402E0E1" w14:textId="1B0F42EF" w:rsidR="007909CA" w:rsidRDefault="00164D98" w:rsidP="007909CA">
      <w:pPr>
        <w:pStyle w:val="TableofFigures"/>
        <w:tabs>
          <w:tab w:val="right" w:leader="dot" w:pos="9350"/>
        </w:tabs>
        <w:ind w:left="540" w:hanging="540"/>
        <w:rPr>
          <w:rFonts w:eastAsiaTheme="minorEastAsia"/>
          <w:noProof/>
        </w:rPr>
      </w:pPr>
      <w:hyperlink w:anchor="_Toc104959167" w:history="1">
        <w:r w:rsidR="007909CA" w:rsidRPr="00B80C79">
          <w:rPr>
            <w:rStyle w:val="Hyperlink"/>
            <w:noProof/>
          </w:rPr>
          <w:t>Table 2. Site classes resulting from preliminary distinct site classification analysis.</w:t>
        </w:r>
        <w:r w:rsidR="007909CA">
          <w:rPr>
            <w:noProof/>
            <w:webHidden/>
          </w:rPr>
          <w:tab/>
        </w:r>
        <w:r w:rsidR="007909CA">
          <w:rPr>
            <w:noProof/>
            <w:webHidden/>
          </w:rPr>
          <w:fldChar w:fldCharType="begin"/>
        </w:r>
        <w:r w:rsidR="007909CA">
          <w:rPr>
            <w:noProof/>
            <w:webHidden/>
          </w:rPr>
          <w:instrText xml:space="preserve"> PAGEREF _Toc104959167 \h </w:instrText>
        </w:r>
        <w:r w:rsidR="007909CA">
          <w:rPr>
            <w:noProof/>
            <w:webHidden/>
          </w:rPr>
        </w:r>
        <w:r w:rsidR="007909CA">
          <w:rPr>
            <w:noProof/>
            <w:webHidden/>
          </w:rPr>
          <w:fldChar w:fldCharType="separate"/>
        </w:r>
        <w:r w:rsidR="00FE4DC4">
          <w:rPr>
            <w:noProof/>
            <w:webHidden/>
          </w:rPr>
          <w:t>13</w:t>
        </w:r>
        <w:r w:rsidR="007909CA">
          <w:rPr>
            <w:noProof/>
            <w:webHidden/>
          </w:rPr>
          <w:fldChar w:fldCharType="end"/>
        </w:r>
      </w:hyperlink>
    </w:p>
    <w:p w14:paraId="0D79F33B" w14:textId="73A2B800" w:rsidR="007909CA" w:rsidRDefault="00164D98" w:rsidP="007909CA">
      <w:pPr>
        <w:pStyle w:val="TableofFigures"/>
        <w:tabs>
          <w:tab w:val="right" w:leader="dot" w:pos="9350"/>
        </w:tabs>
        <w:ind w:left="540" w:hanging="540"/>
        <w:rPr>
          <w:rFonts w:eastAsiaTheme="minorEastAsia"/>
          <w:noProof/>
        </w:rPr>
      </w:pPr>
      <w:hyperlink w:anchor="_Toc104959168" w:history="1">
        <w:r w:rsidR="007909CA" w:rsidRPr="00B80C79">
          <w:rPr>
            <w:rStyle w:val="Hyperlink"/>
            <w:noProof/>
          </w:rPr>
          <w:t>Table 3. Numbers of metrics that were consistently responsive with relatively strong discrimination efficiencies (DE &gt; 45%), within metric trait categories.</w:t>
        </w:r>
        <w:r w:rsidR="007909CA">
          <w:rPr>
            <w:noProof/>
            <w:webHidden/>
          </w:rPr>
          <w:tab/>
        </w:r>
        <w:r w:rsidR="007909CA">
          <w:rPr>
            <w:noProof/>
            <w:webHidden/>
          </w:rPr>
          <w:fldChar w:fldCharType="begin"/>
        </w:r>
        <w:r w:rsidR="007909CA">
          <w:rPr>
            <w:noProof/>
            <w:webHidden/>
          </w:rPr>
          <w:instrText xml:space="preserve"> PAGEREF _Toc104959168 \h </w:instrText>
        </w:r>
        <w:r w:rsidR="007909CA">
          <w:rPr>
            <w:noProof/>
            <w:webHidden/>
          </w:rPr>
        </w:r>
        <w:r w:rsidR="007909CA">
          <w:rPr>
            <w:noProof/>
            <w:webHidden/>
          </w:rPr>
          <w:fldChar w:fldCharType="separate"/>
        </w:r>
        <w:r w:rsidR="00FE4DC4">
          <w:rPr>
            <w:noProof/>
            <w:webHidden/>
          </w:rPr>
          <w:t>14</w:t>
        </w:r>
        <w:r w:rsidR="007909CA">
          <w:rPr>
            <w:noProof/>
            <w:webHidden/>
          </w:rPr>
          <w:fldChar w:fldCharType="end"/>
        </w:r>
      </w:hyperlink>
    </w:p>
    <w:p w14:paraId="1A74C998" w14:textId="0DF2BC79" w:rsidR="007909CA" w:rsidRDefault="00164D98" w:rsidP="007909CA">
      <w:pPr>
        <w:pStyle w:val="TableofFigures"/>
        <w:tabs>
          <w:tab w:val="right" w:leader="dot" w:pos="9350"/>
        </w:tabs>
        <w:ind w:left="540" w:hanging="540"/>
        <w:rPr>
          <w:rFonts w:eastAsiaTheme="minorEastAsia"/>
          <w:noProof/>
        </w:rPr>
      </w:pPr>
      <w:hyperlink w:anchor="_Toc104959169" w:history="1">
        <w:r w:rsidR="007909CA" w:rsidRPr="00B80C79">
          <w:rPr>
            <w:rStyle w:val="Hyperlink"/>
            <w:noProof/>
          </w:rPr>
          <w:t>Table 4. Metrics that passed selection criteria for consistent responsiveness and were retained for index analysis.</w:t>
        </w:r>
        <w:r w:rsidR="007909CA">
          <w:rPr>
            <w:noProof/>
            <w:webHidden/>
          </w:rPr>
          <w:tab/>
        </w:r>
        <w:r w:rsidR="007909CA">
          <w:rPr>
            <w:noProof/>
            <w:webHidden/>
          </w:rPr>
          <w:fldChar w:fldCharType="begin"/>
        </w:r>
        <w:r w:rsidR="007909CA">
          <w:rPr>
            <w:noProof/>
            <w:webHidden/>
          </w:rPr>
          <w:instrText xml:space="preserve"> PAGEREF _Toc104959169 \h </w:instrText>
        </w:r>
        <w:r w:rsidR="007909CA">
          <w:rPr>
            <w:noProof/>
            <w:webHidden/>
          </w:rPr>
        </w:r>
        <w:r w:rsidR="007909CA">
          <w:rPr>
            <w:noProof/>
            <w:webHidden/>
          </w:rPr>
          <w:fldChar w:fldCharType="separate"/>
        </w:r>
        <w:r w:rsidR="00FE4DC4">
          <w:rPr>
            <w:noProof/>
            <w:webHidden/>
          </w:rPr>
          <w:t>15</w:t>
        </w:r>
        <w:r w:rsidR="007909CA">
          <w:rPr>
            <w:noProof/>
            <w:webHidden/>
          </w:rPr>
          <w:fldChar w:fldCharType="end"/>
        </w:r>
      </w:hyperlink>
    </w:p>
    <w:p w14:paraId="0D6697AD" w14:textId="76C9000D" w:rsidR="007909CA" w:rsidRDefault="00164D98" w:rsidP="007909CA">
      <w:pPr>
        <w:pStyle w:val="TableofFigures"/>
        <w:tabs>
          <w:tab w:val="right" w:leader="dot" w:pos="9350"/>
        </w:tabs>
        <w:ind w:left="540" w:hanging="540"/>
        <w:rPr>
          <w:rFonts w:eastAsiaTheme="minorEastAsia"/>
          <w:noProof/>
        </w:rPr>
      </w:pPr>
      <w:hyperlink w:anchor="_Toc104959170" w:history="1">
        <w:r w:rsidR="007909CA" w:rsidRPr="00B80C79">
          <w:rPr>
            <w:rStyle w:val="Hyperlink"/>
            <w:noProof/>
          </w:rPr>
          <w:t>Table 5. Predictor variables used in random forest (RF) analysis to account for natural gradient effects on diatom metrics.</w:t>
        </w:r>
        <w:r w:rsidR="007909CA">
          <w:rPr>
            <w:noProof/>
            <w:webHidden/>
          </w:rPr>
          <w:tab/>
        </w:r>
        <w:r w:rsidR="007909CA">
          <w:rPr>
            <w:noProof/>
            <w:webHidden/>
          </w:rPr>
          <w:fldChar w:fldCharType="begin"/>
        </w:r>
        <w:r w:rsidR="007909CA">
          <w:rPr>
            <w:noProof/>
            <w:webHidden/>
          </w:rPr>
          <w:instrText xml:space="preserve"> PAGEREF _Toc104959170 \h </w:instrText>
        </w:r>
        <w:r w:rsidR="007909CA">
          <w:rPr>
            <w:noProof/>
            <w:webHidden/>
          </w:rPr>
        </w:r>
        <w:r w:rsidR="007909CA">
          <w:rPr>
            <w:noProof/>
            <w:webHidden/>
          </w:rPr>
          <w:fldChar w:fldCharType="separate"/>
        </w:r>
        <w:r w:rsidR="00FE4DC4">
          <w:rPr>
            <w:noProof/>
            <w:webHidden/>
          </w:rPr>
          <w:t>16</w:t>
        </w:r>
        <w:r w:rsidR="007909CA">
          <w:rPr>
            <w:noProof/>
            <w:webHidden/>
          </w:rPr>
          <w:fldChar w:fldCharType="end"/>
        </w:r>
      </w:hyperlink>
    </w:p>
    <w:p w14:paraId="33D577F4" w14:textId="4FDFA554" w:rsidR="007909CA" w:rsidRDefault="00164D98" w:rsidP="007909CA">
      <w:pPr>
        <w:pStyle w:val="TableofFigures"/>
        <w:tabs>
          <w:tab w:val="right" w:leader="dot" w:pos="9350"/>
        </w:tabs>
        <w:ind w:left="540" w:hanging="540"/>
        <w:rPr>
          <w:rFonts w:eastAsiaTheme="minorEastAsia"/>
          <w:noProof/>
        </w:rPr>
      </w:pPr>
      <w:hyperlink w:anchor="_Toc104959171" w:history="1">
        <w:r w:rsidR="007909CA" w:rsidRPr="00B80C79">
          <w:rPr>
            <w:rStyle w:val="Hyperlink"/>
            <w:noProof/>
          </w:rPr>
          <w:t>Table 6. Random Forest results for the 17 candidate index metrics and eight predictor variables, showing the pseudo-R2 and variables in the model in order of importance.</w:t>
        </w:r>
        <w:r w:rsidR="007909CA">
          <w:rPr>
            <w:noProof/>
            <w:webHidden/>
          </w:rPr>
          <w:tab/>
        </w:r>
        <w:r w:rsidR="007909CA">
          <w:rPr>
            <w:noProof/>
            <w:webHidden/>
          </w:rPr>
          <w:fldChar w:fldCharType="begin"/>
        </w:r>
        <w:r w:rsidR="007909CA">
          <w:rPr>
            <w:noProof/>
            <w:webHidden/>
          </w:rPr>
          <w:instrText xml:space="preserve"> PAGEREF _Toc104959171 \h </w:instrText>
        </w:r>
        <w:r w:rsidR="007909CA">
          <w:rPr>
            <w:noProof/>
            <w:webHidden/>
          </w:rPr>
        </w:r>
        <w:r w:rsidR="007909CA">
          <w:rPr>
            <w:noProof/>
            <w:webHidden/>
          </w:rPr>
          <w:fldChar w:fldCharType="separate"/>
        </w:r>
        <w:r w:rsidR="00FE4DC4">
          <w:rPr>
            <w:noProof/>
            <w:webHidden/>
          </w:rPr>
          <w:t>17</w:t>
        </w:r>
        <w:r w:rsidR="007909CA">
          <w:rPr>
            <w:noProof/>
            <w:webHidden/>
          </w:rPr>
          <w:fldChar w:fldCharType="end"/>
        </w:r>
      </w:hyperlink>
    </w:p>
    <w:p w14:paraId="1F6796A5" w14:textId="2BDFA983" w:rsidR="007909CA" w:rsidRDefault="00164D98" w:rsidP="007909CA">
      <w:pPr>
        <w:pStyle w:val="TableofFigures"/>
        <w:tabs>
          <w:tab w:val="right" w:leader="dot" w:pos="9350"/>
        </w:tabs>
        <w:ind w:left="540" w:hanging="540"/>
        <w:rPr>
          <w:rFonts w:eastAsiaTheme="minorEastAsia"/>
          <w:noProof/>
        </w:rPr>
      </w:pPr>
      <w:hyperlink w:anchor="_Toc104959172" w:history="1">
        <w:r w:rsidR="007909CA" w:rsidRPr="00B80C79">
          <w:rPr>
            <w:rStyle w:val="Hyperlink"/>
            <w:noProof/>
          </w:rPr>
          <w:t>Table 7. Spearman rho correlation coefficients between candidate index metrics.</w:t>
        </w:r>
        <w:r w:rsidR="007909CA">
          <w:rPr>
            <w:noProof/>
            <w:webHidden/>
          </w:rPr>
          <w:tab/>
        </w:r>
        <w:r w:rsidR="007909CA">
          <w:rPr>
            <w:noProof/>
            <w:webHidden/>
          </w:rPr>
          <w:fldChar w:fldCharType="begin"/>
        </w:r>
        <w:r w:rsidR="007909CA">
          <w:rPr>
            <w:noProof/>
            <w:webHidden/>
          </w:rPr>
          <w:instrText xml:space="preserve"> PAGEREF _Toc104959172 \h </w:instrText>
        </w:r>
        <w:r w:rsidR="007909CA">
          <w:rPr>
            <w:noProof/>
            <w:webHidden/>
          </w:rPr>
        </w:r>
        <w:r w:rsidR="007909CA">
          <w:rPr>
            <w:noProof/>
            <w:webHidden/>
          </w:rPr>
          <w:fldChar w:fldCharType="separate"/>
        </w:r>
        <w:r w:rsidR="00FE4DC4">
          <w:rPr>
            <w:noProof/>
            <w:webHidden/>
          </w:rPr>
          <w:t>19</w:t>
        </w:r>
        <w:r w:rsidR="007909CA">
          <w:rPr>
            <w:noProof/>
            <w:webHidden/>
          </w:rPr>
          <w:fldChar w:fldCharType="end"/>
        </w:r>
      </w:hyperlink>
    </w:p>
    <w:p w14:paraId="640B0AF6" w14:textId="6F22A96F" w:rsidR="007909CA" w:rsidRDefault="00164D98" w:rsidP="007909CA">
      <w:pPr>
        <w:pStyle w:val="TableofFigures"/>
        <w:tabs>
          <w:tab w:val="right" w:leader="dot" w:pos="9350"/>
        </w:tabs>
        <w:ind w:left="540" w:hanging="540"/>
        <w:rPr>
          <w:rFonts w:eastAsiaTheme="minorEastAsia"/>
          <w:noProof/>
        </w:rPr>
      </w:pPr>
      <w:hyperlink w:anchor="_Toc104959173" w:history="1">
        <w:r w:rsidR="007909CA" w:rsidRPr="00B80C79">
          <w:rPr>
            <w:rStyle w:val="Hyperlink"/>
            <w:noProof/>
          </w:rPr>
          <w:t>Table 8. Metric composition of best performing index candidates without redundant metrics.</w:t>
        </w:r>
        <w:r w:rsidR="007909CA">
          <w:rPr>
            <w:noProof/>
            <w:webHidden/>
          </w:rPr>
          <w:tab/>
        </w:r>
        <w:r w:rsidR="007909CA">
          <w:rPr>
            <w:noProof/>
            <w:webHidden/>
          </w:rPr>
          <w:fldChar w:fldCharType="begin"/>
        </w:r>
        <w:r w:rsidR="007909CA">
          <w:rPr>
            <w:noProof/>
            <w:webHidden/>
          </w:rPr>
          <w:instrText xml:space="preserve"> PAGEREF _Toc104959173 \h </w:instrText>
        </w:r>
        <w:r w:rsidR="007909CA">
          <w:rPr>
            <w:noProof/>
            <w:webHidden/>
          </w:rPr>
        </w:r>
        <w:r w:rsidR="007909CA">
          <w:rPr>
            <w:noProof/>
            <w:webHidden/>
          </w:rPr>
          <w:fldChar w:fldCharType="separate"/>
        </w:r>
        <w:r w:rsidR="00FE4DC4">
          <w:rPr>
            <w:noProof/>
            <w:webHidden/>
          </w:rPr>
          <w:t>20</w:t>
        </w:r>
        <w:r w:rsidR="007909CA">
          <w:rPr>
            <w:noProof/>
            <w:webHidden/>
          </w:rPr>
          <w:fldChar w:fldCharType="end"/>
        </w:r>
      </w:hyperlink>
    </w:p>
    <w:p w14:paraId="16B06319" w14:textId="4B68324E" w:rsidR="007909CA" w:rsidRDefault="00164D98" w:rsidP="007909CA">
      <w:pPr>
        <w:pStyle w:val="TableofFigures"/>
        <w:tabs>
          <w:tab w:val="right" w:leader="dot" w:pos="9350"/>
        </w:tabs>
        <w:ind w:left="540" w:hanging="540"/>
        <w:rPr>
          <w:rFonts w:eastAsiaTheme="minorEastAsia"/>
          <w:noProof/>
        </w:rPr>
      </w:pPr>
      <w:hyperlink w:anchor="_Toc104959174" w:history="1">
        <w:r w:rsidR="007909CA" w:rsidRPr="00B80C79">
          <w:rPr>
            <w:rStyle w:val="Hyperlink"/>
            <w:noProof/>
          </w:rPr>
          <w:t>Table 9. Best performing candidate index Pearson correlation coefficients to log</w:t>
        </w:r>
        <w:r w:rsidR="007909CA" w:rsidRPr="00B80C79">
          <w:rPr>
            <w:rStyle w:val="Hyperlink"/>
            <w:noProof/>
            <w:vertAlign w:val="subscript"/>
          </w:rPr>
          <w:t>10</w:t>
        </w:r>
        <w:r w:rsidR="007909CA" w:rsidRPr="00B80C79">
          <w:rPr>
            <w:rStyle w:val="Hyperlink"/>
            <w:noProof/>
          </w:rPr>
          <w:t xml:space="preserve"> transformed grab sample chloride concentration (mg/L), specific conductivity (uS/cm), total nitrogen concentration (mg/L), total phosphorus concentration (mg/L), and low, medium and high urban land cover obtained from StreamCat (NLCD 2016).</w:t>
        </w:r>
        <w:r w:rsidR="007909CA">
          <w:rPr>
            <w:noProof/>
            <w:webHidden/>
          </w:rPr>
          <w:tab/>
        </w:r>
        <w:r w:rsidR="007909CA">
          <w:rPr>
            <w:noProof/>
            <w:webHidden/>
          </w:rPr>
          <w:fldChar w:fldCharType="begin"/>
        </w:r>
        <w:r w:rsidR="007909CA">
          <w:rPr>
            <w:noProof/>
            <w:webHidden/>
          </w:rPr>
          <w:instrText xml:space="preserve"> PAGEREF _Toc104959174 \h </w:instrText>
        </w:r>
        <w:r w:rsidR="007909CA">
          <w:rPr>
            <w:noProof/>
            <w:webHidden/>
          </w:rPr>
        </w:r>
        <w:r w:rsidR="007909CA">
          <w:rPr>
            <w:noProof/>
            <w:webHidden/>
          </w:rPr>
          <w:fldChar w:fldCharType="separate"/>
        </w:r>
        <w:r w:rsidR="00FE4DC4">
          <w:rPr>
            <w:noProof/>
            <w:webHidden/>
          </w:rPr>
          <w:t>20</w:t>
        </w:r>
        <w:r w:rsidR="007909CA">
          <w:rPr>
            <w:noProof/>
            <w:webHidden/>
          </w:rPr>
          <w:fldChar w:fldCharType="end"/>
        </w:r>
      </w:hyperlink>
    </w:p>
    <w:p w14:paraId="07D686DC" w14:textId="05A925BE" w:rsidR="007909CA" w:rsidRDefault="00164D98" w:rsidP="007909CA">
      <w:pPr>
        <w:pStyle w:val="TableofFigures"/>
        <w:tabs>
          <w:tab w:val="right" w:leader="dot" w:pos="9350"/>
        </w:tabs>
        <w:ind w:left="540" w:hanging="540"/>
        <w:rPr>
          <w:rFonts w:eastAsiaTheme="minorEastAsia"/>
          <w:noProof/>
        </w:rPr>
      </w:pPr>
      <w:hyperlink w:anchor="_Toc104959175" w:history="1">
        <w:r w:rsidR="007909CA" w:rsidRPr="00B80C79">
          <w:rPr>
            <w:rStyle w:val="Hyperlink"/>
            <w:noProof/>
          </w:rPr>
          <w:t>Table 10. Precision statistics for metrics and the selected index derived from same-day replicate sample sets..</w:t>
        </w:r>
        <w:r w:rsidR="007909CA">
          <w:rPr>
            <w:noProof/>
            <w:webHidden/>
          </w:rPr>
          <w:tab/>
        </w:r>
        <w:r w:rsidR="007909CA">
          <w:rPr>
            <w:noProof/>
            <w:webHidden/>
          </w:rPr>
          <w:fldChar w:fldCharType="begin"/>
        </w:r>
        <w:r w:rsidR="007909CA">
          <w:rPr>
            <w:noProof/>
            <w:webHidden/>
          </w:rPr>
          <w:instrText xml:space="preserve"> PAGEREF _Toc104959175 \h </w:instrText>
        </w:r>
        <w:r w:rsidR="007909CA">
          <w:rPr>
            <w:noProof/>
            <w:webHidden/>
          </w:rPr>
        </w:r>
        <w:r w:rsidR="007909CA">
          <w:rPr>
            <w:noProof/>
            <w:webHidden/>
          </w:rPr>
          <w:fldChar w:fldCharType="separate"/>
        </w:r>
        <w:r w:rsidR="00FE4DC4">
          <w:rPr>
            <w:noProof/>
            <w:webHidden/>
          </w:rPr>
          <w:t>23</w:t>
        </w:r>
        <w:r w:rsidR="007909CA">
          <w:rPr>
            <w:noProof/>
            <w:webHidden/>
          </w:rPr>
          <w:fldChar w:fldCharType="end"/>
        </w:r>
      </w:hyperlink>
    </w:p>
    <w:p w14:paraId="4C00520E" w14:textId="010CDC93" w:rsidR="007909CA" w:rsidRDefault="00164D98" w:rsidP="007909CA">
      <w:pPr>
        <w:pStyle w:val="TableofFigures"/>
        <w:tabs>
          <w:tab w:val="right" w:leader="dot" w:pos="9350"/>
        </w:tabs>
        <w:ind w:left="540" w:hanging="540"/>
        <w:rPr>
          <w:rFonts w:eastAsiaTheme="minorEastAsia"/>
          <w:noProof/>
        </w:rPr>
      </w:pPr>
      <w:hyperlink w:anchor="_Toc104959176" w:history="1">
        <w:r w:rsidR="007909CA" w:rsidRPr="00B80C79">
          <w:rPr>
            <w:rStyle w:val="Hyperlink"/>
            <w:noProof/>
          </w:rPr>
          <w:t>Table 11. Distribution statistics for the Wyoming stream diatom index in reference and degraded sites.</w:t>
        </w:r>
        <w:r w:rsidR="007909CA">
          <w:rPr>
            <w:noProof/>
            <w:webHidden/>
          </w:rPr>
          <w:tab/>
        </w:r>
        <w:r w:rsidR="007909CA">
          <w:rPr>
            <w:noProof/>
            <w:webHidden/>
          </w:rPr>
          <w:fldChar w:fldCharType="begin"/>
        </w:r>
        <w:r w:rsidR="007909CA">
          <w:rPr>
            <w:noProof/>
            <w:webHidden/>
          </w:rPr>
          <w:instrText xml:space="preserve"> PAGEREF _Toc104959176 \h </w:instrText>
        </w:r>
        <w:r w:rsidR="007909CA">
          <w:rPr>
            <w:noProof/>
            <w:webHidden/>
          </w:rPr>
        </w:r>
        <w:r w:rsidR="007909CA">
          <w:rPr>
            <w:noProof/>
            <w:webHidden/>
          </w:rPr>
          <w:fldChar w:fldCharType="separate"/>
        </w:r>
        <w:r w:rsidR="00FE4DC4">
          <w:rPr>
            <w:noProof/>
            <w:webHidden/>
          </w:rPr>
          <w:t>24</w:t>
        </w:r>
        <w:r w:rsidR="007909CA">
          <w:rPr>
            <w:noProof/>
            <w:webHidden/>
          </w:rPr>
          <w:fldChar w:fldCharType="end"/>
        </w:r>
      </w:hyperlink>
    </w:p>
    <w:p w14:paraId="19D7B775" w14:textId="4358BC67" w:rsidR="00B52B65" w:rsidRDefault="00B52B65" w:rsidP="007909CA">
      <w:pPr>
        <w:ind w:left="540" w:hanging="540"/>
      </w:pPr>
      <w:r>
        <w:fldChar w:fldCharType="end"/>
      </w:r>
    </w:p>
    <w:p w14:paraId="07FF0622" w14:textId="77777777" w:rsidR="00B52B65" w:rsidRDefault="00B52B65">
      <w:r>
        <w:br w:type="page"/>
      </w:r>
    </w:p>
    <w:p w14:paraId="68AE962C" w14:textId="77777777" w:rsidR="00B52B65" w:rsidRDefault="00B52B65" w:rsidP="00B52B65">
      <w:pPr>
        <w:pStyle w:val="Heading1"/>
      </w:pPr>
      <w:bookmarkStart w:id="12" w:name="_Toc104960180"/>
      <w:r>
        <w:lastRenderedPageBreak/>
        <w:t>List of Figures</w:t>
      </w:r>
      <w:bookmarkEnd w:id="12"/>
    </w:p>
    <w:p w14:paraId="60B7F190" w14:textId="148250B0" w:rsidR="007909CA" w:rsidRDefault="00B52B65">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4959269" w:history="1">
        <w:r w:rsidR="007909CA" w:rsidRPr="00EE35FA">
          <w:rPr>
            <w:rStyle w:val="Hyperlink"/>
            <w:noProof/>
          </w:rPr>
          <w:t>Figure 1. Diatom sites throughout Wyoming, marked by disturbance category and showing level 3 ecoregions (Chapman 2004).</w:t>
        </w:r>
        <w:r w:rsidR="007909CA">
          <w:rPr>
            <w:noProof/>
            <w:webHidden/>
          </w:rPr>
          <w:tab/>
        </w:r>
        <w:r w:rsidR="007909CA">
          <w:rPr>
            <w:noProof/>
            <w:webHidden/>
          </w:rPr>
          <w:fldChar w:fldCharType="begin"/>
        </w:r>
        <w:r w:rsidR="007909CA">
          <w:rPr>
            <w:noProof/>
            <w:webHidden/>
          </w:rPr>
          <w:instrText xml:space="preserve"> PAGEREF _Toc104959269 \h </w:instrText>
        </w:r>
        <w:r w:rsidR="007909CA">
          <w:rPr>
            <w:noProof/>
            <w:webHidden/>
          </w:rPr>
        </w:r>
        <w:r w:rsidR="007909CA">
          <w:rPr>
            <w:noProof/>
            <w:webHidden/>
          </w:rPr>
          <w:fldChar w:fldCharType="separate"/>
        </w:r>
        <w:r w:rsidR="00FE4DC4">
          <w:rPr>
            <w:noProof/>
            <w:webHidden/>
          </w:rPr>
          <w:t>5</w:t>
        </w:r>
        <w:r w:rsidR="007909CA">
          <w:rPr>
            <w:noProof/>
            <w:webHidden/>
          </w:rPr>
          <w:fldChar w:fldCharType="end"/>
        </w:r>
      </w:hyperlink>
    </w:p>
    <w:p w14:paraId="0BBB1D53" w14:textId="48895CC0" w:rsidR="007909CA" w:rsidRDefault="00164D98">
      <w:pPr>
        <w:pStyle w:val="TableofFigures"/>
        <w:tabs>
          <w:tab w:val="right" w:leader="dot" w:pos="9350"/>
        </w:tabs>
        <w:rPr>
          <w:rFonts w:eastAsiaTheme="minorEastAsia"/>
          <w:noProof/>
        </w:rPr>
      </w:pPr>
      <w:hyperlink w:anchor="_Toc104959270" w:history="1">
        <w:r w:rsidR="007909CA" w:rsidRPr="00EE35FA">
          <w:rPr>
            <w:rStyle w:val="Hyperlink"/>
            <w:noProof/>
          </w:rPr>
          <w:t>Figure 2. Box and whisker plot illustrating the percent nitrogen tolerant taxa metric distributions among disturbance categories.</w:t>
        </w:r>
        <w:r w:rsidR="007909CA">
          <w:rPr>
            <w:noProof/>
            <w:webHidden/>
          </w:rPr>
          <w:tab/>
        </w:r>
        <w:r w:rsidR="007909CA">
          <w:rPr>
            <w:noProof/>
            <w:webHidden/>
          </w:rPr>
          <w:fldChar w:fldCharType="begin"/>
        </w:r>
        <w:r w:rsidR="007909CA">
          <w:rPr>
            <w:noProof/>
            <w:webHidden/>
          </w:rPr>
          <w:instrText xml:space="preserve"> PAGEREF _Toc104959270 \h </w:instrText>
        </w:r>
        <w:r w:rsidR="007909CA">
          <w:rPr>
            <w:noProof/>
            <w:webHidden/>
          </w:rPr>
        </w:r>
        <w:r w:rsidR="007909CA">
          <w:rPr>
            <w:noProof/>
            <w:webHidden/>
          </w:rPr>
          <w:fldChar w:fldCharType="separate"/>
        </w:r>
        <w:r w:rsidR="00FE4DC4">
          <w:rPr>
            <w:noProof/>
            <w:webHidden/>
          </w:rPr>
          <w:t>9</w:t>
        </w:r>
        <w:r w:rsidR="007909CA">
          <w:rPr>
            <w:noProof/>
            <w:webHidden/>
          </w:rPr>
          <w:fldChar w:fldCharType="end"/>
        </w:r>
      </w:hyperlink>
    </w:p>
    <w:p w14:paraId="24609DDF" w14:textId="2A113577" w:rsidR="007909CA" w:rsidRDefault="00164D98">
      <w:pPr>
        <w:pStyle w:val="TableofFigures"/>
        <w:tabs>
          <w:tab w:val="right" w:leader="dot" w:pos="9350"/>
        </w:tabs>
        <w:rPr>
          <w:rFonts w:eastAsiaTheme="minorEastAsia"/>
          <w:noProof/>
        </w:rPr>
      </w:pPr>
      <w:hyperlink w:anchor="_Toc104959271" w:history="1">
        <w:r w:rsidR="007909CA" w:rsidRPr="00EE35FA">
          <w:rPr>
            <w:rStyle w:val="Hyperlink"/>
            <w:noProof/>
          </w:rPr>
          <w:t>Figure 3. Wyoming stream diatom index scores in relation to total nitrogen (log TN, top) and total phosphorus (log TP, bottom).</w:t>
        </w:r>
        <w:r w:rsidR="007909CA">
          <w:rPr>
            <w:noProof/>
            <w:webHidden/>
          </w:rPr>
          <w:tab/>
        </w:r>
        <w:r w:rsidR="007909CA">
          <w:rPr>
            <w:noProof/>
            <w:webHidden/>
          </w:rPr>
          <w:fldChar w:fldCharType="begin"/>
        </w:r>
        <w:r w:rsidR="007909CA">
          <w:rPr>
            <w:noProof/>
            <w:webHidden/>
          </w:rPr>
          <w:instrText xml:space="preserve"> PAGEREF _Toc104959271 \h </w:instrText>
        </w:r>
        <w:r w:rsidR="007909CA">
          <w:rPr>
            <w:noProof/>
            <w:webHidden/>
          </w:rPr>
        </w:r>
        <w:r w:rsidR="007909CA">
          <w:rPr>
            <w:noProof/>
            <w:webHidden/>
          </w:rPr>
          <w:fldChar w:fldCharType="separate"/>
        </w:r>
        <w:r w:rsidR="00FE4DC4">
          <w:rPr>
            <w:noProof/>
            <w:webHidden/>
          </w:rPr>
          <w:t>21</w:t>
        </w:r>
        <w:r w:rsidR="007909CA">
          <w:rPr>
            <w:noProof/>
            <w:webHidden/>
          </w:rPr>
          <w:fldChar w:fldCharType="end"/>
        </w:r>
      </w:hyperlink>
    </w:p>
    <w:p w14:paraId="299527A4" w14:textId="47F8698D" w:rsidR="007909CA" w:rsidRDefault="00164D98">
      <w:pPr>
        <w:pStyle w:val="TableofFigures"/>
        <w:tabs>
          <w:tab w:val="right" w:leader="dot" w:pos="9350"/>
        </w:tabs>
        <w:rPr>
          <w:rFonts w:eastAsiaTheme="minorEastAsia"/>
          <w:noProof/>
        </w:rPr>
      </w:pPr>
      <w:hyperlink w:anchor="_Toc104959272" w:history="1">
        <w:r w:rsidR="007909CA" w:rsidRPr="00EE35FA">
          <w:rPr>
            <w:rStyle w:val="Hyperlink"/>
            <w:noProof/>
          </w:rPr>
          <w:t>Figure 4. Metric occurrence in the top nine seven-metric indices.</w:t>
        </w:r>
        <w:r w:rsidR="007909CA">
          <w:rPr>
            <w:noProof/>
            <w:webHidden/>
          </w:rPr>
          <w:tab/>
        </w:r>
        <w:r w:rsidR="007909CA">
          <w:rPr>
            <w:noProof/>
            <w:webHidden/>
          </w:rPr>
          <w:fldChar w:fldCharType="begin"/>
        </w:r>
        <w:r w:rsidR="007909CA">
          <w:rPr>
            <w:noProof/>
            <w:webHidden/>
          </w:rPr>
          <w:instrText xml:space="preserve"> PAGEREF _Toc104959272 \h </w:instrText>
        </w:r>
        <w:r w:rsidR="007909CA">
          <w:rPr>
            <w:noProof/>
            <w:webHidden/>
          </w:rPr>
        </w:r>
        <w:r w:rsidR="007909CA">
          <w:rPr>
            <w:noProof/>
            <w:webHidden/>
          </w:rPr>
          <w:fldChar w:fldCharType="separate"/>
        </w:r>
        <w:r w:rsidR="00FE4DC4">
          <w:rPr>
            <w:noProof/>
            <w:webHidden/>
          </w:rPr>
          <w:t>22</w:t>
        </w:r>
        <w:r w:rsidR="007909CA">
          <w:rPr>
            <w:noProof/>
            <w:webHidden/>
          </w:rPr>
          <w:fldChar w:fldCharType="end"/>
        </w:r>
      </w:hyperlink>
    </w:p>
    <w:p w14:paraId="5A1E77D2" w14:textId="3E952A5E" w:rsidR="007909CA" w:rsidRDefault="00164D98">
      <w:pPr>
        <w:pStyle w:val="TableofFigures"/>
        <w:tabs>
          <w:tab w:val="right" w:leader="dot" w:pos="9350"/>
        </w:tabs>
        <w:rPr>
          <w:rFonts w:eastAsiaTheme="minorEastAsia"/>
          <w:noProof/>
        </w:rPr>
      </w:pPr>
      <w:hyperlink r:id="rId9" w:anchor="_Toc104959273" w:history="1">
        <w:r w:rsidR="007909CA" w:rsidRPr="00EE35FA">
          <w:rPr>
            <w:rStyle w:val="Hyperlink"/>
            <w:noProof/>
          </w:rPr>
          <w:t>Figure 5. Box plots illustrating Wyoming stream diatom index score distributions among disturbance conditions and site types.</w:t>
        </w:r>
        <w:r w:rsidR="007909CA">
          <w:rPr>
            <w:noProof/>
            <w:webHidden/>
          </w:rPr>
          <w:tab/>
        </w:r>
        <w:r w:rsidR="007909CA">
          <w:rPr>
            <w:noProof/>
            <w:webHidden/>
          </w:rPr>
          <w:fldChar w:fldCharType="begin"/>
        </w:r>
        <w:r w:rsidR="007909CA">
          <w:rPr>
            <w:noProof/>
            <w:webHidden/>
          </w:rPr>
          <w:instrText xml:space="preserve"> PAGEREF _Toc104959273 \h </w:instrText>
        </w:r>
        <w:r w:rsidR="007909CA">
          <w:rPr>
            <w:noProof/>
            <w:webHidden/>
          </w:rPr>
        </w:r>
        <w:r w:rsidR="007909CA">
          <w:rPr>
            <w:noProof/>
            <w:webHidden/>
          </w:rPr>
          <w:fldChar w:fldCharType="separate"/>
        </w:r>
        <w:r w:rsidR="00FE4DC4">
          <w:rPr>
            <w:noProof/>
            <w:webHidden/>
          </w:rPr>
          <w:t>24</w:t>
        </w:r>
        <w:r w:rsidR="007909CA">
          <w:rPr>
            <w:noProof/>
            <w:webHidden/>
          </w:rPr>
          <w:fldChar w:fldCharType="end"/>
        </w:r>
      </w:hyperlink>
    </w:p>
    <w:p w14:paraId="5DE7AACC" w14:textId="0AB29E50" w:rsidR="007909CA" w:rsidRDefault="00164D98">
      <w:pPr>
        <w:pStyle w:val="TableofFigures"/>
        <w:tabs>
          <w:tab w:val="right" w:leader="dot" w:pos="9350"/>
        </w:tabs>
        <w:rPr>
          <w:rFonts w:eastAsiaTheme="minorEastAsia"/>
          <w:noProof/>
        </w:rPr>
      </w:pPr>
      <w:hyperlink r:id="rId10" w:anchor="_Toc104959274" w:history="1">
        <w:r w:rsidR="007909CA" w:rsidRPr="00EE35FA">
          <w:rPr>
            <w:rStyle w:val="Hyperlink"/>
            <w:noProof/>
          </w:rPr>
          <w:t>Figure 6. Box plots illustrating the national diatom index (Carlisle et al. 2022) score distributions among disturbance conditions and site types.</w:t>
        </w:r>
        <w:r w:rsidR="007909CA">
          <w:rPr>
            <w:noProof/>
            <w:webHidden/>
          </w:rPr>
          <w:tab/>
        </w:r>
        <w:r w:rsidR="007909CA">
          <w:rPr>
            <w:noProof/>
            <w:webHidden/>
          </w:rPr>
          <w:fldChar w:fldCharType="begin"/>
        </w:r>
        <w:r w:rsidR="007909CA">
          <w:rPr>
            <w:noProof/>
            <w:webHidden/>
          </w:rPr>
          <w:instrText xml:space="preserve"> PAGEREF _Toc104959274 \h </w:instrText>
        </w:r>
        <w:r w:rsidR="007909CA">
          <w:rPr>
            <w:noProof/>
            <w:webHidden/>
          </w:rPr>
        </w:r>
        <w:r w:rsidR="007909CA">
          <w:rPr>
            <w:noProof/>
            <w:webHidden/>
          </w:rPr>
          <w:fldChar w:fldCharType="separate"/>
        </w:r>
        <w:r w:rsidR="00FE4DC4">
          <w:rPr>
            <w:noProof/>
            <w:webHidden/>
          </w:rPr>
          <w:t>25</w:t>
        </w:r>
        <w:r w:rsidR="007909CA">
          <w:rPr>
            <w:noProof/>
            <w:webHidden/>
          </w:rPr>
          <w:fldChar w:fldCharType="end"/>
        </w:r>
      </w:hyperlink>
    </w:p>
    <w:p w14:paraId="1B904973" w14:textId="4456FB38" w:rsidR="007909CA" w:rsidRDefault="00164D98">
      <w:pPr>
        <w:pStyle w:val="TableofFigures"/>
        <w:tabs>
          <w:tab w:val="right" w:leader="dot" w:pos="9350"/>
        </w:tabs>
        <w:rPr>
          <w:rFonts w:eastAsiaTheme="minorEastAsia"/>
          <w:noProof/>
        </w:rPr>
      </w:pPr>
      <w:hyperlink r:id="rId11" w:anchor="_Toc104959275" w:history="1">
        <w:r w:rsidR="007909CA" w:rsidRPr="00EE35FA">
          <w:rPr>
            <w:rStyle w:val="Hyperlink"/>
            <w:rFonts w:cstheme="minorHAnsi"/>
            <w:noProof/>
          </w:rPr>
          <w:t>Figure 7. Box plots illustrating the proportional abundance of BC 1 and BC 2 taxa (</w:t>
        </w:r>
        <w:r w:rsidR="007909CA" w:rsidRPr="00EE35FA">
          <w:rPr>
            <w:rStyle w:val="Hyperlink"/>
            <w:rFonts w:eastAsia="Times New Roman" w:cstheme="minorHAnsi"/>
            <w:noProof/>
          </w:rPr>
          <w:t>BC_12.pa</w:t>
        </w:r>
        <w:r w:rsidR="007909CA" w:rsidRPr="00EE35FA">
          <w:rPr>
            <w:rStyle w:val="Hyperlink"/>
            <w:rFonts w:cstheme="minorHAnsi"/>
            <w:noProof/>
          </w:rPr>
          <w:t>) distributions among disturbance conditions and site types</w:t>
        </w:r>
        <w:r w:rsidR="007909CA" w:rsidRPr="00EE35FA">
          <w:rPr>
            <w:rStyle w:val="Hyperlink"/>
            <w:noProof/>
          </w:rPr>
          <w:t>.</w:t>
        </w:r>
        <w:r w:rsidR="007909CA">
          <w:rPr>
            <w:noProof/>
            <w:webHidden/>
          </w:rPr>
          <w:tab/>
        </w:r>
        <w:r w:rsidR="007909CA">
          <w:rPr>
            <w:noProof/>
            <w:webHidden/>
          </w:rPr>
          <w:fldChar w:fldCharType="begin"/>
        </w:r>
        <w:r w:rsidR="007909CA">
          <w:rPr>
            <w:noProof/>
            <w:webHidden/>
          </w:rPr>
          <w:instrText xml:space="preserve"> PAGEREF _Toc104959275 \h </w:instrText>
        </w:r>
        <w:r w:rsidR="007909CA">
          <w:rPr>
            <w:noProof/>
            <w:webHidden/>
          </w:rPr>
        </w:r>
        <w:r w:rsidR="007909CA">
          <w:rPr>
            <w:noProof/>
            <w:webHidden/>
          </w:rPr>
          <w:fldChar w:fldCharType="separate"/>
        </w:r>
        <w:r w:rsidR="00FE4DC4">
          <w:rPr>
            <w:noProof/>
            <w:webHidden/>
          </w:rPr>
          <w:t>26</w:t>
        </w:r>
        <w:r w:rsidR="007909CA">
          <w:rPr>
            <w:noProof/>
            <w:webHidden/>
          </w:rPr>
          <w:fldChar w:fldCharType="end"/>
        </w:r>
      </w:hyperlink>
    </w:p>
    <w:p w14:paraId="095E857E" w14:textId="3CADCBD1" w:rsidR="007909CA" w:rsidRDefault="00164D98">
      <w:pPr>
        <w:pStyle w:val="TableofFigures"/>
        <w:tabs>
          <w:tab w:val="right" w:leader="dot" w:pos="9350"/>
        </w:tabs>
        <w:rPr>
          <w:rFonts w:eastAsiaTheme="minorEastAsia"/>
          <w:noProof/>
        </w:rPr>
      </w:pPr>
      <w:hyperlink r:id="rId12" w:anchor="_Toc104959276" w:history="1">
        <w:r w:rsidR="007909CA" w:rsidRPr="00EE35FA">
          <w:rPr>
            <w:rStyle w:val="Hyperlink"/>
            <w:noProof/>
          </w:rPr>
          <w:t>Figure 8. Box plots illustrating the percent taxa of salinity tolerant taxa (pt_H_WDEQ_34, left) and the weighted average of salinity tolerance by abundance (WA_Salinity_USGS, right) distributions among disturbance conditions and site types.</w:t>
        </w:r>
        <w:r w:rsidR="007909CA">
          <w:rPr>
            <w:noProof/>
            <w:webHidden/>
          </w:rPr>
          <w:tab/>
        </w:r>
        <w:r w:rsidR="007909CA">
          <w:rPr>
            <w:noProof/>
            <w:webHidden/>
          </w:rPr>
          <w:fldChar w:fldCharType="begin"/>
        </w:r>
        <w:r w:rsidR="007909CA">
          <w:rPr>
            <w:noProof/>
            <w:webHidden/>
          </w:rPr>
          <w:instrText xml:space="preserve"> PAGEREF _Toc104959276 \h </w:instrText>
        </w:r>
        <w:r w:rsidR="007909CA">
          <w:rPr>
            <w:noProof/>
            <w:webHidden/>
          </w:rPr>
        </w:r>
        <w:r w:rsidR="007909CA">
          <w:rPr>
            <w:noProof/>
            <w:webHidden/>
          </w:rPr>
          <w:fldChar w:fldCharType="separate"/>
        </w:r>
        <w:r w:rsidR="00FE4DC4">
          <w:rPr>
            <w:noProof/>
            <w:webHidden/>
          </w:rPr>
          <w:t>27</w:t>
        </w:r>
        <w:r w:rsidR="007909CA">
          <w:rPr>
            <w:noProof/>
            <w:webHidden/>
          </w:rPr>
          <w:fldChar w:fldCharType="end"/>
        </w:r>
      </w:hyperlink>
    </w:p>
    <w:p w14:paraId="0A33D58B" w14:textId="6E8CAE29" w:rsidR="007909CA" w:rsidRDefault="00164D98">
      <w:pPr>
        <w:pStyle w:val="TableofFigures"/>
        <w:tabs>
          <w:tab w:val="right" w:leader="dot" w:pos="9350"/>
        </w:tabs>
        <w:rPr>
          <w:rFonts w:eastAsiaTheme="minorEastAsia"/>
          <w:noProof/>
        </w:rPr>
      </w:pPr>
      <w:hyperlink r:id="rId13" w:anchor="_Toc104959277" w:history="1">
        <w:r w:rsidR="007909CA" w:rsidRPr="00EE35FA">
          <w:rPr>
            <w:rStyle w:val="Hyperlink"/>
            <w:noProof/>
          </w:rPr>
          <w:t>Figure 9. Box plots illustrating the number of nitrogen sensitive taxa metric distributions among disturbance conditions and site types.</w:t>
        </w:r>
        <w:r w:rsidR="007909CA">
          <w:rPr>
            <w:noProof/>
            <w:webHidden/>
          </w:rPr>
          <w:tab/>
        </w:r>
        <w:r w:rsidR="007909CA">
          <w:rPr>
            <w:noProof/>
            <w:webHidden/>
          </w:rPr>
          <w:fldChar w:fldCharType="begin"/>
        </w:r>
        <w:r w:rsidR="007909CA">
          <w:rPr>
            <w:noProof/>
            <w:webHidden/>
          </w:rPr>
          <w:instrText xml:space="preserve"> PAGEREF _Toc104959277 \h </w:instrText>
        </w:r>
        <w:r w:rsidR="007909CA">
          <w:rPr>
            <w:noProof/>
            <w:webHidden/>
          </w:rPr>
        </w:r>
        <w:r w:rsidR="007909CA">
          <w:rPr>
            <w:noProof/>
            <w:webHidden/>
          </w:rPr>
          <w:fldChar w:fldCharType="separate"/>
        </w:r>
        <w:r w:rsidR="00FE4DC4">
          <w:rPr>
            <w:noProof/>
            <w:webHidden/>
          </w:rPr>
          <w:t>28</w:t>
        </w:r>
        <w:r w:rsidR="007909CA">
          <w:rPr>
            <w:noProof/>
            <w:webHidden/>
          </w:rPr>
          <w:fldChar w:fldCharType="end"/>
        </w:r>
      </w:hyperlink>
    </w:p>
    <w:p w14:paraId="0193F3C4" w14:textId="4173B697" w:rsidR="007909CA" w:rsidRDefault="00164D98">
      <w:pPr>
        <w:pStyle w:val="TableofFigures"/>
        <w:tabs>
          <w:tab w:val="right" w:leader="dot" w:pos="9350"/>
        </w:tabs>
        <w:rPr>
          <w:rFonts w:eastAsiaTheme="minorEastAsia"/>
          <w:noProof/>
        </w:rPr>
      </w:pPr>
      <w:hyperlink w:anchor="_Toc104959278" w:history="1">
        <w:r w:rsidR="007909CA" w:rsidRPr="00EE35FA">
          <w:rPr>
            <w:rStyle w:val="Hyperlink"/>
            <w:noProof/>
          </w:rPr>
          <w:t>Figure 10. Number of nitrogen sensitive taxa adjusted to environmental predictors (nt_Diatas_TN_2_RFadj_std) in relation to total nitrogen (log TN).</w:t>
        </w:r>
        <w:r w:rsidR="007909CA">
          <w:rPr>
            <w:noProof/>
            <w:webHidden/>
          </w:rPr>
          <w:tab/>
        </w:r>
        <w:r w:rsidR="007909CA">
          <w:rPr>
            <w:noProof/>
            <w:webHidden/>
          </w:rPr>
          <w:fldChar w:fldCharType="begin"/>
        </w:r>
        <w:r w:rsidR="007909CA">
          <w:rPr>
            <w:noProof/>
            <w:webHidden/>
          </w:rPr>
          <w:instrText xml:space="preserve"> PAGEREF _Toc104959278 \h </w:instrText>
        </w:r>
        <w:r w:rsidR="007909CA">
          <w:rPr>
            <w:noProof/>
            <w:webHidden/>
          </w:rPr>
        </w:r>
        <w:r w:rsidR="007909CA">
          <w:rPr>
            <w:noProof/>
            <w:webHidden/>
          </w:rPr>
          <w:fldChar w:fldCharType="separate"/>
        </w:r>
        <w:r w:rsidR="00FE4DC4">
          <w:rPr>
            <w:noProof/>
            <w:webHidden/>
          </w:rPr>
          <w:t>28</w:t>
        </w:r>
        <w:r w:rsidR="007909CA">
          <w:rPr>
            <w:noProof/>
            <w:webHidden/>
          </w:rPr>
          <w:fldChar w:fldCharType="end"/>
        </w:r>
      </w:hyperlink>
    </w:p>
    <w:p w14:paraId="23FB5782" w14:textId="56CED14B" w:rsidR="007909CA" w:rsidRDefault="00164D98">
      <w:pPr>
        <w:pStyle w:val="TableofFigures"/>
        <w:tabs>
          <w:tab w:val="right" w:leader="dot" w:pos="9350"/>
        </w:tabs>
        <w:rPr>
          <w:rFonts w:eastAsiaTheme="minorEastAsia"/>
          <w:noProof/>
        </w:rPr>
      </w:pPr>
      <w:hyperlink r:id="rId14" w:anchor="_Toc104959279" w:history="1">
        <w:r w:rsidR="007909CA" w:rsidRPr="00EE35FA">
          <w:rPr>
            <w:rStyle w:val="Hyperlink"/>
            <w:noProof/>
          </w:rPr>
          <w:t>Figure 11. Box plots illustrating the percent taxa of oligotrophic taxa (pt_T_WDEQ_12, left) and the percent taxa of eutrophic taxa (pt_T_WDEQ_56, right) distributions among disturbance conditions and site types.</w:t>
        </w:r>
        <w:r w:rsidR="007909CA">
          <w:rPr>
            <w:noProof/>
            <w:webHidden/>
          </w:rPr>
          <w:tab/>
        </w:r>
        <w:r w:rsidR="007909CA">
          <w:rPr>
            <w:noProof/>
            <w:webHidden/>
          </w:rPr>
          <w:fldChar w:fldCharType="begin"/>
        </w:r>
        <w:r w:rsidR="007909CA">
          <w:rPr>
            <w:noProof/>
            <w:webHidden/>
          </w:rPr>
          <w:instrText xml:space="preserve"> PAGEREF _Toc104959279 \h </w:instrText>
        </w:r>
        <w:r w:rsidR="007909CA">
          <w:rPr>
            <w:noProof/>
            <w:webHidden/>
          </w:rPr>
        </w:r>
        <w:r w:rsidR="007909CA">
          <w:rPr>
            <w:noProof/>
            <w:webHidden/>
          </w:rPr>
          <w:fldChar w:fldCharType="separate"/>
        </w:r>
        <w:r w:rsidR="00FE4DC4">
          <w:rPr>
            <w:noProof/>
            <w:webHidden/>
          </w:rPr>
          <w:t>29</w:t>
        </w:r>
        <w:r w:rsidR="007909CA">
          <w:rPr>
            <w:noProof/>
            <w:webHidden/>
          </w:rPr>
          <w:fldChar w:fldCharType="end"/>
        </w:r>
      </w:hyperlink>
    </w:p>
    <w:p w14:paraId="7C58DDA2" w14:textId="4CC17EFC" w:rsidR="007909CA" w:rsidRDefault="00164D98">
      <w:pPr>
        <w:pStyle w:val="TableofFigures"/>
        <w:tabs>
          <w:tab w:val="right" w:leader="dot" w:pos="9350"/>
        </w:tabs>
        <w:rPr>
          <w:rFonts w:eastAsiaTheme="minorEastAsia"/>
          <w:noProof/>
        </w:rPr>
      </w:pPr>
      <w:hyperlink r:id="rId15" w:anchor="_Toc104959280" w:history="1">
        <w:r w:rsidR="007909CA" w:rsidRPr="00EE35FA">
          <w:rPr>
            <w:rStyle w:val="Hyperlink"/>
            <w:noProof/>
          </w:rPr>
          <w:t xml:space="preserve">Figure 12. Box plots illustrating the </w:t>
        </w:r>
        <w:r w:rsidR="007909CA" w:rsidRPr="00EE35FA">
          <w:rPr>
            <w:rStyle w:val="Hyperlink"/>
            <w:rFonts w:ascii="Calibri" w:eastAsia="Times New Roman" w:hAnsi="Calibri" w:cs="Calibri"/>
            <w:noProof/>
          </w:rPr>
          <w:t xml:space="preserve">percent of taxa </w:t>
        </w:r>
        <w:r w:rsidR="007909CA" w:rsidRPr="00EE35FA">
          <w:rPr>
            <w:rStyle w:val="Hyperlink"/>
            <w:noProof/>
          </w:rPr>
          <w:t>with affinity for relatively low oxygen</w:t>
        </w:r>
        <w:r w:rsidR="007909CA" w:rsidRPr="00EE35FA">
          <w:rPr>
            <w:rStyle w:val="Hyperlink"/>
            <w:rFonts w:ascii="Calibri" w:eastAsia="Times New Roman" w:hAnsi="Calibri" w:cs="Calibri"/>
            <w:noProof/>
          </w:rPr>
          <w:t xml:space="preserve"> (</w:t>
        </w:r>
        <w:r w:rsidR="007909CA" w:rsidRPr="00EE35FA">
          <w:rPr>
            <w:rStyle w:val="Hyperlink"/>
            <w:noProof/>
          </w:rPr>
          <w:t>pt_O_WDEQ_4) distributions among disturbance conditions and site types.</w:t>
        </w:r>
        <w:r w:rsidR="007909CA">
          <w:rPr>
            <w:noProof/>
            <w:webHidden/>
          </w:rPr>
          <w:tab/>
        </w:r>
        <w:r w:rsidR="007909CA">
          <w:rPr>
            <w:noProof/>
            <w:webHidden/>
          </w:rPr>
          <w:fldChar w:fldCharType="begin"/>
        </w:r>
        <w:r w:rsidR="007909CA">
          <w:rPr>
            <w:noProof/>
            <w:webHidden/>
          </w:rPr>
          <w:instrText xml:space="preserve"> PAGEREF _Toc104959280 \h </w:instrText>
        </w:r>
        <w:r w:rsidR="007909CA">
          <w:rPr>
            <w:noProof/>
            <w:webHidden/>
          </w:rPr>
        </w:r>
        <w:r w:rsidR="007909CA">
          <w:rPr>
            <w:noProof/>
            <w:webHidden/>
          </w:rPr>
          <w:fldChar w:fldCharType="separate"/>
        </w:r>
        <w:r w:rsidR="00FE4DC4">
          <w:rPr>
            <w:noProof/>
            <w:webHidden/>
          </w:rPr>
          <w:t>30</w:t>
        </w:r>
        <w:r w:rsidR="007909CA">
          <w:rPr>
            <w:noProof/>
            <w:webHidden/>
          </w:rPr>
          <w:fldChar w:fldCharType="end"/>
        </w:r>
      </w:hyperlink>
    </w:p>
    <w:p w14:paraId="6143188B" w14:textId="5D5F1047" w:rsidR="00401074" w:rsidRDefault="00B52B65" w:rsidP="00B52B65">
      <w:pPr>
        <w:ind w:left="540" w:hanging="540"/>
        <w:rPr>
          <w:ins w:id="13" w:author="Jessup, Benjamin" w:date="2022-05-31T09:38:00Z"/>
          <w:rFonts w:asciiTheme="majorHAnsi" w:eastAsiaTheme="majorEastAsia" w:hAnsiTheme="majorHAnsi" w:cstheme="majorBidi"/>
          <w:color w:val="2F5496" w:themeColor="accent1" w:themeShade="BF"/>
          <w:sz w:val="32"/>
          <w:szCs w:val="32"/>
        </w:rPr>
      </w:pPr>
      <w:r>
        <w:fldChar w:fldCharType="end"/>
      </w:r>
      <w:ins w:id="14" w:author="Jessup, Benjamin" w:date="2022-05-31T09:38:00Z">
        <w:r w:rsidR="00401074">
          <w:br w:type="page"/>
        </w:r>
      </w:ins>
    </w:p>
    <w:p w14:paraId="32196512" w14:textId="4B71A13A" w:rsidR="003865BC" w:rsidRDefault="003865BC" w:rsidP="003865BC">
      <w:pPr>
        <w:pStyle w:val="Heading1"/>
      </w:pPr>
      <w:bookmarkStart w:id="15" w:name="_Toc104960181"/>
      <w:r>
        <w:lastRenderedPageBreak/>
        <w:t>Acknowledgements</w:t>
      </w:r>
      <w:bookmarkEnd w:id="5"/>
      <w:bookmarkEnd w:id="15"/>
    </w:p>
    <w:p w14:paraId="134724F4" w14:textId="77777777" w:rsidR="003865BC" w:rsidRDefault="003865BC" w:rsidP="003865BC">
      <w:pPr>
        <w:spacing w:after="240"/>
      </w:pPr>
    </w:p>
    <w:p w14:paraId="0408219D" w14:textId="27E685A4" w:rsidR="00F91E42" w:rsidRDefault="00F91E42" w:rsidP="00F91E42">
      <w:r>
        <w:t xml:space="preserve">The participants in regular project meetings gave meaningful comments and guidance to improve the development of the diatom index as a useful tool for assessing biological conditions in Wyoming streams. Eric Hargett, Jeremy </w:t>
      </w:r>
      <w:proofErr w:type="spellStart"/>
      <w:r>
        <w:t>ZumBerge</w:t>
      </w:r>
      <w:proofErr w:type="spellEnd"/>
      <w:r>
        <w:t xml:space="preserve">, and </w:t>
      </w:r>
      <w:r w:rsidR="007504CB">
        <w:t>Ron Steg</w:t>
      </w:r>
      <w:r>
        <w:t xml:space="preserve"> from the Wyoming Department of Environmental Quality (DEQ) provided the data and made critical decisions on the metric and index selection. Along with Tina Laidlaw and Sylvia Lee of the U.S. EPA, they gave direction to ensure that the analyses and outcomes were defensible, thorough, and applicable. </w:t>
      </w:r>
      <w:r w:rsidR="007504CB">
        <w:t xml:space="preserve">Additional project participants from the U.S. EPA included Janice Alers-Garcia, Britta </w:t>
      </w:r>
      <w:proofErr w:type="spellStart"/>
      <w:r w:rsidR="007504CB">
        <w:t>Bierwagon</w:t>
      </w:r>
      <w:proofErr w:type="spellEnd"/>
      <w:r w:rsidR="007504CB">
        <w:t xml:space="preserve">, and Tom Johnson. Ben Holcomb of the Utah </w:t>
      </w:r>
      <w:r w:rsidR="007504CB" w:rsidRPr="00E52B19">
        <w:t>Division of Water Quality</w:t>
      </w:r>
      <w:r w:rsidR="007504CB">
        <w:t xml:space="preserve"> was an observer throughout the project. </w:t>
      </w:r>
    </w:p>
    <w:p w14:paraId="77E596BE" w14:textId="51A19D5F" w:rsidR="007504CB" w:rsidRPr="00E52B19" w:rsidRDefault="007504CB" w:rsidP="00F91E42">
      <w:r>
        <w:t xml:space="preserve">This project was funded through a contract between the U.S. EPA and Tetra Tech. Contract Number: </w:t>
      </w:r>
      <w:r w:rsidRPr="00E52B19">
        <w:t xml:space="preserve">68HERC20D0016, Task Order: 68HERC21F0072. </w:t>
      </w:r>
    </w:p>
    <w:p w14:paraId="401F3993" w14:textId="3576E127" w:rsidR="007504CB" w:rsidRDefault="007504CB" w:rsidP="00F91E42">
      <w:r w:rsidRPr="00E52B19">
        <w:t xml:space="preserve">Ben </w:t>
      </w:r>
      <w:r w:rsidR="00E52B19" w:rsidRPr="00E52B19">
        <w:t>J</w:t>
      </w:r>
      <w:r w:rsidRPr="00E52B19">
        <w:t xml:space="preserve">essup and Diane Allen </w:t>
      </w:r>
      <w:r w:rsidR="00E52B19" w:rsidRPr="00E52B19">
        <w:t xml:space="preserve">of Tetra Tech </w:t>
      </w:r>
      <w:r w:rsidRPr="00E52B19">
        <w:t xml:space="preserve">were the </w:t>
      </w:r>
      <w:r w:rsidR="00E52B19" w:rsidRPr="00E52B19">
        <w:t xml:space="preserve">primary authors of the report and analyses. They were assisted by Michael Paul, who provided review oversight and by Ben Block, who developed the index calculation and application tools. </w:t>
      </w:r>
    </w:p>
    <w:p w14:paraId="2AF0DBDB" w14:textId="15563AC6" w:rsidR="00C9231A" w:rsidRDefault="00C9231A" w:rsidP="00C9231A">
      <w:pPr>
        <w:sectPr w:rsidR="00C9231A" w:rsidSect="00C9231A">
          <w:headerReference w:type="default" r:id="rId16"/>
          <w:footerReference w:type="default" r:id="rId17"/>
          <w:pgSz w:w="12240" w:h="15840"/>
          <w:pgMar w:top="1440" w:right="1440" w:bottom="1440" w:left="1440" w:header="720" w:footer="720" w:gutter="0"/>
          <w:pgNumType w:fmt="lowerRoman" w:start="1"/>
          <w:cols w:space="720"/>
          <w:docGrid w:linePitch="360"/>
        </w:sectPr>
      </w:pPr>
      <w:r>
        <w:t xml:space="preserve">Cover Photo:   </w:t>
      </w:r>
      <w:proofErr w:type="spellStart"/>
      <w:r w:rsidRPr="00C9231A">
        <w:t>Coantag</w:t>
      </w:r>
      <w:proofErr w:type="spellEnd"/>
      <w:r w:rsidRPr="00C9231A">
        <w:t xml:space="preserve"> Creek (</w:t>
      </w:r>
      <w:r>
        <w:t>b</w:t>
      </w:r>
      <w:r w:rsidRPr="00C9231A">
        <w:t xml:space="preserve">elow </w:t>
      </w:r>
      <w:proofErr w:type="spellStart"/>
      <w:r w:rsidRPr="00C9231A">
        <w:t>Mistum</w:t>
      </w:r>
      <w:proofErr w:type="spellEnd"/>
      <w:r w:rsidRPr="00C9231A">
        <w:t>)</w:t>
      </w:r>
      <w:r>
        <w:t xml:space="preserve">. </w:t>
      </w:r>
      <w:r w:rsidRPr="00C9231A">
        <w:t>Panorama of reach from right valley side slope, looking south</w:t>
      </w:r>
      <w:r>
        <w:t xml:space="preserve">. Provided by WDEQ. </w:t>
      </w:r>
    </w:p>
    <w:p w14:paraId="560099F1" w14:textId="387CE884" w:rsidR="00141969" w:rsidRDefault="00141969">
      <w:pPr>
        <w:rPr>
          <w:rFonts w:asciiTheme="majorHAnsi" w:eastAsiaTheme="majorEastAsia" w:hAnsiTheme="majorHAnsi" w:cstheme="majorBidi"/>
          <w:color w:val="2F5496" w:themeColor="accent1" w:themeShade="BF"/>
          <w:sz w:val="32"/>
          <w:szCs w:val="32"/>
        </w:rPr>
      </w:pPr>
    </w:p>
    <w:p w14:paraId="0964F951" w14:textId="3E97861B" w:rsidR="00D73D37" w:rsidRPr="009634DD" w:rsidRDefault="00452E8E" w:rsidP="00452E8E">
      <w:pPr>
        <w:pStyle w:val="Heading1"/>
      </w:pPr>
      <w:bookmarkStart w:id="16" w:name="_Toc104960182"/>
      <w:r>
        <w:t>Introduction</w:t>
      </w:r>
      <w:bookmarkEnd w:id="16"/>
    </w:p>
    <w:p w14:paraId="0C82CC40" w14:textId="77777777" w:rsidR="0033276F" w:rsidRDefault="0033276F" w:rsidP="0033276F"/>
    <w:p w14:paraId="3BD6B276" w14:textId="46E9347F" w:rsidR="0033276F" w:rsidRDefault="0033276F" w:rsidP="0033276F">
      <w:r>
        <w:t>I</w:t>
      </w:r>
      <w:r w:rsidRPr="0033276F">
        <w:t>ndices</w:t>
      </w:r>
      <w:r>
        <w:t xml:space="preserve"> of Biological Integrity (IBI) calculate measures of the aquatic community (metrics) that, when combined, indicate the similarity of a biological sample to expected conditions of a well-balanced community.</w:t>
      </w:r>
      <w:r w:rsidR="00D97755">
        <w:t xml:space="preserve"> </w:t>
      </w:r>
      <w:r w:rsidR="00537BAF" w:rsidRPr="00C81F80">
        <w:t>The</w:t>
      </w:r>
      <w:r w:rsidR="00537BAF" w:rsidRPr="00C81F80">
        <w:rPr>
          <w:b/>
          <w:bCs/>
        </w:rPr>
        <w:t> </w:t>
      </w:r>
      <w:r w:rsidR="002139AD" w:rsidRPr="00C81F80">
        <w:t xml:space="preserve">federal </w:t>
      </w:r>
      <w:r w:rsidR="00537BAF" w:rsidRPr="00C81F80">
        <w:t>Clean Water Act (CWA)</w:t>
      </w:r>
      <w:r w:rsidR="00E45292" w:rsidRPr="00C81F80">
        <w:t xml:space="preserve"> </w:t>
      </w:r>
      <w:r w:rsidR="002139AD" w:rsidRPr="00C81F80">
        <w:t>has an objective</w:t>
      </w:r>
      <w:r w:rsidR="002139AD" w:rsidRPr="00C81F80">
        <w:rPr>
          <w:b/>
          <w:bCs/>
        </w:rPr>
        <w:t xml:space="preserve"> </w:t>
      </w:r>
      <w:r w:rsidR="00E45292" w:rsidRPr="00C81F80">
        <w:t>to restore and maintain the chemical, physical, and biological integrity of the Nation’s waters</w:t>
      </w:r>
      <w:r w:rsidR="008B2BF1" w:rsidRPr="00C81F80">
        <w:t xml:space="preserve">. </w:t>
      </w:r>
      <w:r w:rsidR="008B2BF1">
        <w:t xml:space="preserve">In </w:t>
      </w:r>
      <w:r w:rsidR="0058350F">
        <w:t>assessing</w:t>
      </w:r>
      <w:r w:rsidR="008B2BF1">
        <w:t xml:space="preserve"> samples </w:t>
      </w:r>
      <w:r w:rsidR="0058350F">
        <w:t>relative to</w:t>
      </w:r>
      <w:r w:rsidR="00F12C70">
        <w:t xml:space="preserve"> </w:t>
      </w:r>
      <w:r w:rsidR="008B2BF1">
        <w:t xml:space="preserve">biological integrity, </w:t>
      </w:r>
      <w:r w:rsidR="0061009A">
        <w:t xml:space="preserve">management </w:t>
      </w:r>
      <w:r w:rsidR="00032840">
        <w:t>activities</w:t>
      </w:r>
      <w:r w:rsidR="0061009A">
        <w:t xml:space="preserve"> to meet the CWA </w:t>
      </w:r>
      <w:r w:rsidR="00C81F80">
        <w:t xml:space="preserve">objective can be targeted, prioritized, and justified. </w:t>
      </w:r>
      <w:r>
        <w:t xml:space="preserve">The process by which the metrics are selected and combined in an </w:t>
      </w:r>
      <w:r w:rsidR="00290D0B">
        <w:t xml:space="preserve">IBI </w:t>
      </w:r>
      <w:r>
        <w:t>follows established and innovative analytical methods of the reference condition approach (Hughes et al. 1986, Bailey et al. 2004). In this approach, biological conditions from relatively undisturbed sites and that account for natural variability</w:t>
      </w:r>
      <w:r w:rsidR="00BC7789">
        <w:t>,</w:t>
      </w:r>
      <w:r>
        <w:t xml:space="preserve"> are set as a standard (or reference) to which other samples are compared (Stoddard et al. 2006). Using metrics to establish the numeric index scale, IBI values that </w:t>
      </w:r>
      <w:r w:rsidR="00BC7789">
        <w:t xml:space="preserve">are comparable to </w:t>
      </w:r>
      <w:r>
        <w:t xml:space="preserve">those found in reference sites meet the expectations for a </w:t>
      </w:r>
      <w:r>
        <w:rPr>
          <w:lang w:val="x-none"/>
        </w:rPr>
        <w:t>well-balanced aquatic community</w:t>
      </w:r>
      <w:r>
        <w:t xml:space="preserve">. IBI values that are unlike the reference values indicate departure from the </w:t>
      </w:r>
      <w:r w:rsidR="00BC7789">
        <w:t>expected</w:t>
      </w:r>
      <w:r>
        <w:t xml:space="preserve"> biological conditions and </w:t>
      </w:r>
      <w:r w:rsidR="008E516E">
        <w:t xml:space="preserve">are </w:t>
      </w:r>
      <w:r w:rsidR="00BC7789">
        <w:t>assumed the result of anthropogenic disturbance</w:t>
      </w:r>
      <w:r>
        <w:t xml:space="preserve">. </w:t>
      </w:r>
    </w:p>
    <w:p w14:paraId="4934525F" w14:textId="2949BBDB" w:rsidR="0033276F" w:rsidRDefault="0033276F" w:rsidP="0033276F">
      <w:r>
        <w:t>The algal assemblage</w:t>
      </w:r>
      <w:r w:rsidR="00ED4C61">
        <w:t>, including diatoms,</w:t>
      </w:r>
      <w:r>
        <w:t xml:space="preserve"> is an important indicator of biological integrity (McCormick et al. 1994, Pan et al. 1996,</w:t>
      </w:r>
      <w:r w:rsidRPr="002457F0">
        <w:t xml:space="preserve"> </w:t>
      </w:r>
      <w:r>
        <w:t xml:space="preserve">Hill et al. 2000, Wang et al. 2005, Cao et al. 2007, Stevenson et al. 2008a, Stevenson et al. 2010, </w:t>
      </w:r>
      <w:proofErr w:type="spellStart"/>
      <w:r>
        <w:t>Fetscher</w:t>
      </w:r>
      <w:proofErr w:type="spellEnd"/>
      <w:r>
        <w:t xml:space="preserve"> et al. 2013, 2014, Hausmann et al. 2016, Paul et al. 2020). </w:t>
      </w:r>
      <w:r w:rsidRPr="002F6B1F">
        <w:t>Algae were part of the early saprob</w:t>
      </w:r>
      <w:r>
        <w:t>ic</w:t>
      </w:r>
      <w:r w:rsidRPr="002F6B1F">
        <w:t xml:space="preserve"> indicator system </w:t>
      </w:r>
      <w:r>
        <w:t>for assessing the biological state of waters in relation to organic pollution (</w:t>
      </w:r>
      <w:proofErr w:type="spellStart"/>
      <w:r>
        <w:t>Kolkwitz</w:t>
      </w:r>
      <w:proofErr w:type="spellEnd"/>
      <w:r>
        <w:t xml:space="preserve"> and </w:t>
      </w:r>
      <w:proofErr w:type="spellStart"/>
      <w:r>
        <w:t>Marrson</w:t>
      </w:r>
      <w:proofErr w:type="spellEnd"/>
      <w:r>
        <w:t xml:space="preserve"> 1908). </w:t>
      </w:r>
      <w:r w:rsidR="00AC5607">
        <w:t>I</w:t>
      </w:r>
      <w:r w:rsidR="00AC5607" w:rsidRPr="002F6B1F">
        <w:t>n the United States</w:t>
      </w:r>
      <w:r w:rsidR="00AC5607">
        <w:t>, a</w:t>
      </w:r>
      <w:r>
        <w:t>lgae w</w:t>
      </w:r>
      <w:r w:rsidRPr="002F6B1F">
        <w:t xml:space="preserve">ere </w:t>
      </w:r>
      <w:r w:rsidR="00B67A62">
        <w:t xml:space="preserve">also </w:t>
      </w:r>
      <w:r w:rsidRPr="002F6B1F">
        <w:t xml:space="preserve">one of the first assemblages </w:t>
      </w:r>
      <w:r>
        <w:t>used</w:t>
      </w:r>
      <w:r w:rsidRPr="002F6B1F">
        <w:t xml:space="preserve"> in biological assessment (Stevenson 2014; Stevenson et al. 2010; Stevenson and </w:t>
      </w:r>
      <w:proofErr w:type="spellStart"/>
      <w:r w:rsidRPr="002F6B1F">
        <w:t>Smol</w:t>
      </w:r>
      <w:proofErr w:type="spellEnd"/>
      <w:r w:rsidRPr="002F6B1F">
        <w:t xml:space="preserve"> 2003). Algae </w:t>
      </w:r>
      <w:r w:rsidR="009E4B68">
        <w:t xml:space="preserve">have been effective in these </w:t>
      </w:r>
      <w:r w:rsidR="00C12F9E">
        <w:t xml:space="preserve">earlier and ongoing assessment systems because they </w:t>
      </w:r>
      <w:r w:rsidRPr="002F6B1F">
        <w:t>exhibit a wide variety of sensitivity among taxa</w:t>
      </w:r>
      <w:r>
        <w:t xml:space="preserve"> and a</w:t>
      </w:r>
      <w:r w:rsidRPr="002F6B1F">
        <w:t>lgal physiologies</w:t>
      </w:r>
      <w:r w:rsidR="00C12F9E">
        <w:t xml:space="preserve">, making the assemblage </w:t>
      </w:r>
      <w:r>
        <w:t>conducive to</w:t>
      </w:r>
      <w:r w:rsidRPr="002F6B1F">
        <w:t xml:space="preserve"> investigating biological responses across a range of stressors. </w:t>
      </w:r>
      <w:r>
        <w:t xml:space="preserve">The diatom assemblage, metrics, and indices can indicate relative condition among samples and in relation to stressors, such as nutrients (Porter et al. 2008, </w:t>
      </w:r>
      <w:proofErr w:type="spellStart"/>
      <w:r>
        <w:t>Potapova</w:t>
      </w:r>
      <w:proofErr w:type="spellEnd"/>
      <w:r>
        <w:t xml:space="preserve"> and Charles 2007). Diatom responses to disturbance differ from the responses of other </w:t>
      </w:r>
      <w:r w:rsidR="00E50CAB">
        <w:t xml:space="preserve">aquatic </w:t>
      </w:r>
      <w:r>
        <w:t xml:space="preserve">groups (benthic macroinvertebrates, fish, and macrophytes) and might be differently suited for detecting certain types of disturbance (Johnson et al. 2006a, </w:t>
      </w:r>
      <w:proofErr w:type="spellStart"/>
      <w:r>
        <w:t>Hering</w:t>
      </w:r>
      <w:proofErr w:type="spellEnd"/>
      <w:r>
        <w:t xml:space="preserve"> et al. 2006, Justus et al. 2010) and over different time periods (Lavoie et al. 2008, Smucker and Vis 2011, Johnson et al. 2006b, McCormick and </w:t>
      </w:r>
      <w:proofErr w:type="spellStart"/>
      <w:r>
        <w:t>Scinto</w:t>
      </w:r>
      <w:proofErr w:type="spellEnd"/>
      <w:r>
        <w:t xml:space="preserve"> 1999). They are specifically sensitive to nutrients (Charles et al. 2019) and are the assemblage most directly affected by changes in nutrient concentrations in streams, and subsequent food web and water chemical impacts contribute to effects observed in invertebrate and vertebrate assemblages with eutrophication.  As a result, algae are the aquatic life “first responders” to nutrient impacts and have been used effectively in developing nutrient targets (Stevenson and </w:t>
      </w:r>
      <w:proofErr w:type="spellStart"/>
      <w:r>
        <w:t>Smol</w:t>
      </w:r>
      <w:proofErr w:type="spellEnd"/>
      <w:r>
        <w:t xml:space="preserve"> 2003, Stevenson et al. 2010, Charles et al. 2019).  In addition</w:t>
      </w:r>
      <w:r w:rsidRPr="002F6B1F">
        <w:t>, algal measurements are readily interpreted and understood by scientists, policy makers, and the public (U</w:t>
      </w:r>
      <w:r>
        <w:t>.</w:t>
      </w:r>
      <w:r w:rsidRPr="002F6B1F">
        <w:t>S</w:t>
      </w:r>
      <w:r>
        <w:t xml:space="preserve">. </w:t>
      </w:r>
      <w:r w:rsidRPr="002F6B1F">
        <w:t>EPA 2000).</w:t>
      </w:r>
      <w:r>
        <w:t xml:space="preserve"> Therefore, diatom samples and metrics of diatom community traits were used to explore biological responses to stressor conditions.</w:t>
      </w:r>
    </w:p>
    <w:p w14:paraId="07710883" w14:textId="77777777" w:rsidR="008A3DD4" w:rsidRDefault="00DB6B76" w:rsidP="00D73D37">
      <w:pPr>
        <w:pStyle w:val="BodyText"/>
        <w:rPr>
          <w:ins w:id="17" w:author="Jessup, Benjamin" w:date="2022-04-27T10:55:00Z"/>
          <w:rFonts w:asciiTheme="minorHAnsi" w:eastAsiaTheme="minorHAnsi" w:hAnsiTheme="minorHAnsi" w:cstheme="minorBidi"/>
        </w:rPr>
      </w:pPr>
      <w:r>
        <w:rPr>
          <w:rFonts w:asciiTheme="minorHAnsi" w:eastAsiaTheme="minorHAnsi" w:hAnsiTheme="minorHAnsi" w:cstheme="minorBidi"/>
        </w:rPr>
        <w:t xml:space="preserve">Several states within </w:t>
      </w:r>
      <w:r w:rsidR="00275833" w:rsidRPr="00275833">
        <w:rPr>
          <w:rFonts w:asciiTheme="minorHAnsi" w:eastAsiaTheme="minorHAnsi" w:hAnsiTheme="minorHAnsi" w:cstheme="minorBidi"/>
        </w:rPr>
        <w:t xml:space="preserve">U.S. EPA </w:t>
      </w:r>
      <w:r w:rsidR="00000A1C" w:rsidRPr="00275833">
        <w:rPr>
          <w:rFonts w:asciiTheme="minorHAnsi" w:eastAsiaTheme="minorHAnsi" w:hAnsiTheme="minorHAnsi" w:cstheme="minorBidi"/>
        </w:rPr>
        <w:t xml:space="preserve">Region 8 </w:t>
      </w:r>
      <w:r>
        <w:rPr>
          <w:rFonts w:asciiTheme="minorHAnsi" w:eastAsiaTheme="minorHAnsi" w:hAnsiTheme="minorHAnsi" w:cstheme="minorBidi"/>
        </w:rPr>
        <w:t xml:space="preserve">are </w:t>
      </w:r>
      <w:r w:rsidR="00000A1C" w:rsidRPr="00275833">
        <w:rPr>
          <w:rFonts w:asciiTheme="minorHAnsi" w:eastAsiaTheme="minorHAnsi" w:hAnsiTheme="minorHAnsi" w:cstheme="minorBidi"/>
        </w:rPr>
        <w:t xml:space="preserve">interested in using diatom data to support development of biological criteria and numeric nutrient criteria for rivers and streams. </w:t>
      </w:r>
      <w:r w:rsidR="00D73D37" w:rsidRPr="00275833">
        <w:rPr>
          <w:rFonts w:asciiTheme="minorHAnsi" w:eastAsiaTheme="minorHAnsi" w:hAnsiTheme="minorHAnsi" w:cstheme="minorBidi"/>
        </w:rPr>
        <w:t>To do so</w:t>
      </w:r>
      <w:r>
        <w:rPr>
          <w:rFonts w:asciiTheme="minorHAnsi" w:eastAsiaTheme="minorHAnsi" w:hAnsiTheme="minorHAnsi" w:cstheme="minorBidi"/>
        </w:rPr>
        <w:t xml:space="preserve"> requires development of </w:t>
      </w:r>
      <w:r w:rsidR="00D73D37" w:rsidRPr="00275833">
        <w:rPr>
          <w:rFonts w:asciiTheme="minorHAnsi" w:eastAsiaTheme="minorHAnsi" w:hAnsiTheme="minorHAnsi" w:cstheme="minorBidi"/>
        </w:rPr>
        <w:lastRenderedPageBreak/>
        <w:t xml:space="preserve">diatom stressor-response relationships by linking diatom taxa with autecological traits and to test available diatom metrics for </w:t>
      </w:r>
      <w:r w:rsidR="00275833" w:rsidRPr="00275833">
        <w:rPr>
          <w:rFonts w:asciiTheme="minorHAnsi" w:eastAsiaTheme="minorHAnsi" w:hAnsiTheme="minorHAnsi" w:cstheme="minorBidi"/>
        </w:rPr>
        <w:t xml:space="preserve">responses to </w:t>
      </w:r>
      <w:r w:rsidR="00D73D37" w:rsidRPr="00275833">
        <w:rPr>
          <w:rFonts w:asciiTheme="minorHAnsi" w:eastAsiaTheme="minorHAnsi" w:hAnsiTheme="minorHAnsi" w:cstheme="minorBidi"/>
        </w:rPr>
        <w:t>nutrients and other stressors.</w:t>
      </w:r>
      <w:r w:rsidR="00D73D37" w:rsidRPr="000C153C">
        <w:rPr>
          <w:rFonts w:asciiTheme="minorHAnsi" w:eastAsiaTheme="minorHAnsi" w:hAnsiTheme="minorHAnsi" w:cstheme="minorBidi"/>
        </w:rPr>
        <w:t xml:space="preserve"> </w:t>
      </w:r>
    </w:p>
    <w:p w14:paraId="591DCBAC" w14:textId="412A1B95" w:rsidR="00D73D37" w:rsidRPr="000C153C" w:rsidRDefault="008B2141" w:rsidP="00D73D37">
      <w:pPr>
        <w:pStyle w:val="BodyText"/>
        <w:rPr>
          <w:rFonts w:asciiTheme="minorHAnsi" w:eastAsiaTheme="minorHAnsi" w:hAnsiTheme="minorHAnsi" w:cstheme="minorBidi"/>
        </w:rPr>
      </w:pPr>
      <w:r w:rsidRPr="000C153C">
        <w:rPr>
          <w:rFonts w:asciiTheme="minorHAnsi" w:eastAsiaTheme="minorHAnsi" w:hAnsiTheme="minorHAnsi" w:cstheme="minorBidi"/>
        </w:rPr>
        <w:t xml:space="preserve">The </w:t>
      </w:r>
      <w:r w:rsidR="00D73D37" w:rsidRPr="000C153C">
        <w:rPr>
          <w:rFonts w:asciiTheme="minorHAnsi" w:eastAsiaTheme="minorHAnsi" w:hAnsiTheme="minorHAnsi" w:cstheme="minorBidi"/>
        </w:rPr>
        <w:t>Wyoming Department of Environmental Quality (</w:t>
      </w:r>
      <w:r w:rsidR="00B61C28">
        <w:rPr>
          <w:rFonts w:asciiTheme="minorHAnsi" w:eastAsiaTheme="minorHAnsi" w:hAnsiTheme="minorHAnsi" w:cstheme="minorBidi"/>
        </w:rPr>
        <w:t>W</w:t>
      </w:r>
      <w:r w:rsidR="00D73D37" w:rsidRPr="000C153C">
        <w:rPr>
          <w:rFonts w:asciiTheme="minorHAnsi" w:eastAsiaTheme="minorHAnsi" w:hAnsiTheme="minorHAnsi" w:cstheme="minorBidi"/>
        </w:rPr>
        <w:t xml:space="preserve">DEQ) has diatom </w:t>
      </w:r>
      <w:r w:rsidR="00DB6B76">
        <w:rPr>
          <w:rFonts w:asciiTheme="minorHAnsi" w:eastAsiaTheme="minorHAnsi" w:hAnsiTheme="minorHAnsi" w:cstheme="minorBidi"/>
        </w:rPr>
        <w:t xml:space="preserve">assemblage </w:t>
      </w:r>
      <w:r w:rsidR="00D73D37" w:rsidRPr="000C153C">
        <w:rPr>
          <w:rFonts w:asciiTheme="minorHAnsi" w:eastAsiaTheme="minorHAnsi" w:hAnsiTheme="minorHAnsi" w:cstheme="minorBidi"/>
        </w:rPr>
        <w:t xml:space="preserve">data from nearly 700 river </w:t>
      </w:r>
      <w:r w:rsidR="00DB6B76">
        <w:rPr>
          <w:rFonts w:asciiTheme="minorHAnsi" w:eastAsiaTheme="minorHAnsi" w:hAnsiTheme="minorHAnsi" w:cstheme="minorBidi"/>
        </w:rPr>
        <w:t xml:space="preserve">and stream </w:t>
      </w:r>
      <w:r w:rsidR="00D73D37" w:rsidRPr="000C153C">
        <w:rPr>
          <w:rFonts w:asciiTheme="minorHAnsi" w:eastAsiaTheme="minorHAnsi" w:hAnsiTheme="minorHAnsi" w:cstheme="minorBidi"/>
        </w:rPr>
        <w:t>samples collected during 2007 to 20</w:t>
      </w:r>
      <w:r w:rsidR="00B61C28">
        <w:rPr>
          <w:rFonts w:asciiTheme="minorHAnsi" w:eastAsiaTheme="minorHAnsi" w:hAnsiTheme="minorHAnsi" w:cstheme="minorBidi"/>
        </w:rPr>
        <w:t>20</w:t>
      </w:r>
      <w:r w:rsidR="00D73D37" w:rsidRPr="000C153C">
        <w:rPr>
          <w:rFonts w:asciiTheme="minorHAnsi" w:eastAsiaTheme="minorHAnsi" w:hAnsiTheme="minorHAnsi" w:cstheme="minorBidi"/>
        </w:rPr>
        <w:t xml:space="preserve">. </w:t>
      </w:r>
      <w:r w:rsidR="00B61C28">
        <w:rPr>
          <w:rFonts w:asciiTheme="minorHAnsi" w:eastAsiaTheme="minorHAnsi" w:hAnsiTheme="minorHAnsi" w:cstheme="minorBidi"/>
        </w:rPr>
        <w:t>W</w:t>
      </w:r>
      <w:r w:rsidR="00D73D37" w:rsidRPr="000C153C">
        <w:rPr>
          <w:rFonts w:asciiTheme="minorHAnsi" w:eastAsiaTheme="minorHAnsi" w:hAnsiTheme="minorHAnsi" w:cstheme="minorBidi"/>
        </w:rPr>
        <w:t xml:space="preserve">DEQ’s data provide an opportunity to </w:t>
      </w:r>
      <w:r w:rsidRPr="000C153C">
        <w:rPr>
          <w:rFonts w:asciiTheme="minorHAnsi" w:eastAsiaTheme="minorHAnsi" w:hAnsiTheme="minorHAnsi" w:cstheme="minorBidi"/>
        </w:rPr>
        <w:t>test diatom</w:t>
      </w:r>
      <w:r w:rsidR="00D73D37" w:rsidRPr="000C153C">
        <w:rPr>
          <w:rFonts w:asciiTheme="minorHAnsi" w:eastAsiaTheme="minorHAnsi" w:hAnsiTheme="minorHAnsi" w:cstheme="minorBidi"/>
        </w:rPr>
        <w:t xml:space="preserve"> metrics </w:t>
      </w:r>
      <w:r w:rsidRPr="000C153C">
        <w:rPr>
          <w:rFonts w:asciiTheme="minorHAnsi" w:eastAsiaTheme="minorHAnsi" w:hAnsiTheme="minorHAnsi" w:cstheme="minorBidi"/>
        </w:rPr>
        <w:t>with independently established disturbance gradient</w:t>
      </w:r>
      <w:r w:rsidR="00DB6B76">
        <w:rPr>
          <w:rFonts w:asciiTheme="minorHAnsi" w:eastAsiaTheme="minorHAnsi" w:hAnsiTheme="minorHAnsi" w:cstheme="minorBidi"/>
        </w:rPr>
        <w:t>s</w:t>
      </w:r>
      <w:r w:rsidRPr="000C153C">
        <w:rPr>
          <w:rFonts w:asciiTheme="minorHAnsi" w:eastAsiaTheme="minorHAnsi" w:hAnsiTheme="minorHAnsi" w:cstheme="minorBidi"/>
        </w:rPr>
        <w:t xml:space="preserve"> and classification based on natural variability</w:t>
      </w:r>
      <w:r w:rsidR="00B61C28">
        <w:rPr>
          <w:rFonts w:asciiTheme="minorHAnsi" w:eastAsiaTheme="minorHAnsi" w:hAnsiTheme="minorHAnsi" w:cstheme="minorBidi"/>
        </w:rPr>
        <w:t xml:space="preserve"> within Wyoming</w:t>
      </w:r>
      <w:r w:rsidRPr="000C153C">
        <w:rPr>
          <w:rFonts w:asciiTheme="minorHAnsi" w:eastAsiaTheme="minorHAnsi" w:hAnsiTheme="minorHAnsi" w:cstheme="minorBidi"/>
        </w:rPr>
        <w:t xml:space="preserve">. The diatom metric performance and development of a </w:t>
      </w:r>
      <w:r w:rsidR="003F3B46">
        <w:rPr>
          <w:rFonts w:asciiTheme="minorHAnsi" w:eastAsiaTheme="minorHAnsi" w:hAnsiTheme="minorHAnsi" w:cstheme="minorBidi"/>
        </w:rPr>
        <w:t>Wyoming</w:t>
      </w:r>
      <w:r w:rsidRPr="000C153C">
        <w:rPr>
          <w:rFonts w:asciiTheme="minorHAnsi" w:eastAsiaTheme="minorHAnsi" w:hAnsiTheme="minorHAnsi" w:cstheme="minorBidi"/>
        </w:rPr>
        <w:t xml:space="preserve">-specific diatom index can be described alongside the national metrics and </w:t>
      </w:r>
      <w:r w:rsidR="000C153C">
        <w:rPr>
          <w:rFonts w:asciiTheme="minorHAnsi" w:eastAsiaTheme="minorHAnsi" w:hAnsiTheme="minorHAnsi" w:cstheme="minorBidi"/>
        </w:rPr>
        <w:t xml:space="preserve">IBI </w:t>
      </w:r>
      <w:r w:rsidRPr="000C153C">
        <w:rPr>
          <w:rFonts w:asciiTheme="minorHAnsi" w:eastAsiaTheme="minorHAnsi" w:hAnsiTheme="minorHAnsi" w:cstheme="minorBidi"/>
        </w:rPr>
        <w:t xml:space="preserve">developed by Carlisle and others (2022). </w:t>
      </w:r>
      <w:r w:rsidR="000C153C" w:rsidRPr="000C153C">
        <w:rPr>
          <w:rFonts w:asciiTheme="minorHAnsi" w:eastAsiaTheme="minorHAnsi" w:hAnsiTheme="minorHAnsi" w:cstheme="minorBidi"/>
        </w:rPr>
        <w:t>The national-scale IBI is robust to taxonomic inconsistency, resistant to variation due to natural gradients, and informs sensitivity to specific stressors (e.g., nutrients, pesticides, salinity).</w:t>
      </w:r>
      <w:r w:rsidR="00D57DCF">
        <w:rPr>
          <w:rFonts w:asciiTheme="minorHAnsi" w:eastAsiaTheme="minorHAnsi" w:hAnsiTheme="minorHAnsi" w:cstheme="minorBidi"/>
        </w:rPr>
        <w:t xml:space="preserve"> </w:t>
      </w:r>
    </w:p>
    <w:p w14:paraId="5AFA6369" w14:textId="3F177C71" w:rsidR="00D57DCF" w:rsidRPr="00D454DF" w:rsidRDefault="008B2141"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rsidRPr="00D454DF">
        <w:t xml:space="preserve">The objective of this </w:t>
      </w:r>
      <w:r w:rsidR="00D57DCF" w:rsidRPr="00D454DF">
        <w:t>project was</w:t>
      </w:r>
      <w:r w:rsidRPr="00D454DF">
        <w:t xml:space="preserve"> to </w:t>
      </w:r>
      <w:r w:rsidR="00D57DCF" w:rsidRPr="00D454DF">
        <w:t>use</w:t>
      </w:r>
      <w:r w:rsidRPr="00D454DF">
        <w:t xml:space="preserve"> diatom</w:t>
      </w:r>
      <w:r w:rsidR="00D57DCF" w:rsidRPr="00D454DF">
        <w:t xml:space="preserve"> traits, </w:t>
      </w:r>
      <w:r w:rsidRPr="00D454DF">
        <w:t>metrics</w:t>
      </w:r>
      <w:r w:rsidR="00D57DCF" w:rsidRPr="00D454DF">
        <w:t>,</w:t>
      </w:r>
      <w:r w:rsidRPr="00D454DF">
        <w:t xml:space="preserve"> </w:t>
      </w:r>
      <w:r w:rsidR="00D57DCF" w:rsidRPr="00D454DF">
        <w:t xml:space="preserve">and indices developed at the national-scale </w:t>
      </w:r>
      <w:r w:rsidRPr="00D454DF">
        <w:t xml:space="preserve">and apply </w:t>
      </w:r>
      <w:r w:rsidR="00D57DCF" w:rsidRPr="00D454DF">
        <w:t xml:space="preserve">similar analyses and explorations </w:t>
      </w:r>
      <w:r w:rsidRPr="00D454DF">
        <w:t xml:space="preserve">to state-level data from </w:t>
      </w:r>
      <w:r w:rsidR="00BE5AA7">
        <w:t>W</w:t>
      </w:r>
      <w:r w:rsidRPr="00D454DF">
        <w:t>DEQ</w:t>
      </w:r>
      <w:r w:rsidR="00D57DCF" w:rsidRPr="00D454DF">
        <w:t xml:space="preserve">. The project will contribute to </w:t>
      </w:r>
      <w:r w:rsidR="00022381">
        <w:t>W</w:t>
      </w:r>
      <w:r w:rsidR="00D57DCF" w:rsidRPr="00D454DF">
        <w:t xml:space="preserve">DEQ efforts to develop diatom-based tools that support the development of the state’s </w:t>
      </w:r>
      <w:r w:rsidR="003E234B">
        <w:t xml:space="preserve">assessment methods for </w:t>
      </w:r>
      <w:r w:rsidR="003E234B" w:rsidRPr="00D454DF">
        <w:t xml:space="preserve">streams and rivers </w:t>
      </w:r>
      <w:r w:rsidR="003E234B">
        <w:t xml:space="preserve">and inform </w:t>
      </w:r>
      <w:r w:rsidR="00D57DCF" w:rsidRPr="00D454DF">
        <w:t xml:space="preserve">numeric nutrient criteria </w:t>
      </w:r>
      <w:r w:rsidR="003E234B">
        <w:t>development</w:t>
      </w:r>
      <w:r w:rsidR="00D57DCF" w:rsidRPr="00D454DF">
        <w:t xml:space="preserve">. The </w:t>
      </w:r>
      <w:r w:rsidR="00D57DCF" w:rsidRPr="00610C39">
        <w:t>tasks</w:t>
      </w:r>
      <w:r w:rsidR="00D57DCF" w:rsidRPr="00D454DF">
        <w:t xml:space="preserve"> undertaken to reach the project objective included description of natural influences on diatom sample composition through multiple site classification exercises, evaluation of metric sensitivity to disturbance gradient</w:t>
      </w:r>
      <w:r w:rsidR="003E234B">
        <w:t>s</w:t>
      </w:r>
      <w:r w:rsidR="00D57DCF" w:rsidRPr="00D454DF">
        <w:t xml:space="preserve"> and individual stressors, development of a diatom IBI to integrate the signals of multiple metrics</w:t>
      </w:r>
      <w:r w:rsidR="002D179A">
        <w:t>,</w:t>
      </w:r>
      <w:r w:rsidR="00D57DCF" w:rsidRPr="00D454DF">
        <w:t xml:space="preserve"> </w:t>
      </w:r>
      <w:r w:rsidR="002D179A">
        <w:t>establishment of</w:t>
      </w:r>
      <w:r w:rsidR="002D179A" w:rsidRPr="00D454DF">
        <w:t xml:space="preserve"> </w:t>
      </w:r>
      <w:r w:rsidR="00D57DCF" w:rsidRPr="00D454DF">
        <w:t xml:space="preserve">a reliable </w:t>
      </w:r>
      <w:r w:rsidR="002D179A">
        <w:t xml:space="preserve">IBI </w:t>
      </w:r>
      <w:r w:rsidR="00D57DCF" w:rsidRPr="00D454DF">
        <w:t>assessment tool</w:t>
      </w:r>
      <w:r w:rsidR="003E234B">
        <w:t xml:space="preserve"> for Wyoming</w:t>
      </w:r>
      <w:r w:rsidR="002D179A">
        <w:t>,</w:t>
      </w:r>
      <w:r w:rsidR="00FA4A3D">
        <w:t xml:space="preserve"> and comparison </w:t>
      </w:r>
      <w:r w:rsidR="002D179A">
        <w:t xml:space="preserve">of the Wyoming IBI </w:t>
      </w:r>
      <w:r w:rsidR="00FA4A3D">
        <w:t>to the national IBI</w:t>
      </w:r>
      <w:r w:rsidR="00D57DCF" w:rsidRPr="00D454DF">
        <w:t xml:space="preserve">. </w:t>
      </w:r>
    </w:p>
    <w:p w14:paraId="5C9D4BF9" w14:textId="004823BC" w:rsidR="00D57DCF" w:rsidRDefault="00D454DF" w:rsidP="00D454DF">
      <w:pPr>
        <w:pStyle w:val="Heading2"/>
      </w:pPr>
      <w:bookmarkStart w:id="18" w:name="_Toc104960183"/>
      <w:r>
        <w:t>Approach</w:t>
      </w:r>
      <w:bookmarkEnd w:id="18"/>
    </w:p>
    <w:p w14:paraId="6A8FA59B" w14:textId="41A2C2EC" w:rsidR="00D454DF" w:rsidRPr="00D361CA" w:rsidRDefault="00EB05E5"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rsidRPr="00D361CA">
        <w:t xml:space="preserve">There are many aspects to the characterization of the diatom assemblage as an indicator of </w:t>
      </w:r>
      <w:r w:rsidR="001A5601">
        <w:t xml:space="preserve">natural </w:t>
      </w:r>
      <w:r w:rsidRPr="00D361CA">
        <w:t xml:space="preserve">environmental </w:t>
      </w:r>
      <w:r w:rsidR="001A5601">
        <w:t>variables</w:t>
      </w:r>
      <w:r w:rsidRPr="00D361CA">
        <w:t xml:space="preserve">, biological conditions, and stressor intensity. </w:t>
      </w:r>
      <w:r w:rsidR="00576ADB">
        <w:t>A set of tasks was underta</w:t>
      </w:r>
      <w:r w:rsidR="000C0C2A">
        <w:t xml:space="preserve">ken to achieve the project objective </w:t>
      </w:r>
      <w:r w:rsidR="005B7FC7">
        <w:t xml:space="preserve">of developing a responsive and reliable diatom IBI. </w:t>
      </w:r>
      <w:r w:rsidRPr="00D361CA">
        <w:t xml:space="preserve">The primary </w:t>
      </w:r>
      <w:r w:rsidR="00FA4A3D">
        <w:t>tasks</w:t>
      </w:r>
      <w:r w:rsidRPr="00D361CA">
        <w:t xml:space="preserve"> include:</w:t>
      </w:r>
    </w:p>
    <w:p w14:paraId="7AB40561" w14:textId="5003E7A1" w:rsidR="00EB05E5" w:rsidRPr="00D361CA" w:rsidRDefault="004D3130"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Describing how</w:t>
      </w:r>
      <w:r w:rsidR="00EB05E5" w:rsidRPr="00D361CA">
        <w:rPr>
          <w:rFonts w:asciiTheme="minorHAnsi" w:hAnsiTheme="minorHAnsi" w:cstheme="minorBidi"/>
        </w:rPr>
        <w:t xml:space="preserve"> the diatom samples change with natural variations in the sampled sites</w:t>
      </w:r>
      <w:r w:rsidR="00613417">
        <w:rPr>
          <w:rFonts w:asciiTheme="minorHAnsi" w:hAnsiTheme="minorHAnsi" w:cstheme="minorBidi"/>
        </w:rPr>
        <w:t>.</w:t>
      </w:r>
    </w:p>
    <w:p w14:paraId="20461AD2" w14:textId="1FFD3024" w:rsidR="00EB05E5" w:rsidRPr="00D361CA" w:rsidRDefault="0027226E"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Selecting</w:t>
      </w:r>
      <w:r w:rsidRPr="00D361CA">
        <w:rPr>
          <w:rFonts w:asciiTheme="minorHAnsi" w:hAnsiTheme="minorHAnsi" w:cstheme="minorBidi"/>
        </w:rPr>
        <w:t xml:space="preserve"> </w:t>
      </w:r>
      <w:r w:rsidR="00EB05E5" w:rsidRPr="00D361CA">
        <w:rPr>
          <w:rFonts w:asciiTheme="minorHAnsi" w:hAnsiTheme="minorHAnsi" w:cstheme="minorBidi"/>
        </w:rPr>
        <w:t>diatom traits and metrics</w:t>
      </w:r>
      <w:r>
        <w:rPr>
          <w:rFonts w:asciiTheme="minorHAnsi" w:hAnsiTheme="minorHAnsi" w:cstheme="minorBidi"/>
        </w:rPr>
        <w:t xml:space="preserve"> that</w:t>
      </w:r>
      <w:r w:rsidR="00EB05E5" w:rsidRPr="00D361CA">
        <w:rPr>
          <w:rFonts w:asciiTheme="minorHAnsi" w:hAnsiTheme="minorHAnsi" w:cstheme="minorBidi"/>
        </w:rPr>
        <w:t xml:space="preserve"> respond </w:t>
      </w:r>
      <w:r>
        <w:rPr>
          <w:rFonts w:asciiTheme="minorHAnsi" w:hAnsiTheme="minorHAnsi" w:cstheme="minorBidi"/>
        </w:rPr>
        <w:t xml:space="preserve">consistently </w:t>
      </w:r>
      <w:r w:rsidR="00EB05E5" w:rsidRPr="00D361CA">
        <w:rPr>
          <w:rFonts w:asciiTheme="minorHAnsi" w:hAnsiTheme="minorHAnsi" w:cstheme="minorBidi"/>
        </w:rPr>
        <w:t>to generalized and specific stressor gradients</w:t>
      </w:r>
      <w:r w:rsidR="00613417">
        <w:rPr>
          <w:rFonts w:asciiTheme="minorHAnsi" w:hAnsiTheme="minorHAnsi" w:cstheme="minorBidi"/>
        </w:rPr>
        <w:t>.</w:t>
      </w:r>
    </w:p>
    <w:p w14:paraId="405D75B3" w14:textId="7A3D6FBB" w:rsidR="00EB05E5" w:rsidRPr="00D361CA" w:rsidRDefault="009A0432"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 xml:space="preserve">Calibration </w:t>
      </w:r>
      <w:r w:rsidR="0034364C">
        <w:rPr>
          <w:rFonts w:asciiTheme="minorHAnsi" w:hAnsiTheme="minorHAnsi" w:cstheme="minorBidi"/>
        </w:rPr>
        <w:t>of a diatom IBI for assessment of</w:t>
      </w:r>
      <w:r w:rsidR="00F2275A">
        <w:rPr>
          <w:rFonts w:asciiTheme="minorHAnsi" w:hAnsiTheme="minorHAnsi" w:cstheme="minorBidi"/>
        </w:rPr>
        <w:t xml:space="preserve"> </w:t>
      </w:r>
      <w:r w:rsidR="00EB05E5" w:rsidRPr="00D361CA">
        <w:rPr>
          <w:rFonts w:asciiTheme="minorHAnsi" w:hAnsiTheme="minorHAnsi" w:cstheme="minorBidi"/>
        </w:rPr>
        <w:t>streams throughout Wyoming</w:t>
      </w:r>
      <w:r w:rsidR="00613417">
        <w:rPr>
          <w:rFonts w:asciiTheme="minorHAnsi" w:hAnsiTheme="minorHAnsi" w:cstheme="minorBidi"/>
        </w:rPr>
        <w:t>.</w:t>
      </w:r>
    </w:p>
    <w:p w14:paraId="7582231B" w14:textId="21F45312" w:rsidR="00EB05E5" w:rsidRPr="00D361CA" w:rsidRDefault="00C2561A" w:rsidP="00AB734B">
      <w:pPr>
        <w:pStyle w:val="ListParagraph"/>
        <w:keepNext/>
        <w:numPr>
          <w:ilvl w:val="0"/>
          <w:numId w:val="20"/>
        </w:numPr>
        <w:tabs>
          <w:tab w:val="clear" w:pos="2160"/>
          <w:tab w:val="left" w:pos="0"/>
          <w:tab w:val="left" w:pos="720"/>
          <w:tab w:val="left" w:pos="1440"/>
          <w:tab w:val="left" w:pos="180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ind w:left="720"/>
        <w:rPr>
          <w:rFonts w:asciiTheme="minorHAnsi" w:hAnsiTheme="minorHAnsi" w:cstheme="minorBidi"/>
        </w:rPr>
      </w:pPr>
      <w:r>
        <w:rPr>
          <w:rFonts w:asciiTheme="minorHAnsi" w:hAnsiTheme="minorHAnsi" w:cstheme="minorBidi"/>
        </w:rPr>
        <w:t xml:space="preserve">Comparison of the Wyoming IBI </w:t>
      </w:r>
      <w:r w:rsidR="000E03C7">
        <w:rPr>
          <w:rFonts w:asciiTheme="minorHAnsi" w:hAnsiTheme="minorHAnsi" w:cstheme="minorBidi"/>
        </w:rPr>
        <w:t xml:space="preserve">and component metrics to the </w:t>
      </w:r>
      <w:r w:rsidR="00613417">
        <w:rPr>
          <w:rFonts w:asciiTheme="minorHAnsi" w:hAnsiTheme="minorHAnsi" w:cstheme="minorBidi"/>
        </w:rPr>
        <w:t xml:space="preserve">national </w:t>
      </w:r>
      <w:r w:rsidR="000E03C7">
        <w:rPr>
          <w:rFonts w:asciiTheme="minorHAnsi" w:hAnsiTheme="minorHAnsi" w:cstheme="minorBidi"/>
        </w:rPr>
        <w:t>IBI</w:t>
      </w:r>
      <w:r w:rsidR="00613417" w:rsidRPr="00613417">
        <w:rPr>
          <w:rFonts w:asciiTheme="minorHAnsi" w:hAnsiTheme="minorHAnsi" w:cstheme="minorBidi"/>
        </w:rPr>
        <w:t xml:space="preserve"> </w:t>
      </w:r>
      <w:r w:rsidR="00613417">
        <w:rPr>
          <w:rFonts w:asciiTheme="minorHAnsi" w:hAnsiTheme="minorHAnsi" w:cstheme="minorBidi"/>
        </w:rPr>
        <w:t>and metrics.</w:t>
      </w:r>
    </w:p>
    <w:p w14:paraId="1442A4CB" w14:textId="77777777" w:rsidR="00AE7D15" w:rsidRDefault="00AE7D15"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p>
    <w:p w14:paraId="51BA15EA" w14:textId="52D6C4A4" w:rsidR="00EB05E5" w:rsidRPr="00D361CA" w:rsidRDefault="0021571B"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For Task 1</w:t>
      </w:r>
      <w:r w:rsidR="00EB05E5" w:rsidRPr="00D361CA">
        <w:t xml:space="preserve">, a site classification analysis </w:t>
      </w:r>
      <w:r w:rsidR="00FA4A3D">
        <w:t xml:space="preserve">following methods described in Jessup et al. (2021) </w:t>
      </w:r>
      <w:r w:rsidR="00AB734B" w:rsidRPr="00D361CA">
        <w:t xml:space="preserve">was conducted to </w:t>
      </w:r>
      <w:r w:rsidR="004B2C3F">
        <w:t xml:space="preserve">develop </w:t>
      </w:r>
      <w:r w:rsidR="004F690E">
        <w:t xml:space="preserve">discrete </w:t>
      </w:r>
      <w:r w:rsidR="004B2C3F">
        <w:t>bio-geographical site classes within which diatom assemblages and associated metric values were similar and associated with unique</w:t>
      </w:r>
      <w:r w:rsidR="00F03896">
        <w:t xml:space="preserve"> </w:t>
      </w:r>
      <w:r w:rsidR="001A5601">
        <w:t>combinations of natural</w:t>
      </w:r>
      <w:r w:rsidR="004B2C3F">
        <w:t xml:space="preserve"> environmental </w:t>
      </w:r>
      <w:r w:rsidR="001A5601">
        <w:t>variables</w:t>
      </w:r>
      <w:r w:rsidR="004B2C3F">
        <w:t xml:space="preserve">. </w:t>
      </w:r>
      <w:r w:rsidR="0057139E">
        <w:t xml:space="preserve">A second approach to </w:t>
      </w:r>
      <w:r w:rsidR="00403B9D">
        <w:t>account for natural variation</w:t>
      </w:r>
      <w:r w:rsidR="000F4BF2" w:rsidRPr="00D361CA">
        <w:t xml:space="preserve"> </w:t>
      </w:r>
      <w:r w:rsidR="00AB734B" w:rsidRPr="00D361CA">
        <w:t xml:space="preserve">follows Carlisle and others (2022), in which metric expectations for each site were predicted from multiple </w:t>
      </w:r>
      <w:r w:rsidR="001A5601">
        <w:t xml:space="preserve">natural </w:t>
      </w:r>
      <w:r w:rsidR="00AB734B" w:rsidRPr="00D361CA">
        <w:t xml:space="preserve">environmental variables </w:t>
      </w:r>
      <w:r w:rsidR="001A5601">
        <w:t xml:space="preserve">at reference sites </w:t>
      </w:r>
      <w:r w:rsidR="00AB734B" w:rsidRPr="00D361CA">
        <w:t xml:space="preserve">using a random forest model. In the random forest analysis, the classification </w:t>
      </w:r>
      <w:r w:rsidR="00AB734B" w:rsidRPr="00D361CA">
        <w:lastRenderedPageBreak/>
        <w:t xml:space="preserve">is continuous, not in discrete site classes, and observed metric values are compared to the </w:t>
      </w:r>
      <w:r w:rsidR="004E05C5" w:rsidRPr="00D361CA">
        <w:t xml:space="preserve">model-predicted values to evaluate whether each metric is as predicted or underperforming. </w:t>
      </w:r>
    </w:p>
    <w:p w14:paraId="0C69F0F8" w14:textId="72D06901" w:rsidR="00AB734B" w:rsidRPr="00D361CA" w:rsidRDefault="0021571B"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Task 2</w:t>
      </w:r>
      <w:r w:rsidR="004E05C5" w:rsidRPr="00D361CA">
        <w:t xml:space="preserve"> was addressed by comparing distributions of metric values </w:t>
      </w:r>
      <w:r w:rsidR="00F03896">
        <w:t>at reference sites with</w:t>
      </w:r>
      <w:r w:rsidR="004E05C5" w:rsidRPr="00D361CA">
        <w:t xml:space="preserve"> distributions of metric values from </w:t>
      </w:r>
      <w:r w:rsidR="00F03896">
        <w:t>degraded</w:t>
      </w:r>
      <w:r w:rsidR="00DA357E">
        <w:t xml:space="preserve"> </w:t>
      </w:r>
      <w:r w:rsidR="004E05C5" w:rsidRPr="00D361CA">
        <w:t xml:space="preserve">sites. A distinction </w:t>
      </w:r>
      <w:r w:rsidR="00F03896">
        <w:t>between</w:t>
      </w:r>
      <w:r w:rsidR="004E05C5" w:rsidRPr="00D361CA">
        <w:t xml:space="preserve"> reference and </w:t>
      </w:r>
      <w:r w:rsidR="00F03896">
        <w:t>degraded</w:t>
      </w:r>
      <w:r w:rsidR="004E05C5" w:rsidRPr="00D361CA">
        <w:t xml:space="preserve"> values would show that the metric </w:t>
      </w:r>
      <w:r w:rsidR="00F03896">
        <w:t xml:space="preserve">is reasonably sensitive to the influence of stressors. </w:t>
      </w:r>
      <w:r w:rsidR="004E05C5" w:rsidRPr="00D361CA">
        <w:t xml:space="preserve">The WDEQ determined the site </w:t>
      </w:r>
      <w:r w:rsidR="00D361CA" w:rsidRPr="00D361CA">
        <w:t>disturbance category</w:t>
      </w:r>
      <w:r w:rsidR="004E05C5" w:rsidRPr="00D361CA">
        <w:t xml:space="preserve"> </w:t>
      </w:r>
      <w:r w:rsidR="00D361CA" w:rsidRPr="00D361CA">
        <w:t xml:space="preserve">(reference or degraded) </w:t>
      </w:r>
      <w:r w:rsidR="004E05C5" w:rsidRPr="00D361CA">
        <w:t xml:space="preserve">based on </w:t>
      </w:r>
      <w:r w:rsidR="00D361CA" w:rsidRPr="00D361CA">
        <w:t xml:space="preserve">water chemistry, habitat conditions, and anthropogenic influences (Hargett 2011). </w:t>
      </w:r>
      <w:r w:rsidR="00F03896">
        <w:t xml:space="preserve">While the generalized disturbance gradient was used as the primary indication of metric sensitivity, </w:t>
      </w:r>
      <w:r w:rsidR="00D361CA" w:rsidRPr="00D361CA">
        <w:t xml:space="preserve">metrics were </w:t>
      </w:r>
      <w:r w:rsidR="00F03896">
        <w:t xml:space="preserve">also </w:t>
      </w:r>
      <w:r w:rsidR="00D361CA" w:rsidRPr="00D361CA">
        <w:t xml:space="preserve">correlated to specific stressors. </w:t>
      </w:r>
    </w:p>
    <w:p w14:paraId="29121113" w14:textId="66D8D58F" w:rsidR="00D454DF" w:rsidRDefault="0021571B"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For Task 3</w:t>
      </w:r>
      <w:r w:rsidR="00891EE1">
        <w:t xml:space="preserve">, metrics shown to be sensitive to the general disturbance gradient </w:t>
      </w:r>
      <w:r>
        <w:t xml:space="preserve">from Task 2 </w:t>
      </w:r>
      <w:r w:rsidR="00891EE1">
        <w:t xml:space="preserve">were used in combination to develop an IBI that </w:t>
      </w:r>
      <w:r w:rsidR="0025261C">
        <w:t xml:space="preserve">met </w:t>
      </w:r>
      <w:r w:rsidR="00EC2863">
        <w:t>multiple criteria. An index was selected that was</w:t>
      </w:r>
      <w:r w:rsidR="00891EE1">
        <w:t xml:space="preserve"> more sensitive and robust than any single metric</w:t>
      </w:r>
      <w:r w:rsidR="002C6612">
        <w:t xml:space="preserve"> and </w:t>
      </w:r>
      <w:r w:rsidR="00891EE1">
        <w:t xml:space="preserve">that </w:t>
      </w:r>
      <w:r w:rsidR="00FF41B5">
        <w:t xml:space="preserve">incorporated </w:t>
      </w:r>
      <w:r w:rsidR="00891EE1">
        <w:t>multiple metrics and therefore multiple response mechanisms to multiple stressors</w:t>
      </w:r>
      <w:r w:rsidR="002C6612">
        <w:t xml:space="preserve">. </w:t>
      </w:r>
      <w:r w:rsidR="00C769FA">
        <w:t>With multiple metrics, t</w:t>
      </w:r>
      <w:r w:rsidR="002C6612">
        <w:t>he index</w:t>
      </w:r>
      <w:r w:rsidR="00C769FA">
        <w:t xml:space="preserve"> </w:t>
      </w:r>
      <w:r w:rsidR="00891EE1">
        <w:t xml:space="preserve">provides a comprehensive signal of biological condition that can be further interpreted by examining individual metrics within the IBI. Multiple metric combinations were evaluated by systematically including or excluding sensitive metrics from </w:t>
      </w:r>
      <w:r w:rsidR="00BE79E6">
        <w:t>at least six</w:t>
      </w:r>
      <w:r w:rsidR="00A31FE8">
        <w:t xml:space="preserve"> </w:t>
      </w:r>
      <w:r w:rsidR="00891EE1">
        <w:t xml:space="preserve">metric categories in multiple index trials. Each unique combination was rated for index performance (efficiency in discriminating reference and degraded sites), </w:t>
      </w:r>
      <w:r w:rsidR="00E54D24">
        <w:t>representation of multiple trait categories</w:t>
      </w:r>
      <w:r w:rsidR="0027468B">
        <w:t>, interpretability of metrics</w:t>
      </w:r>
      <w:r w:rsidR="007039D6">
        <w:t>,</w:t>
      </w:r>
      <w:r w:rsidR="00A31FE8">
        <w:t xml:space="preserve"> and ecological</w:t>
      </w:r>
      <w:r w:rsidR="00AB3D9C">
        <w:t xml:space="preserve"> importance</w:t>
      </w:r>
      <w:r w:rsidR="00891EE1">
        <w:t xml:space="preserve">. The index selected as the most effective and understandable indicator of diatom conditions was presented as a potential assessment tool, with thresholds along the index scale to indicate narrative levels of condition (Excellent, Good, Fair, and Poor) that might be </w:t>
      </w:r>
      <w:r w:rsidR="0027468B">
        <w:t xml:space="preserve">adopted as indicators of aquatic life use attainment or of nutrient stressor intensities. </w:t>
      </w:r>
    </w:p>
    <w:p w14:paraId="6AB133F5" w14:textId="08846CF4" w:rsidR="0027468B" w:rsidRDefault="00A31FE8"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t>Task 4</w:t>
      </w:r>
      <w:r w:rsidR="0027468B">
        <w:t xml:space="preserve"> was answered by comparison of the state-specific IBI and component metrics to the nationally-derived IBI and component metrics (Carlisle et al. 2022). This comparison could inform assessors and biological scientists on the importance of the indicators at the two calibration scales (national and state). The initial premise was that the smaller state-wide scale would allow index calibration that was more responsive to stressors and diatom conditions in Wyoming than the national scale, that necessarily included streams, stressors, and diatoms that might not occur in Wyoming. </w:t>
      </w:r>
    </w:p>
    <w:p w14:paraId="7ADBE90D" w14:textId="71BAEE40" w:rsidR="0027468B" w:rsidRDefault="0027468B" w:rsidP="0027468B">
      <w:pPr>
        <w:pStyle w:val="Heading2"/>
      </w:pPr>
      <w:bookmarkStart w:id="19" w:name="_Toc104960184"/>
      <w:r>
        <w:t>Data Set</w:t>
      </w:r>
      <w:bookmarkEnd w:id="19"/>
    </w:p>
    <w:p w14:paraId="2B52FB8C" w14:textId="35BA2574" w:rsidR="003F3D7E" w:rsidRDefault="002B6310" w:rsidP="003F3D7E">
      <w:r>
        <w:t>The WDEQ d</w:t>
      </w:r>
      <w:r w:rsidR="00273F38">
        <w:t xml:space="preserve">ata were provided as </w:t>
      </w:r>
      <w:r>
        <w:t xml:space="preserve">Excel </w:t>
      </w:r>
      <w:r w:rsidR="0059366F">
        <w:t>spreadsheet</w:t>
      </w:r>
      <w:r w:rsidR="00273F38">
        <w:t xml:space="preserve"> files</w:t>
      </w:r>
      <w:r>
        <w:t xml:space="preserve"> that </w:t>
      </w:r>
      <w:r w:rsidR="00273F38">
        <w:t xml:space="preserve">included station metadata, </w:t>
      </w:r>
      <w:r>
        <w:t xml:space="preserve">diatom </w:t>
      </w:r>
      <w:r w:rsidR="00273F38">
        <w:t xml:space="preserve">raw data, </w:t>
      </w:r>
      <w:r w:rsidR="0059366F">
        <w:t xml:space="preserve">physical habitat data, </w:t>
      </w:r>
      <w:r>
        <w:t xml:space="preserve">diatom </w:t>
      </w:r>
      <w:r w:rsidR="0059366F">
        <w:t xml:space="preserve">taxa traits, </w:t>
      </w:r>
      <w:r w:rsidR="00273F38">
        <w:t xml:space="preserve">and chemistry data. </w:t>
      </w:r>
      <w:r w:rsidR="004805FC" w:rsidRPr="004805FC">
        <w:t xml:space="preserve">The water chemistry data included total phosphorus, total nitrogen, and </w:t>
      </w:r>
      <w:r w:rsidR="00B55BAF">
        <w:t xml:space="preserve">20 </w:t>
      </w:r>
      <w:r w:rsidR="004805FC" w:rsidRPr="004805FC">
        <w:t xml:space="preserve">additional </w:t>
      </w:r>
      <w:r w:rsidR="00B55BAF">
        <w:t>analytes that were recorded in more than 500 samples</w:t>
      </w:r>
      <w:r w:rsidR="004805FC" w:rsidRPr="004805FC">
        <w:t xml:space="preserve">. </w:t>
      </w:r>
      <w:r w:rsidR="00273F38">
        <w:t>There were 708 periphyton (diatom) samples from 495 unique sites, all sampled in years 2007 - 20</w:t>
      </w:r>
      <w:r w:rsidR="004805FC">
        <w:t>20</w:t>
      </w:r>
      <w:r w:rsidR="00273F38">
        <w:t xml:space="preserve">. When multiple samples were available at a site, the sample used in </w:t>
      </w:r>
      <w:r w:rsidR="00ED0816">
        <w:t xml:space="preserve">index calibration </w:t>
      </w:r>
      <w:r w:rsidR="00273F38">
        <w:t xml:space="preserve">analysis was identified as the primary of same-day duplicates (N = 79 duplicate sets) or the most complete or most recent sample of re-visited sites (N = 134 revisit samples). </w:t>
      </w:r>
      <w:r w:rsidR="000A6A81">
        <w:t xml:space="preserve">The reserved samples were used in </w:t>
      </w:r>
      <w:r w:rsidR="00224FD7">
        <w:t xml:space="preserve">metric and index </w:t>
      </w:r>
      <w:r w:rsidR="000A6A81">
        <w:t>precision analyses</w:t>
      </w:r>
      <w:r w:rsidR="00224FD7">
        <w:t>.</w:t>
      </w:r>
      <w:r w:rsidR="000A6A81">
        <w:t xml:space="preserve"> </w:t>
      </w:r>
      <w:r>
        <w:t>The U.S. EPA provided files of diatom taxa traits for the taxonomic harmonization analysis (</w:t>
      </w:r>
      <w:r w:rsidR="005572BC">
        <w:t>Attachment 1</w:t>
      </w:r>
      <w:r>
        <w:t>).</w:t>
      </w:r>
    </w:p>
    <w:p w14:paraId="4E304EB9" w14:textId="3B82ECE0" w:rsidR="00A61EE2" w:rsidRDefault="0059366F" w:rsidP="003F3D7E">
      <w:pPr>
        <w:pStyle w:val="BodyText"/>
      </w:pPr>
      <w:r>
        <w:t xml:space="preserve">WDEQ identified </w:t>
      </w:r>
      <w:r w:rsidR="003F3D7E">
        <w:t xml:space="preserve">152 </w:t>
      </w:r>
      <w:r>
        <w:t>r</w:t>
      </w:r>
      <w:r w:rsidR="003F3D7E">
        <w:t>eference sites</w:t>
      </w:r>
      <w:r>
        <w:t xml:space="preserve"> and </w:t>
      </w:r>
      <w:r w:rsidR="003F3D7E">
        <w:t xml:space="preserve">31 </w:t>
      </w:r>
      <w:r>
        <w:t>d</w:t>
      </w:r>
      <w:r w:rsidR="003F3D7E">
        <w:t>egraded sites</w:t>
      </w:r>
      <w:r>
        <w:t xml:space="preserve"> throughout Wyoming (Figure </w:t>
      </w:r>
      <w:r w:rsidR="00D654F3">
        <w:t>1</w:t>
      </w:r>
      <w:r>
        <w:t xml:space="preserve">). Disturbance designations were based on </w:t>
      </w:r>
      <w:r w:rsidRPr="00D361CA">
        <w:t>water chemistry, habitat conditions, and anthropogenic influences (Hargett 2011)</w:t>
      </w:r>
      <w:r>
        <w:t xml:space="preserve">. </w:t>
      </w:r>
      <w:r w:rsidR="00745963">
        <w:t xml:space="preserve">Least-disturbed reference sites were </w:t>
      </w:r>
      <w:r w:rsidR="00745963" w:rsidRPr="00762295">
        <w:t xml:space="preserve">identified based on whether water chemistry met numeric </w:t>
      </w:r>
      <w:r w:rsidR="00745963" w:rsidRPr="00762295">
        <w:lastRenderedPageBreak/>
        <w:t>in-stream aquatic life criteria (WDEQ 2007), and sites met applicable criteria in the evaluation of bed, bank and stream habitat conditions in addition to anthropogenic influence</w:t>
      </w:r>
      <w:r w:rsidR="00525C27" w:rsidRPr="00762295">
        <w:t xml:space="preserve">. </w:t>
      </w:r>
      <w:r w:rsidR="00762295" w:rsidRPr="00762295">
        <w:t>Degraded sites exceeded one or more numeric in-stream aquatic life criteria (WDEQ 2007), exceeded one or more maximum concentrations levels (MCLs) for nitrate-nitrogen (3.5 mg/L) or total phosphorus (1 mg/L) modified from Stoddard et al. (2005), were documented as possessing unstable bed and banks or habitat degradation, point-source discharges that exceed in-stream water quality criteria, appreciable flow augmentation or depletion, and/or appreciably affected by urbanization and stormwater discharges. Most degraded sites were located on reaches known to be partially or non-supportive of fisheries and/or other aquatic life uses (WDEQ 2007 and 2010).</w:t>
      </w:r>
    </w:p>
    <w:p w14:paraId="6728CD5B" w14:textId="5DF496AC" w:rsidR="003F3D7E" w:rsidRPr="00B55BAF" w:rsidRDefault="0059366F" w:rsidP="0059366F">
      <w:pPr>
        <w:pStyle w:val="BodyText"/>
      </w:pPr>
      <w:r>
        <w:t xml:space="preserve">Diatom </w:t>
      </w:r>
      <w:r w:rsidR="00762295">
        <w:t xml:space="preserve">field </w:t>
      </w:r>
      <w:r>
        <w:t xml:space="preserve">sampling protocols </w:t>
      </w:r>
      <w:r w:rsidR="00EF24E9">
        <w:t>are as detailed in the</w:t>
      </w:r>
      <w:r w:rsidR="0015272A">
        <w:t xml:space="preserve"> WDEQ Manual of Standard </w:t>
      </w:r>
      <w:r w:rsidR="001F0921">
        <w:t>Operating</w:t>
      </w:r>
      <w:r w:rsidR="0015272A">
        <w:t xml:space="preserve"> Procedures </w:t>
      </w:r>
      <w:r w:rsidR="00255D5C">
        <w:t>(WDEQ 2021)</w:t>
      </w:r>
      <w:r w:rsidR="001F0921">
        <w:t xml:space="preserve">. In brief, the field protocols include </w:t>
      </w:r>
      <w:r w:rsidR="00F6441C">
        <w:t xml:space="preserve">scrubbing </w:t>
      </w:r>
      <w:r w:rsidR="00E82D66">
        <w:t xml:space="preserve">periphyton from </w:t>
      </w:r>
      <w:r w:rsidR="00C0787D">
        <w:t xml:space="preserve">the </w:t>
      </w:r>
      <w:r w:rsidR="00E82D66" w:rsidRPr="00D654F3">
        <w:t xml:space="preserve">targeted habitat </w:t>
      </w:r>
      <w:r w:rsidR="00C0787D" w:rsidRPr="00D654F3">
        <w:t>representing</w:t>
      </w:r>
      <w:r w:rsidR="00E82D66" w:rsidRPr="00D654F3">
        <w:t xml:space="preserve"> the most common and stable habitat in the stream reach</w:t>
      </w:r>
      <w:r w:rsidR="00C0787D" w:rsidRPr="00D654F3">
        <w:t xml:space="preserve">. </w:t>
      </w:r>
      <w:r w:rsidR="00C0787D">
        <w:t xml:space="preserve">For riffle habitats, </w:t>
      </w:r>
      <w:r w:rsidR="00404499">
        <w:t xml:space="preserve">8 locations </w:t>
      </w:r>
      <w:r w:rsidR="00C0787D">
        <w:t xml:space="preserve">are randomly identified </w:t>
      </w:r>
      <w:r w:rsidR="00404499">
        <w:t xml:space="preserve">within the stream reach. At each location, </w:t>
      </w:r>
      <w:r w:rsidR="007C26A0">
        <w:t>cobbles representing approximately 10 cm</w:t>
      </w:r>
      <w:r w:rsidR="007C26A0" w:rsidRPr="00347D64">
        <w:rPr>
          <w:vertAlign w:val="superscript"/>
        </w:rPr>
        <w:t>2</w:t>
      </w:r>
      <w:r w:rsidR="007C26A0">
        <w:t xml:space="preserve"> are </w:t>
      </w:r>
      <w:r w:rsidR="00EE46A6">
        <w:t>scrubbed</w:t>
      </w:r>
      <w:r w:rsidR="00C0787D">
        <w:t xml:space="preserve">, scrubbed periphyton </w:t>
      </w:r>
      <w:r w:rsidR="00D91462">
        <w:t>is collected,</w:t>
      </w:r>
      <w:r w:rsidR="00EE46A6">
        <w:t xml:space="preserve"> and the scrubbed area is measured</w:t>
      </w:r>
      <w:r w:rsidR="00E82D66">
        <w:t xml:space="preserve">. </w:t>
      </w:r>
      <w:r w:rsidR="00CD5906">
        <w:t>All samples from the reach are composited and the composite sample is subsampled</w:t>
      </w:r>
      <w:r w:rsidR="00C35890">
        <w:t xml:space="preserve">. </w:t>
      </w:r>
      <w:r w:rsidR="003336FA">
        <w:t xml:space="preserve">Samples are preserved with </w:t>
      </w:r>
      <w:proofErr w:type="spellStart"/>
      <w:r w:rsidR="003336FA">
        <w:t>Lugol’s</w:t>
      </w:r>
      <w:proofErr w:type="spellEnd"/>
      <w:r w:rsidR="003336FA">
        <w:t xml:space="preserve"> solution and sent to the laboratory for analysis. </w:t>
      </w:r>
      <w:r w:rsidR="00B82149">
        <w:t xml:space="preserve">Diatom samples were identified </w:t>
      </w:r>
      <w:r w:rsidR="00B82149" w:rsidRPr="00347D64">
        <w:t xml:space="preserve">by </w:t>
      </w:r>
      <w:proofErr w:type="spellStart"/>
      <w:r w:rsidR="00B3568A">
        <w:t>Rhithron</w:t>
      </w:r>
      <w:proofErr w:type="spellEnd"/>
      <w:r w:rsidR="00B3568A">
        <w:t xml:space="preserve"> Associates</w:t>
      </w:r>
      <w:r w:rsidR="00B82149" w:rsidRPr="00347D64">
        <w:t xml:space="preserve">. Identification </w:t>
      </w:r>
      <w:r w:rsidR="00816BD8" w:rsidRPr="00347D64">
        <w:t xml:space="preserve">subsample size was </w:t>
      </w:r>
      <w:r w:rsidR="00C94ACB" w:rsidRPr="00347D64">
        <w:t>600 valve</w:t>
      </w:r>
      <w:r w:rsidR="00816BD8" w:rsidRPr="00347D64">
        <w:t xml:space="preserve">s, </w:t>
      </w:r>
      <w:r w:rsidR="00114F55" w:rsidRPr="00347D64">
        <w:t>counted along transects of prepared microscope slides</w:t>
      </w:r>
      <w:r w:rsidR="004E755F" w:rsidRPr="00347D64">
        <w:t xml:space="preserve">. </w:t>
      </w:r>
      <w:r w:rsidR="00C94ACB" w:rsidRPr="00347D64">
        <w:t xml:space="preserve"> </w:t>
      </w:r>
      <w:r>
        <w:t xml:space="preserve">There were 971 </w:t>
      </w:r>
      <w:r w:rsidR="00B852B6">
        <w:t xml:space="preserve">algae </w:t>
      </w:r>
      <w:r>
        <w:t>taxa listed in the raw tables. Of these, 86</w:t>
      </w:r>
      <w:r w:rsidR="00CC4B7F">
        <w:t>4</w:t>
      </w:r>
      <w:r>
        <w:t xml:space="preserve"> were diatoms and 107 were soft algae (which were not used in the project analysis). </w:t>
      </w:r>
      <w:r w:rsidR="003F3D7E" w:rsidRPr="00B55BAF">
        <w:t xml:space="preserve">637 diatom taxa </w:t>
      </w:r>
      <w:r w:rsidR="004805FC" w:rsidRPr="00B55BAF">
        <w:t xml:space="preserve">occurred </w:t>
      </w:r>
      <w:r w:rsidR="00B852B6">
        <w:t>at</w:t>
      </w:r>
      <w:r w:rsidR="003F3D7E" w:rsidRPr="00B55BAF">
        <w:t xml:space="preserve"> reference sites</w:t>
      </w:r>
      <w:r w:rsidR="004805FC" w:rsidRPr="00B55BAF">
        <w:t xml:space="preserve">. </w:t>
      </w:r>
    </w:p>
    <w:p w14:paraId="5DDFDF42" w14:textId="2CBCE5D2" w:rsidR="006C260B" w:rsidRDefault="006C260B" w:rsidP="004805F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r>
        <w:rPr>
          <w:noProof/>
        </w:rPr>
        <w:lastRenderedPageBreak/>
        <w:drawing>
          <wp:inline distT="0" distB="0" distL="0" distR="0" wp14:anchorId="280A26C4" wp14:editId="54C37875">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342A490A" w14:textId="626E7612" w:rsidR="003F3D7E" w:rsidRPr="008F45CA" w:rsidRDefault="004805FC" w:rsidP="004805FC">
      <w:pPr>
        <w:pStyle w:val="Caption"/>
        <w:rPr>
          <w:sz w:val="22"/>
          <w:szCs w:val="22"/>
        </w:rPr>
      </w:pPr>
      <w:bookmarkStart w:id="20" w:name="_Toc104959269"/>
      <w:r w:rsidRPr="008F45CA">
        <w:rPr>
          <w:sz w:val="22"/>
          <w:szCs w:val="22"/>
        </w:rPr>
        <w:t xml:space="preserve">Figure </w:t>
      </w:r>
      <w:r w:rsidR="00190C27" w:rsidRPr="008F45CA">
        <w:rPr>
          <w:sz w:val="22"/>
          <w:szCs w:val="22"/>
        </w:rPr>
        <w:fldChar w:fldCharType="begin"/>
      </w:r>
      <w:r w:rsidR="00190C27" w:rsidRPr="008F45CA">
        <w:rPr>
          <w:sz w:val="22"/>
          <w:szCs w:val="22"/>
        </w:rPr>
        <w:instrText xml:space="preserve"> SEQ Figure \* ARABIC </w:instrText>
      </w:r>
      <w:r w:rsidR="00190C27" w:rsidRPr="008F45CA">
        <w:rPr>
          <w:sz w:val="22"/>
          <w:szCs w:val="22"/>
        </w:rPr>
        <w:fldChar w:fldCharType="separate"/>
      </w:r>
      <w:r w:rsidR="00FE4DC4">
        <w:rPr>
          <w:noProof/>
          <w:sz w:val="22"/>
          <w:szCs w:val="22"/>
        </w:rPr>
        <w:t>1</w:t>
      </w:r>
      <w:r w:rsidR="00190C27" w:rsidRPr="008F45CA">
        <w:rPr>
          <w:noProof/>
          <w:sz w:val="22"/>
          <w:szCs w:val="22"/>
        </w:rPr>
        <w:fldChar w:fldCharType="end"/>
      </w:r>
      <w:r w:rsidRPr="008F45CA">
        <w:rPr>
          <w:sz w:val="22"/>
          <w:szCs w:val="22"/>
        </w:rPr>
        <w:t>. Diatom sites throughout Wyoming, marked by disturbance category and showing level 3 ecoregions (</w:t>
      </w:r>
      <w:r w:rsidR="00DB52B0" w:rsidRPr="008F45CA">
        <w:rPr>
          <w:sz w:val="22"/>
          <w:szCs w:val="22"/>
        </w:rPr>
        <w:t>Chapman 2004</w:t>
      </w:r>
      <w:r w:rsidRPr="008F45CA">
        <w:rPr>
          <w:sz w:val="22"/>
          <w:szCs w:val="22"/>
        </w:rPr>
        <w:t>).</w:t>
      </w:r>
      <w:bookmarkEnd w:id="20"/>
      <w:r w:rsidRPr="008F45CA">
        <w:rPr>
          <w:sz w:val="22"/>
          <w:szCs w:val="22"/>
        </w:rPr>
        <w:t xml:space="preserve"> </w:t>
      </w:r>
    </w:p>
    <w:p w14:paraId="3458DCFE" w14:textId="0259B99F" w:rsidR="003F3D7E" w:rsidRDefault="003F3D7E"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p>
    <w:p w14:paraId="01B9B2D6" w14:textId="77777777" w:rsidR="00B669E6" w:rsidRDefault="00B669E6" w:rsidP="00B669E6">
      <w:pPr>
        <w:pStyle w:val="Heading2"/>
      </w:pPr>
      <w:bookmarkStart w:id="21" w:name="_Toc104960185"/>
      <w:r>
        <w:t>GIS Analysis</w:t>
      </w:r>
      <w:bookmarkEnd w:id="21"/>
    </w:p>
    <w:p w14:paraId="4C0E7416" w14:textId="0FD34EF6" w:rsidR="00B669E6" w:rsidRDefault="00B669E6" w:rsidP="00B669E6">
      <w:r>
        <w:t xml:space="preserve">The sampled sites were analyzed in a Geographical Information System (GIS) to identify landscape features and characteristics that determine disturbance intensity or natural factors that could affect diatom </w:t>
      </w:r>
      <w:r w:rsidR="00B852B6">
        <w:t>responses</w:t>
      </w:r>
      <w:r>
        <w:t xml:space="preserve">. </w:t>
      </w:r>
      <w:r w:rsidRPr="002C62C5">
        <w:t>Th</w:t>
      </w:r>
      <w:r w:rsidR="00136127">
        <w:t>e analysis</w:t>
      </w:r>
      <w:r>
        <w:t xml:space="preserve"> </w:t>
      </w:r>
      <w:r w:rsidR="00136127">
        <w:t>integrated</w:t>
      </w:r>
      <w:r>
        <w:t xml:space="preserve"> information from the </w:t>
      </w:r>
      <w:r w:rsidRPr="00CF5D7F">
        <w:t>National Hydrography Dataset Plus version 2.1 (NHDPlusV2.1)</w:t>
      </w:r>
      <w:r>
        <w:t xml:space="preserve">. </w:t>
      </w:r>
      <w:r w:rsidR="00DC0D22">
        <w:t>V</w:t>
      </w:r>
      <w:r>
        <w:t xml:space="preserve">ariables were associated with site watershed and local catchments using the </w:t>
      </w:r>
      <w:proofErr w:type="spellStart"/>
      <w:r>
        <w:t>StreamCat</w:t>
      </w:r>
      <w:proofErr w:type="spellEnd"/>
      <w:r>
        <w:t xml:space="preserve"> database (Hill et al. 2016)</w:t>
      </w:r>
      <w:r w:rsidR="00FD447E">
        <w:rPr>
          <w:rStyle w:val="FootnoteReference"/>
        </w:rPr>
        <w:footnoteReference w:id="1"/>
      </w:r>
      <w:r>
        <w:t xml:space="preserve">. </w:t>
      </w:r>
      <w:r w:rsidR="00F10683">
        <w:t xml:space="preserve">The </w:t>
      </w:r>
      <w:r w:rsidR="0069038E">
        <w:t xml:space="preserve">landscape features derived from the GIS were used in </w:t>
      </w:r>
      <w:r w:rsidR="00C339AA">
        <w:t xml:space="preserve">classification and metric adjustment analyses as well as index </w:t>
      </w:r>
      <w:r w:rsidR="002C62C5">
        <w:t xml:space="preserve">correlations with stressors. </w:t>
      </w:r>
      <w:r w:rsidR="0069038E">
        <w:t xml:space="preserve"> </w:t>
      </w:r>
    </w:p>
    <w:p w14:paraId="4732C4EE" w14:textId="77777777" w:rsidR="00B669E6" w:rsidRDefault="00B669E6" w:rsidP="008B2141">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line="276" w:lineRule="auto"/>
      </w:pPr>
    </w:p>
    <w:p w14:paraId="39B01DEB" w14:textId="77777777" w:rsidR="00733E9B" w:rsidRDefault="00733E9B" w:rsidP="00733E9B">
      <w:pPr>
        <w:pStyle w:val="Heading1"/>
      </w:pPr>
      <w:bookmarkStart w:id="22" w:name="_Toc98241257"/>
      <w:bookmarkStart w:id="23" w:name="_Toc104960186"/>
      <w:r>
        <w:t>Methods</w:t>
      </w:r>
      <w:bookmarkEnd w:id="22"/>
      <w:bookmarkEnd w:id="23"/>
    </w:p>
    <w:p w14:paraId="3478A560" w14:textId="77777777" w:rsidR="00733E9B" w:rsidRDefault="00733E9B" w:rsidP="00733E9B">
      <w:pPr>
        <w:pStyle w:val="Heading2"/>
      </w:pPr>
      <w:bookmarkStart w:id="24" w:name="_Toc98241258"/>
      <w:bookmarkStart w:id="25" w:name="_Toc104960187"/>
      <w:r>
        <w:t>Taxa Traits and Harmonization</w:t>
      </w:r>
      <w:bookmarkEnd w:id="24"/>
      <w:bookmarkEnd w:id="25"/>
    </w:p>
    <w:p w14:paraId="136D2806" w14:textId="77777777" w:rsidR="00733E9B" w:rsidRDefault="00733E9B" w:rsidP="00733E9B">
      <w:pPr>
        <w:rPr>
          <w:szCs w:val="24"/>
        </w:rPr>
      </w:pPr>
      <w:r>
        <w:rPr>
          <w:szCs w:val="24"/>
        </w:rPr>
        <w:t xml:space="preserve">Diatom taxa are commonly renamed based on current and evolving knowledge of taxonomic characteristics and systematic associations. Taxa identified in earlier samples or using earlier identification resources might have an assigned name that no longer matches with current taxa lists because of name changes. The process of recognizing taxa synonyms and associating previous names with current names and traits is called harmonization. </w:t>
      </w:r>
      <w:r w:rsidRPr="00E3137F">
        <w:rPr>
          <w:szCs w:val="24"/>
        </w:rPr>
        <w:t xml:space="preserve">The harmonization of taxa identifications between </w:t>
      </w:r>
      <w:r>
        <w:rPr>
          <w:szCs w:val="24"/>
        </w:rPr>
        <w:t>disparate taxa lists</w:t>
      </w:r>
      <w:r w:rsidRPr="00E3137F">
        <w:rPr>
          <w:szCs w:val="24"/>
        </w:rPr>
        <w:t xml:space="preserve"> allow</w:t>
      </w:r>
      <w:r>
        <w:rPr>
          <w:szCs w:val="24"/>
        </w:rPr>
        <w:t>s</w:t>
      </w:r>
      <w:r w:rsidRPr="00E3137F">
        <w:rPr>
          <w:szCs w:val="24"/>
        </w:rPr>
        <w:t xml:space="preserve"> assignment of current and authoritative taxa traits </w:t>
      </w:r>
      <w:r>
        <w:rPr>
          <w:szCs w:val="24"/>
        </w:rPr>
        <w:t xml:space="preserve">that can then be associated with </w:t>
      </w:r>
      <w:r w:rsidRPr="00E3137F">
        <w:rPr>
          <w:szCs w:val="24"/>
        </w:rPr>
        <w:t xml:space="preserve">taxa identifications </w:t>
      </w:r>
      <w:r>
        <w:rPr>
          <w:szCs w:val="24"/>
        </w:rPr>
        <w:t>and</w:t>
      </w:r>
      <w:r w:rsidRPr="00E3137F">
        <w:rPr>
          <w:szCs w:val="24"/>
        </w:rPr>
        <w:t xml:space="preserve"> their synonyms</w:t>
      </w:r>
      <w:r>
        <w:rPr>
          <w:szCs w:val="24"/>
        </w:rPr>
        <w:t xml:space="preserve"> found in the WDEQ dataset</w:t>
      </w:r>
      <w:r w:rsidRPr="00E3137F">
        <w:rPr>
          <w:szCs w:val="24"/>
        </w:rPr>
        <w:t>.</w:t>
      </w:r>
      <w:r>
        <w:rPr>
          <w:szCs w:val="24"/>
        </w:rPr>
        <w:t xml:space="preserve"> </w:t>
      </w:r>
    </w:p>
    <w:p w14:paraId="5DA520FB" w14:textId="77777777" w:rsidR="00733E9B" w:rsidRDefault="00733E9B" w:rsidP="00733E9B">
      <w:pPr>
        <w:pStyle w:val="BodyText"/>
      </w:pPr>
      <w:r>
        <w:t>Diatom taxa were associated with traits based on three sources: 1) a binary trait database provided by the Diatoms of North America (DONA</w:t>
      </w:r>
      <w:r>
        <w:rPr>
          <w:rStyle w:val="FootnoteReference"/>
        </w:rPr>
        <w:footnoteReference w:id="2"/>
      </w:r>
      <w:r>
        <w:t>) workgroup (</w:t>
      </w:r>
      <w:r w:rsidRPr="00D05657">
        <w:t>Tyree et al. 2020)</w:t>
      </w:r>
      <w:r>
        <w:t xml:space="preserve">, 2) a traits database </w:t>
      </w:r>
      <w:r w:rsidRPr="00D05657">
        <w:t xml:space="preserve">compiled by Tetra Tech in 2015 </w:t>
      </w:r>
      <w:r>
        <w:t>from</w:t>
      </w:r>
      <w:r w:rsidRPr="00D05657">
        <w:t xml:space="preserve"> literature and regional studies (</w:t>
      </w:r>
      <w:proofErr w:type="spellStart"/>
      <w:r w:rsidRPr="00D05657">
        <w:t>Pot</w:t>
      </w:r>
      <w:r>
        <w:t>a</w:t>
      </w:r>
      <w:r w:rsidRPr="00D05657">
        <w:t>pova</w:t>
      </w:r>
      <w:proofErr w:type="spellEnd"/>
      <w:r w:rsidRPr="00D05657">
        <w:t xml:space="preserve"> et al. 2004, Stevenson and Wang 2001, Stevenson et al. 2008a, Porter et al. 2008, </w:t>
      </w:r>
      <w:proofErr w:type="spellStart"/>
      <w:r w:rsidRPr="00D05657">
        <w:t>Bahls</w:t>
      </w:r>
      <w:proofErr w:type="spellEnd"/>
      <w:r w:rsidRPr="00D05657">
        <w:t xml:space="preserve"> 1993, </w:t>
      </w:r>
      <w:proofErr w:type="spellStart"/>
      <w:r w:rsidRPr="00D05657">
        <w:t>Teply</w:t>
      </w:r>
      <w:proofErr w:type="spellEnd"/>
      <w:r w:rsidRPr="00D05657">
        <w:t xml:space="preserve"> and </w:t>
      </w:r>
      <w:proofErr w:type="spellStart"/>
      <w:r w:rsidRPr="00D05657">
        <w:t>Bahls</w:t>
      </w:r>
      <w:proofErr w:type="spellEnd"/>
      <w:r w:rsidRPr="00D05657">
        <w:t xml:space="preserve"> 2005, Kelly and Whitton 1995, van Dam et al. 1994)</w:t>
      </w:r>
      <w:r>
        <w:t xml:space="preserve"> and 3) traits from </w:t>
      </w:r>
      <w:r w:rsidRPr="00D05657">
        <w:t xml:space="preserve">the </w:t>
      </w:r>
      <w:r>
        <w:t>W</w:t>
      </w:r>
      <w:r w:rsidRPr="00D05657">
        <w:t>DEQ database, which were primarily based on van Dam et al. (1994).</w:t>
      </w:r>
      <w:r>
        <w:t xml:space="preserve"> </w:t>
      </w:r>
    </w:p>
    <w:p w14:paraId="22EF1CDE" w14:textId="77777777" w:rsidR="00733E9B" w:rsidRPr="00E3137F" w:rsidRDefault="00733E9B" w:rsidP="00733E9B">
      <w:pPr>
        <w:rPr>
          <w:szCs w:val="24"/>
        </w:rPr>
      </w:pPr>
      <w:r w:rsidRPr="00E3137F">
        <w:rPr>
          <w:szCs w:val="24"/>
        </w:rPr>
        <w:t xml:space="preserve">The </w:t>
      </w:r>
      <w:r>
        <w:rPr>
          <w:szCs w:val="24"/>
        </w:rPr>
        <w:t xml:space="preserve">taxonomic </w:t>
      </w:r>
      <w:r w:rsidRPr="00E3137F">
        <w:rPr>
          <w:szCs w:val="24"/>
        </w:rPr>
        <w:t xml:space="preserve">identifications </w:t>
      </w:r>
      <w:r>
        <w:rPr>
          <w:szCs w:val="24"/>
        </w:rPr>
        <w:t xml:space="preserve">provided by WDEQ </w:t>
      </w:r>
      <w:r w:rsidRPr="00E3137F">
        <w:rPr>
          <w:szCs w:val="24"/>
        </w:rPr>
        <w:t xml:space="preserve">were </w:t>
      </w:r>
      <w:r>
        <w:rPr>
          <w:szCs w:val="24"/>
        </w:rPr>
        <w:t xml:space="preserve">used </w:t>
      </w:r>
      <w:r w:rsidRPr="00E3137F">
        <w:rPr>
          <w:szCs w:val="24"/>
        </w:rPr>
        <w:t xml:space="preserve">as the final identification throughout the analysis. </w:t>
      </w:r>
      <w:r>
        <w:rPr>
          <w:szCs w:val="24"/>
        </w:rPr>
        <w:t>T</w:t>
      </w:r>
      <w:r w:rsidRPr="00E3137F">
        <w:rPr>
          <w:szCs w:val="24"/>
        </w:rPr>
        <w:t xml:space="preserve">he </w:t>
      </w:r>
      <w:r>
        <w:rPr>
          <w:szCs w:val="24"/>
        </w:rPr>
        <w:t>W</w:t>
      </w:r>
      <w:r w:rsidRPr="00E3137F">
        <w:rPr>
          <w:szCs w:val="24"/>
        </w:rPr>
        <w:t>DEQ taxa list was compared to the DONA taxa list and all exact matches were identified when the genus, species</w:t>
      </w:r>
      <w:r>
        <w:rPr>
          <w:szCs w:val="24"/>
        </w:rPr>
        <w:t>,</w:t>
      </w:r>
      <w:r w:rsidRPr="00E3137F">
        <w:rPr>
          <w:szCs w:val="24"/>
        </w:rPr>
        <w:t xml:space="preserve"> and variety (if variety was identified) were </w:t>
      </w:r>
      <w:r>
        <w:rPr>
          <w:szCs w:val="24"/>
        </w:rPr>
        <w:t>equal</w:t>
      </w:r>
      <w:r w:rsidRPr="00E3137F">
        <w:rPr>
          <w:szCs w:val="24"/>
        </w:rPr>
        <w:t xml:space="preserve"> between taxa lists.</w:t>
      </w:r>
      <w:r>
        <w:rPr>
          <w:szCs w:val="24"/>
        </w:rPr>
        <w:t xml:space="preserve"> The matching process was documented in project taxa lists by listing the matched taxa names with the original taxa name and recording a “Match Type” identifier. The Match Type was “Exact” when no synonyms or name modifications were required to associate taxa between lists. </w:t>
      </w:r>
      <w:r w:rsidRPr="00E3137F">
        <w:rPr>
          <w:szCs w:val="24"/>
        </w:rPr>
        <w:t xml:space="preserve">However, to align </w:t>
      </w:r>
      <w:r>
        <w:rPr>
          <w:szCs w:val="24"/>
        </w:rPr>
        <w:t>W</w:t>
      </w:r>
      <w:r w:rsidRPr="00E3137F">
        <w:rPr>
          <w:szCs w:val="24"/>
        </w:rPr>
        <w:t>DEQ taxonomy with current nomenclature and diatom traits tables, taxa were harmonized using information on taxa synonyms</w:t>
      </w:r>
      <w:r>
        <w:rPr>
          <w:szCs w:val="24"/>
        </w:rPr>
        <w:t xml:space="preserve"> found in multiple sources, as detailed below. </w:t>
      </w:r>
      <w:r w:rsidRPr="00E3137F">
        <w:rPr>
          <w:szCs w:val="24"/>
        </w:rPr>
        <w:t xml:space="preserve"> </w:t>
      </w:r>
    </w:p>
    <w:p w14:paraId="4A3348C4" w14:textId="77777777" w:rsidR="00733E9B" w:rsidRDefault="00733E9B" w:rsidP="00733E9B">
      <w:pPr>
        <w:pStyle w:val="BodyText"/>
      </w:pPr>
      <w:r w:rsidRPr="00E3137F">
        <w:rPr>
          <w:szCs w:val="24"/>
        </w:rPr>
        <w:t xml:space="preserve">The </w:t>
      </w:r>
      <w:r>
        <w:rPr>
          <w:szCs w:val="24"/>
        </w:rPr>
        <w:t xml:space="preserve">DONA </w:t>
      </w:r>
      <w:r w:rsidRPr="00E3137F">
        <w:rPr>
          <w:szCs w:val="24"/>
        </w:rPr>
        <w:t xml:space="preserve">traits data table was considered to have current and authoritative </w:t>
      </w:r>
      <w:r>
        <w:rPr>
          <w:szCs w:val="24"/>
        </w:rPr>
        <w:t xml:space="preserve">taxa </w:t>
      </w:r>
      <w:r w:rsidRPr="00E3137F">
        <w:rPr>
          <w:szCs w:val="24"/>
        </w:rPr>
        <w:t xml:space="preserve">identifications. </w:t>
      </w:r>
      <w:r>
        <w:rPr>
          <w:rFonts w:eastAsia="Calibri" w:cs="Calibri"/>
        </w:rPr>
        <w:t xml:space="preserve">However, </w:t>
      </w:r>
      <w:r>
        <w:t>DONA is not comprehensive, and several taxa are not included.  Additionally, although DONA continues to grow and improve over time, many older identifications did not use this resource.</w:t>
      </w:r>
      <w:r>
        <w:rPr>
          <w:rFonts w:eastAsia="Calibri" w:cs="Calibri"/>
        </w:rPr>
        <w:t xml:space="preserve">  </w:t>
      </w:r>
      <w:r>
        <w:t xml:space="preserve">Previous efforts to harmonize identifications completed by disparate monitoring programs required the creation of numerous “slash groups” to define species concepts within the datasets. Harmonization of diatom taxa with slash groups has been shown to strengthen assemblage relationships with total phosphorus by reducing dataset analyst noise (Lee et al 2019). One strategy for matching taxa between the original and traits taxa lists included consideration of the slash groups identified by Lee and others (2019). </w:t>
      </w:r>
    </w:p>
    <w:p w14:paraId="2C7B520F" w14:textId="77777777" w:rsidR="00733E9B" w:rsidRDefault="00733E9B" w:rsidP="00733E9B">
      <w:pPr>
        <w:pStyle w:val="BodyText"/>
      </w:pPr>
      <w:r>
        <w:t xml:space="preserve">Taxa synonyms and misspellings were investigated for taxa that did not have exact or slash group matches between the WDEQ, DONA, and Tetra Tech traits lists. For some taxa, synonyms were provided by WDEQ in a field called “Synonym of” in their master taxa list. Other synonyms were derived from the USGS </w:t>
      </w:r>
      <w:proofErr w:type="spellStart"/>
      <w:r>
        <w:t>BioData</w:t>
      </w:r>
      <w:proofErr w:type="spellEnd"/>
      <w:r>
        <w:t xml:space="preserve"> database</w:t>
      </w:r>
      <w:r>
        <w:rPr>
          <w:rStyle w:val="FootnoteReference"/>
        </w:rPr>
        <w:footnoteReference w:id="3"/>
      </w:r>
      <w:r>
        <w:t xml:space="preserve">, the DONA website, and other web sources, all of which were documented in the “Match Type” field. If no matches were identified through the slash groups and synonyms, the </w:t>
      </w:r>
      <w:r>
        <w:lastRenderedPageBreak/>
        <w:t xml:space="preserve">unmatched taxa were referred to taxonomic experts at EPA and DONA (see </w:t>
      </w:r>
      <w:r w:rsidRPr="00343111">
        <w:t>WYDiatomList4Harmonization.xlsx</w:t>
      </w:r>
      <w:r>
        <w:t xml:space="preserve">). Finally, if no matches were identified at species-level, then the genus-level identifications were matched to the traits table. </w:t>
      </w:r>
    </w:p>
    <w:p w14:paraId="1207CE89" w14:textId="77777777" w:rsidR="00733E9B" w:rsidRDefault="00733E9B" w:rsidP="00733E9B">
      <w:pPr>
        <w:pStyle w:val="Heading2"/>
      </w:pPr>
      <w:bookmarkStart w:id="26" w:name="_Toc98241256"/>
      <w:bookmarkStart w:id="27" w:name="_Toc104960188"/>
      <w:r>
        <w:t>GIS Analysis</w:t>
      </w:r>
      <w:bookmarkEnd w:id="26"/>
      <w:bookmarkEnd w:id="27"/>
    </w:p>
    <w:p w14:paraId="508B2361" w14:textId="77777777" w:rsidR="00733E9B" w:rsidRPr="00E3137F" w:rsidRDefault="00733E9B" w:rsidP="00733E9B">
      <w:pPr>
        <w:rPr>
          <w:szCs w:val="24"/>
        </w:rPr>
      </w:pPr>
      <w:r w:rsidRPr="00E3137F">
        <w:rPr>
          <w:szCs w:val="24"/>
        </w:rPr>
        <w:t xml:space="preserve">The sampled sites were analyzed in a Geographical Information System (GIS) to identify landscape features and characteristics that determine disturbance intensity or natural factors that could affect diatom sample results. The analysis integrated information from the National Hydrography Dataset Plus version 2.1 (NHDPlusV2.1). Variables were associated with site watershed and local catchments using the </w:t>
      </w:r>
      <w:proofErr w:type="spellStart"/>
      <w:r w:rsidRPr="00E3137F">
        <w:rPr>
          <w:szCs w:val="24"/>
        </w:rPr>
        <w:t>StreamCat</w:t>
      </w:r>
      <w:proofErr w:type="spellEnd"/>
      <w:r w:rsidRPr="00E3137F">
        <w:rPr>
          <w:szCs w:val="24"/>
        </w:rPr>
        <w:t xml:space="preserve"> database (Hill et al. 2016)</w:t>
      </w:r>
      <w:r w:rsidRPr="00E3137F">
        <w:rPr>
          <w:rStyle w:val="FootnoteReference"/>
          <w:szCs w:val="24"/>
        </w:rPr>
        <w:footnoteReference w:id="4"/>
      </w:r>
      <w:r w:rsidRPr="00E3137F">
        <w:rPr>
          <w:szCs w:val="24"/>
        </w:rPr>
        <w:t xml:space="preserve">. The landscape features derived from the GIS were used in classification and metric adjustment analyses as well as index correlations with stressors.  </w:t>
      </w:r>
    </w:p>
    <w:p w14:paraId="04D91044" w14:textId="77777777" w:rsidR="00733E9B" w:rsidRPr="00E3137F" w:rsidRDefault="00733E9B" w:rsidP="00733E9B">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120"/>
        <w:rPr>
          <w:szCs w:val="24"/>
        </w:rPr>
      </w:pPr>
      <w:r w:rsidRPr="00E3137F">
        <w:rPr>
          <w:szCs w:val="24"/>
        </w:rPr>
        <w:t xml:space="preserve">In brief, sites were mapped by their provided coordinates in ArcGIS </w:t>
      </w:r>
      <w:r w:rsidRPr="008059AA">
        <w:rPr>
          <w:szCs w:val="24"/>
        </w:rPr>
        <w:t xml:space="preserve">version 10.8 (ESRI 2019) and spatially joined to the nearest stream reach in the </w:t>
      </w:r>
      <w:proofErr w:type="spellStart"/>
      <w:r w:rsidRPr="008059AA">
        <w:rPr>
          <w:szCs w:val="24"/>
        </w:rPr>
        <w:t>NHDPlus</w:t>
      </w:r>
      <w:proofErr w:type="spellEnd"/>
      <w:r w:rsidRPr="008059AA">
        <w:rPr>
          <w:szCs w:val="24"/>
        </w:rPr>
        <w:t xml:space="preserve"> v2 medium resolution data set (Horizon Systems 2016). For sites where the description provided by the state did not match the GNIS name in the </w:t>
      </w:r>
      <w:proofErr w:type="spellStart"/>
      <w:r w:rsidRPr="008059AA">
        <w:rPr>
          <w:szCs w:val="24"/>
        </w:rPr>
        <w:t>NHDPlus</w:t>
      </w:r>
      <w:proofErr w:type="spellEnd"/>
      <w:r w:rsidRPr="008059AA">
        <w:rPr>
          <w:szCs w:val="24"/>
        </w:rPr>
        <w:t xml:space="preserve"> v2 dataset, direct inspection of the mapped location was used to determine the correct stream reach, uniquely identified in </w:t>
      </w:r>
      <w:proofErr w:type="spellStart"/>
      <w:r w:rsidRPr="008059AA">
        <w:rPr>
          <w:szCs w:val="24"/>
        </w:rPr>
        <w:t>NHDPlus</w:t>
      </w:r>
      <w:proofErr w:type="spellEnd"/>
      <w:r w:rsidRPr="008059AA">
        <w:rPr>
          <w:szCs w:val="24"/>
        </w:rPr>
        <w:t xml:space="preserve"> v2 by the COMID. To characterize land cover, variables derived from NLCD 2011 (Homer et al. 2015</w:t>
      </w:r>
      <w:r w:rsidRPr="00E3137F">
        <w:rPr>
          <w:szCs w:val="24"/>
        </w:rPr>
        <w:t>) were chosen to best represent the study time frame.</w:t>
      </w:r>
    </w:p>
    <w:p w14:paraId="576E9AE6" w14:textId="77777777" w:rsidR="00733E9B" w:rsidRDefault="00733E9B" w:rsidP="00733E9B">
      <w:pPr>
        <w:pStyle w:val="Heading2"/>
      </w:pPr>
      <w:bookmarkStart w:id="28" w:name="_Toc98241259"/>
      <w:bookmarkStart w:id="29" w:name="_Toc104960189"/>
      <w:r>
        <w:t>Diatom Metrics</w:t>
      </w:r>
      <w:bookmarkEnd w:id="28"/>
      <w:bookmarkEnd w:id="29"/>
    </w:p>
    <w:p w14:paraId="4939536E" w14:textId="56CA211F" w:rsidR="00733E9B" w:rsidRDefault="00733E9B" w:rsidP="00733E9B">
      <w:r>
        <w:t xml:space="preserve">Diatom metrics were calculated </w:t>
      </w:r>
      <w:ins w:id="30" w:author="Jessup, Benjamin" w:date="2022-06-24T07:37:00Z">
        <w:r w:rsidR="00DC5F94">
          <w:t xml:space="preserve">using R statistical software </w:t>
        </w:r>
        <w:r w:rsidR="00DC5F94">
          <w:t>and</w:t>
        </w:r>
      </w:ins>
      <w:del w:id="31" w:author="Jessup, Benjamin" w:date="2022-06-24T07:38:00Z">
        <w:r w:rsidDel="00B106D2">
          <w:delText>in</w:delText>
        </w:r>
      </w:del>
      <w:r>
        <w:t xml:space="preserve"> an Access database </w:t>
      </w:r>
      <w:del w:id="32" w:author="Jessup, Benjamin" w:date="2022-06-24T07:38:00Z">
        <w:r w:rsidDel="00B106D2">
          <w:delText xml:space="preserve">and </w:delText>
        </w:r>
      </w:del>
      <w:del w:id="33" w:author="Jessup, Benjamin" w:date="2022-06-24T07:37:00Z">
        <w:r w:rsidDel="00DC5F94">
          <w:delText xml:space="preserve">using R statistical software </w:delText>
        </w:r>
      </w:del>
      <w:r w:rsidRPr="00233F25">
        <w:t>(</w:t>
      </w:r>
      <w:r w:rsidRPr="00377941">
        <w:t xml:space="preserve">Attachment </w:t>
      </w:r>
      <w:del w:id="34" w:author="Jessup, Benjamin" w:date="2022-06-24T07:37:00Z">
        <w:r w:rsidRPr="00377941" w:rsidDel="00DC5F94">
          <w:delText>1</w:delText>
        </w:r>
      </w:del>
      <w:ins w:id="35" w:author="Jessup, Benjamin" w:date="2022-06-24T07:37:00Z">
        <w:r w:rsidR="00DC5F94">
          <w:t>2</w:t>
        </w:r>
      </w:ins>
      <w:r w:rsidRPr="00233F25">
        <w:t>)</w:t>
      </w:r>
      <w:r>
        <w:t xml:space="preserve">. For each of the DONA traits, taxa richness, relative richness, relative abundance metrics were calculated for each </w:t>
      </w:r>
      <w:r w:rsidRPr="00233F25">
        <w:t xml:space="preserve">sample </w:t>
      </w:r>
      <w:r>
        <w:t>using R code</w:t>
      </w:r>
      <w:r w:rsidRPr="004E6FD3">
        <w:t xml:space="preserve"> </w:t>
      </w:r>
      <w:r>
        <w:t>originally written by S. Spaulding of the USGS (2020)</w:t>
      </w:r>
      <w:r w:rsidRPr="00233F25">
        <w:t>.</w:t>
      </w:r>
      <w:r>
        <w:t xml:space="preserve"> Additional metrics were calculated for the DONA and Tetra Tech traits such as the weighted averages of trait values (</w:t>
      </w:r>
      <w:r w:rsidRPr="00377941">
        <w:t xml:space="preserve">Appendix </w:t>
      </w:r>
      <w:r w:rsidR="00377941">
        <w:t>A</w:t>
      </w:r>
      <w:r>
        <w:t xml:space="preserve">). The traits included eight categories, including biological condition, ion sensitivity, nutrient sensitivity, </w:t>
      </w:r>
      <w:proofErr w:type="spellStart"/>
      <w:r>
        <w:t>saprobity</w:t>
      </w:r>
      <w:proofErr w:type="spellEnd"/>
      <w:r>
        <w:t>, trophic status, moisture, oxygen sensitivity, and tolerance. All 394 metric calculations were based on unique harmonized taxa identifications within the samples. There was no exclusion of taxa or individuals due to lack of standardization or ambiguous redundancy.</w:t>
      </w:r>
    </w:p>
    <w:p w14:paraId="37426FB0" w14:textId="77777777" w:rsidR="00733E9B" w:rsidRDefault="00733E9B" w:rsidP="00733E9B">
      <w:pPr>
        <w:pStyle w:val="Heading2"/>
      </w:pPr>
      <w:bookmarkStart w:id="36" w:name="_Toc98241260"/>
      <w:bookmarkStart w:id="37" w:name="_Toc104960190"/>
      <w:r>
        <w:t>Site Classification</w:t>
      </w:r>
      <w:bookmarkEnd w:id="36"/>
      <w:bookmarkEnd w:id="37"/>
    </w:p>
    <w:p w14:paraId="0AC38CC8" w14:textId="77777777" w:rsidR="00733E9B" w:rsidRPr="006D03BC" w:rsidRDefault="00733E9B" w:rsidP="00733E9B">
      <w:pPr>
        <w:pStyle w:val="BodyText"/>
        <w:rPr>
          <w:rPrChange w:id="38" w:author="Jessup, Benjamin" w:date="2022-06-24T07:56:00Z">
            <w:rPr>
              <w:rFonts w:ascii="Times New Roman" w:hAnsi="Times New Roman"/>
              <w:szCs w:val="24"/>
            </w:rPr>
          </w:rPrChange>
        </w:rPr>
      </w:pPr>
      <w:r w:rsidRPr="006D03BC">
        <w:rPr>
          <w:rPrChange w:id="39" w:author="Jessup, Benjamin" w:date="2022-06-24T07:56:00Z">
            <w:rPr>
              <w:rFonts w:ascii="Times New Roman" w:hAnsi="Times New Roman"/>
              <w:szCs w:val="24"/>
            </w:rPr>
          </w:rPrChange>
        </w:rPr>
        <w:t xml:space="preserve">Site classification analyses </w:t>
      </w:r>
      <w:r>
        <w:t xml:space="preserve">for Wyoming diatom reference samples </w:t>
      </w:r>
      <w:r w:rsidRPr="006D03BC">
        <w:rPr>
          <w:rPrChange w:id="40" w:author="Jessup, Benjamin" w:date="2022-06-24T07:56:00Z">
            <w:rPr>
              <w:rFonts w:ascii="Times New Roman" w:hAnsi="Times New Roman"/>
              <w:szCs w:val="24"/>
            </w:rPr>
          </w:rPrChange>
        </w:rPr>
        <w:t xml:space="preserve">were performed to identify natural gradients in biological responses that introduce variability (noise) into IBIs that can confound the effect of human impacts on diatom responses (signal). Differences in diatom composition were compared to environmental variables, such as precipitation, geologic composition, elevation, and groundwater contribution for their effects on diatom composition among least degraded sites. The goal was to identify classes of sites that require development of unique sets of metrics, if more than one class was identified. </w:t>
      </w:r>
    </w:p>
    <w:p w14:paraId="0AFC7FF8" w14:textId="6BF86998" w:rsidR="00733E9B" w:rsidRDefault="00733E9B" w:rsidP="00733E9B">
      <w:r w:rsidRPr="006D03BC">
        <w:rPr>
          <w:rFonts w:ascii="Calibri" w:eastAsia="Times New Roman" w:hAnsi="Calibri" w:cs="Times New Roman"/>
          <w:rPrChange w:id="41" w:author="Jessup, Benjamin" w:date="2022-06-24T07:56:00Z">
            <w:rPr/>
          </w:rPrChange>
        </w:rPr>
        <w:t>The classification analyses evolved starting with exploratory taxa ordination analyses, progressing to d</w:t>
      </w:r>
      <w:r>
        <w:t xml:space="preserve">evelopment of a categorical site classification, then changing to individual metric adjustment initially using classification and regression trees (CART) and resolving using random forest analysis. The initial analyses were informative, leading to refinement of the subsequent analyses, but ultimately only the random forest analysis was applied. </w:t>
      </w:r>
      <w:r w:rsidRPr="00A36F86">
        <w:t>The</w:t>
      </w:r>
      <w:r>
        <w:t xml:space="preserve"> initial</w:t>
      </w:r>
      <w:r w:rsidRPr="00A36F86">
        <w:t xml:space="preserve"> methods </w:t>
      </w:r>
      <w:r>
        <w:t>we</w:t>
      </w:r>
      <w:r w:rsidRPr="00A36F86">
        <w:t>re exploratory and depend</w:t>
      </w:r>
      <w:r>
        <w:t>ed</w:t>
      </w:r>
      <w:r w:rsidRPr="00A36F86">
        <w:t xml:space="preserve"> on a </w:t>
      </w:r>
      <w:r>
        <w:t xml:space="preserve">multiple </w:t>
      </w:r>
      <w:r>
        <w:lastRenderedPageBreak/>
        <w:t>lines</w:t>
      </w:r>
      <w:r w:rsidRPr="00A36F86">
        <w:t xml:space="preserve"> of evidence and discussions with the </w:t>
      </w:r>
      <w:r>
        <w:t>W</w:t>
      </w:r>
      <w:r w:rsidRPr="00E1019D">
        <w:rPr>
          <w:rStyle w:val="Emphasis"/>
        </w:rPr>
        <w:t>DEQ</w:t>
      </w:r>
      <w:r w:rsidRPr="0018688B">
        <w:rPr>
          <w:i/>
          <w:iCs/>
        </w:rPr>
        <w:t xml:space="preserve"> </w:t>
      </w:r>
      <w:r w:rsidRPr="00A36F86">
        <w:t xml:space="preserve">to </w:t>
      </w:r>
      <w:r>
        <w:t>develop bio-geographically relevant</w:t>
      </w:r>
      <w:r w:rsidRPr="00A36F86">
        <w:t xml:space="preserve"> naturally distinct stream types.</w:t>
      </w:r>
      <w:r w:rsidRPr="00557D2D">
        <w:t xml:space="preserve"> </w:t>
      </w:r>
      <w:r>
        <w:t xml:space="preserve">Preliminary classification analyses are described in </w:t>
      </w:r>
      <w:r w:rsidRPr="00377941">
        <w:t xml:space="preserve">Appendix </w:t>
      </w:r>
      <w:r w:rsidR="00377941">
        <w:t>B</w:t>
      </w:r>
      <w:r>
        <w:t>.</w:t>
      </w:r>
    </w:p>
    <w:p w14:paraId="13C6001F" w14:textId="77777777" w:rsidR="00733E9B" w:rsidRDefault="00733E9B" w:rsidP="00733E9B">
      <w:r>
        <w:t xml:space="preserve">Instead of categorical site classification, which assumed that the samples would have relatively homogenous composition within groups of environmentally similar sites, the random forest analysis identified metric variation attributable to multiple environmental variables. To explore metric adjustments for natural variation, random forest analysis was initially applied to a large set of environmental variables. After the initial iterations, the variable list was reduced to those variables that were consistently important in the models generated for several metrics and over several iterations. By reducing the variable list, the application process was simplified, and the precision of the models was not substantially reduced. </w:t>
      </w:r>
    </w:p>
    <w:p w14:paraId="298BE094" w14:textId="77777777" w:rsidR="00733E9B" w:rsidRPr="000F4E76" w:rsidRDefault="00733E9B" w:rsidP="00733E9B">
      <w:pPr>
        <w:pStyle w:val="Heading2"/>
      </w:pPr>
      <w:bookmarkStart w:id="42" w:name="_Toc98241262"/>
      <w:bookmarkStart w:id="43" w:name="_Toc104960191"/>
      <w:r>
        <w:t>Metric Performance</w:t>
      </w:r>
      <w:bookmarkEnd w:id="42"/>
      <w:bookmarkEnd w:id="43"/>
    </w:p>
    <w:p w14:paraId="76335BB0" w14:textId="77777777" w:rsidR="00733E9B" w:rsidRDefault="00733E9B" w:rsidP="00733E9B">
      <w:r w:rsidRPr="005632FF">
        <w:t xml:space="preserve">The ability of each metric to distinguish between reference and </w:t>
      </w:r>
      <w:r>
        <w:t>degraded sites</w:t>
      </w:r>
      <w:r w:rsidRPr="005632FF">
        <w:t xml:space="preserve"> was measured as discrimination efficiency (DE) (Flotemersch et al. 2006, </w:t>
      </w:r>
      <w:proofErr w:type="spellStart"/>
      <w:r w:rsidRPr="005632FF">
        <w:t>Maxted</w:t>
      </w:r>
      <w:proofErr w:type="spellEnd"/>
      <w:r w:rsidRPr="005632FF">
        <w:t xml:space="preserve"> et al. 2000). DE was calculated as the percentage of metric scores in </w:t>
      </w:r>
      <w:r>
        <w:t>degraded</w:t>
      </w:r>
      <w:r w:rsidRPr="005632FF">
        <w:t xml:space="preserve"> sites that were </w:t>
      </w:r>
      <w:r>
        <w:t>more extreme</w:t>
      </w:r>
      <w:r w:rsidRPr="005632FF">
        <w:t xml:space="preserve"> than </w:t>
      </w:r>
      <w:r>
        <w:t>each</w:t>
      </w:r>
      <w:r w:rsidRPr="005632FF">
        <w:t xml:space="preserve"> quartile of those in the reference sites. For metrics with a pattern of decreasing value with increasing environmental stress, DE is the percentage of </w:t>
      </w:r>
      <w:r>
        <w:t>degraded</w:t>
      </w:r>
      <w:r w:rsidRPr="005632FF">
        <w:t xml:space="preserve"> values below the 25</w:t>
      </w:r>
      <w:r w:rsidRPr="005632FF">
        <w:rPr>
          <w:vertAlign w:val="superscript"/>
        </w:rPr>
        <w:t>th</w:t>
      </w:r>
      <w:r w:rsidRPr="005632FF">
        <w:t xml:space="preserve"> percentile of reference site values. For metrics that increase with increasing stress, DE is the percentage of </w:t>
      </w:r>
      <w:r>
        <w:t>degraded</w:t>
      </w:r>
      <w:r w:rsidRPr="005632FF">
        <w:t xml:space="preserve"> sites that have values higher than the 75</w:t>
      </w:r>
      <w:r w:rsidRPr="005632FF">
        <w:rPr>
          <w:vertAlign w:val="superscript"/>
        </w:rPr>
        <w:t>th</w:t>
      </w:r>
      <w:r w:rsidRPr="005632FF">
        <w:t xml:space="preserve"> percentile of reference values. DE can be visualized on box plots </w:t>
      </w:r>
      <w:r>
        <w:t xml:space="preserve">(Barbour et al. 1999) </w:t>
      </w:r>
      <w:r w:rsidRPr="005632FF">
        <w:t xml:space="preserve">of reference and </w:t>
      </w:r>
      <w:r>
        <w:t xml:space="preserve">degraded </w:t>
      </w:r>
      <w:r w:rsidRPr="005632FF">
        <w:t>metric or index values with the inter-quartile range plotted as the box (</w:t>
      </w:r>
      <w:r>
        <w:t>Figure __</w:t>
      </w:r>
      <w:r w:rsidRPr="005632FF">
        <w:t xml:space="preserve">). Higher DE denotes more frequent correct association of metric values with site </w:t>
      </w:r>
      <w:r>
        <w:t xml:space="preserve">disturbance </w:t>
      </w:r>
      <w:r w:rsidRPr="005632FF">
        <w:t xml:space="preserve">conditions. DE values ≤25% show no discriminatory ability in one direction. Metrics with DE values ≥ 50% were generally considered for inclusion in the index. However, metric selection was usually dependent on relative DE values within a metric category. </w:t>
      </w:r>
    </w:p>
    <w:p w14:paraId="2B516B8B" w14:textId="77777777" w:rsidR="00733E9B" w:rsidRPr="00945B20" w:rsidRDefault="00733E9B" w:rsidP="00733E9B">
      <w:r w:rsidRPr="00945B20">
        <w:t xml:space="preserve">The </w:t>
      </w:r>
      <w:r w:rsidRPr="00945B20">
        <w:rPr>
          <w:i/>
        </w:rPr>
        <w:t>Z</w:t>
      </w:r>
      <w:r w:rsidRPr="00945B20">
        <w:t xml:space="preserve">-score was a second measure of metric sensitivity to stress. It was calculated as the difference between mean reference and </w:t>
      </w:r>
      <w:r>
        <w:t>degraded</w:t>
      </w:r>
      <w:r w:rsidRPr="00945B20">
        <w:t xml:space="preserve"> metric or index values divided by the standard deviation of reference values. The </w:t>
      </w:r>
      <w:r w:rsidRPr="00945B20">
        <w:rPr>
          <w:i/>
        </w:rPr>
        <w:t>Z-</w:t>
      </w:r>
      <w:r w:rsidRPr="00945B20">
        <w:t>score is similar to Cohen’s D (</w:t>
      </w:r>
      <w:bookmarkStart w:id="44" w:name="_Hlk48715321"/>
      <w:r w:rsidRPr="00945B20">
        <w:t>Cohen 1992</w:t>
      </w:r>
      <w:bookmarkEnd w:id="44"/>
      <w:r w:rsidRPr="00945B20">
        <w:t xml:space="preserve">) and gives a combined measure of index sensitivity and precision. There is no absolute </w:t>
      </w:r>
      <w:r w:rsidRPr="00945B20">
        <w:rPr>
          <w:i/>
        </w:rPr>
        <w:t>Z</w:t>
      </w:r>
      <w:r w:rsidRPr="00945B20">
        <w:t xml:space="preserve">-score value that indicates adequate metric performance, but among metrics or indices, higher </w:t>
      </w:r>
      <w:r w:rsidRPr="00945B20">
        <w:rPr>
          <w:i/>
        </w:rPr>
        <w:t>Z</w:t>
      </w:r>
      <w:r w:rsidRPr="00945B20">
        <w:t xml:space="preserve">-scores suggest better separation of reference and </w:t>
      </w:r>
      <w:r>
        <w:t>degraded</w:t>
      </w:r>
      <w:r w:rsidRPr="00945B20">
        <w:t xml:space="preserve"> values. Cohen proposed that </w:t>
      </w:r>
      <w:r w:rsidRPr="00945B20">
        <w:rPr>
          <w:i/>
          <w:iCs/>
        </w:rPr>
        <w:t>Z</w:t>
      </w:r>
      <w:r w:rsidRPr="00945B20">
        <w:t xml:space="preserve"> values ≥ 0.80 indicated a “large” </w:t>
      </w:r>
      <w:r>
        <w:t xml:space="preserve">and preferred </w:t>
      </w:r>
      <w:r w:rsidRPr="00945B20">
        <w:t xml:space="preserve">effect. </w:t>
      </w:r>
    </w:p>
    <w:p w14:paraId="6D979008" w14:textId="77777777" w:rsidR="00733E9B" w:rsidRDefault="00733E9B" w:rsidP="00733E9B">
      <w:r w:rsidRPr="00945B20">
        <w:t xml:space="preserve">The DE and </w:t>
      </w:r>
      <w:r w:rsidRPr="00945B20">
        <w:rPr>
          <w:i/>
        </w:rPr>
        <w:t>Z</w:t>
      </w:r>
      <w:r w:rsidRPr="00945B20">
        <w:t xml:space="preserve">-scores summarize the difference in distributions at critical potential threshold levels and incorporate the precision of the reference distribution. The DE is an estimate of the percentage of correct impaired assessments and can be interpreted for management applications. </w:t>
      </w:r>
    </w:p>
    <w:p w14:paraId="6A7D6942" w14:textId="77777777" w:rsidR="00733E9B" w:rsidRDefault="00733E9B" w:rsidP="00733E9B"/>
    <w:p w14:paraId="683BE79C" w14:textId="77777777" w:rsidR="00733E9B" w:rsidRPr="00945B20" w:rsidRDefault="00733E9B" w:rsidP="00733E9B"/>
    <w:p w14:paraId="5D313552" w14:textId="77777777" w:rsidR="00733E9B" w:rsidRDefault="00733E9B" w:rsidP="00733E9B">
      <w:pPr>
        <w:keepNext/>
        <w:jc w:val="center"/>
      </w:pPr>
      <w:r w:rsidRPr="00817948">
        <w:rPr>
          <w:noProof/>
        </w:rPr>
        <w:lastRenderedPageBreak/>
        <w:drawing>
          <wp:inline distT="0" distB="0" distL="0" distR="0" wp14:anchorId="7675525D" wp14:editId="0DE5B75E">
            <wp:extent cx="3086100" cy="3526971"/>
            <wp:effectExtent l="0" t="0" r="0" b="0"/>
            <wp:docPr id="14" name="Picture 4" descr="Chart, box and whisker chart&#10;&#10;Description automatically generated">
              <a:extLst xmlns:a="http://schemas.openxmlformats.org/drawingml/2006/main">
                <a:ext uri="{FF2B5EF4-FFF2-40B4-BE49-F238E27FC236}">
                  <a16:creationId xmlns:a16="http://schemas.microsoft.com/office/drawing/2014/main" id="{C86D612A-BDF5-499C-AB70-0DB668897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a:extLst>
                        <a:ext uri="{FF2B5EF4-FFF2-40B4-BE49-F238E27FC236}">
                          <a16:creationId xmlns:a16="http://schemas.microsoft.com/office/drawing/2014/main" id="{C86D612A-BDF5-499C-AB70-0DB668897DD6}"/>
                        </a:ext>
                      </a:extLst>
                    </pic:cNvPr>
                    <pic:cNvPicPr>
                      <a:picLocks noChangeAspect="1"/>
                    </pic:cNvPicPr>
                  </pic:nvPicPr>
                  <pic:blipFill rotWithShape="1">
                    <a:blip r:embed="rId19">
                      <a:extLst>
                        <a:ext uri="{28A0092B-C50C-407E-A947-70E740481C1C}">
                          <a14:useLocalDpi xmlns:a14="http://schemas.microsoft.com/office/drawing/2010/main" val="0"/>
                        </a:ext>
                      </a:extLst>
                    </a:blip>
                    <a:srcRect l="32693" r="33653"/>
                    <a:stretch/>
                  </pic:blipFill>
                  <pic:spPr bwMode="auto">
                    <a:xfrm>
                      <a:off x="0" y="0"/>
                      <a:ext cx="3119870" cy="3565565"/>
                    </a:xfrm>
                    <a:prstGeom prst="rect">
                      <a:avLst/>
                    </a:prstGeom>
                    <a:ln>
                      <a:noFill/>
                    </a:ln>
                    <a:extLst>
                      <a:ext uri="{53640926-AAD7-44D8-BBD7-CCE9431645EC}">
                        <a14:shadowObscured xmlns:a14="http://schemas.microsoft.com/office/drawing/2010/main"/>
                      </a:ext>
                    </a:extLst>
                  </pic:spPr>
                </pic:pic>
              </a:graphicData>
            </a:graphic>
          </wp:inline>
        </w:drawing>
      </w:r>
    </w:p>
    <w:p w14:paraId="43D768F9" w14:textId="4AE729C3" w:rsidR="00733E9B" w:rsidRPr="00646AA9" w:rsidRDefault="00733E9B" w:rsidP="00733E9B">
      <w:pPr>
        <w:pStyle w:val="Caption"/>
        <w:rPr>
          <w:color w:val="FF0000"/>
          <w:szCs w:val="24"/>
        </w:rPr>
      </w:pPr>
      <w:bookmarkStart w:id="45" w:name="_Ref74727104"/>
      <w:bookmarkStart w:id="46" w:name="_Toc81978689"/>
      <w:bookmarkStart w:id="47" w:name="_Toc104959270"/>
      <w:r>
        <w:t xml:space="preserve">Figure </w:t>
      </w:r>
      <w:r w:rsidR="00164D98">
        <w:fldChar w:fldCharType="begin"/>
      </w:r>
      <w:r w:rsidR="00164D98">
        <w:instrText xml:space="preserve"> SEQ Figure \* ARABIC </w:instrText>
      </w:r>
      <w:r w:rsidR="00164D98">
        <w:fldChar w:fldCharType="separate"/>
      </w:r>
      <w:r w:rsidR="00FE4DC4">
        <w:rPr>
          <w:noProof/>
        </w:rPr>
        <w:t>2</w:t>
      </w:r>
      <w:r w:rsidR="00164D98">
        <w:rPr>
          <w:noProof/>
        </w:rPr>
        <w:fldChar w:fldCharType="end"/>
      </w:r>
      <w:bookmarkStart w:id="48" w:name="_Toc438542732"/>
      <w:bookmarkStart w:id="49" w:name="_Toc50541267"/>
      <w:bookmarkEnd w:id="45"/>
      <w:r>
        <w:t>.</w:t>
      </w:r>
      <w:r w:rsidRPr="00A00DBF">
        <w:t xml:space="preserve"> </w:t>
      </w:r>
      <w:r w:rsidRPr="00646AA9">
        <w:t xml:space="preserve">Box and whisker plot illustrating </w:t>
      </w:r>
      <w:r>
        <w:t xml:space="preserve">the percent nitrogen tolerant taxa </w:t>
      </w:r>
      <w:r w:rsidRPr="00646AA9">
        <w:t xml:space="preserve">metric </w:t>
      </w:r>
      <w:r>
        <w:t>distributions among disturbance categories. The metric</w:t>
      </w:r>
      <w:r w:rsidRPr="00646AA9">
        <w:t xml:space="preserve"> </w:t>
      </w:r>
      <w:r>
        <w:t>in</w:t>
      </w:r>
      <w:r w:rsidRPr="00646AA9">
        <w:t xml:space="preserve">creases with increasing stress and has a DE </w:t>
      </w:r>
      <w:r w:rsidRPr="004876F4">
        <w:t>slightly less than 75</w:t>
      </w:r>
      <w:r w:rsidRPr="00646AA9">
        <w:t>%</w:t>
      </w:r>
      <w:r>
        <w:t xml:space="preserve"> (estimating from the upper quartile of reference values compared to the distribution of degraded values)</w:t>
      </w:r>
      <w:r w:rsidRPr="00646AA9">
        <w:t>.</w:t>
      </w:r>
      <w:bookmarkEnd w:id="46"/>
      <w:bookmarkEnd w:id="48"/>
      <w:bookmarkEnd w:id="49"/>
      <w:r>
        <w:t xml:space="preserve"> Boxes show the intra-quartile ranges in each disturbance category.</w:t>
      </w:r>
      <w:bookmarkEnd w:id="47"/>
    </w:p>
    <w:p w14:paraId="39E2FEA9" w14:textId="77777777" w:rsidR="00733E9B" w:rsidRDefault="00733E9B" w:rsidP="00733E9B"/>
    <w:p w14:paraId="545069F1" w14:textId="77777777" w:rsidR="00733E9B" w:rsidRDefault="00733E9B" w:rsidP="00733E9B">
      <w:pPr>
        <w:pStyle w:val="Heading2"/>
      </w:pPr>
      <w:bookmarkStart w:id="50" w:name="_Toc98241261"/>
      <w:bookmarkStart w:id="51" w:name="_Toc104960192"/>
      <w:r>
        <w:t>Random Forest Metric Adjustment</w:t>
      </w:r>
      <w:bookmarkEnd w:id="50"/>
      <w:bookmarkEnd w:id="51"/>
    </w:p>
    <w:p w14:paraId="2BFD2682" w14:textId="6602B070" w:rsidR="00733E9B" w:rsidRPr="00960B30" w:rsidRDefault="00733E9B" w:rsidP="00733E9B">
      <w:r w:rsidRPr="009B1705">
        <w:t>Modelling diatom metrics at reference sites to account for natural gradients increases metric precision (decreases variation)</w:t>
      </w:r>
      <w:r>
        <w:t xml:space="preserve"> (Cao et al. 2017, Tang et al. 2016)</w:t>
      </w:r>
      <w:r w:rsidRPr="009B1705">
        <w:t xml:space="preserve">. Diatom communities are influenced by natural </w:t>
      </w:r>
      <w:r>
        <w:t>environmental variables</w:t>
      </w:r>
      <w:r w:rsidRPr="00960B30">
        <w:t xml:space="preserve"> including c</w:t>
      </w:r>
      <w:r w:rsidRPr="009B1705">
        <w:t>limate</w:t>
      </w:r>
      <w:r w:rsidRPr="00960B30">
        <w:t xml:space="preserve"> (e.g., </w:t>
      </w:r>
      <w:r w:rsidRPr="009B1705">
        <w:t>air temperature, precipitation</w:t>
      </w:r>
      <w:r w:rsidRPr="00960B30">
        <w:t>), l</w:t>
      </w:r>
      <w:r w:rsidRPr="009B1705">
        <w:t>ocation</w:t>
      </w:r>
      <w:r w:rsidRPr="00960B30">
        <w:t xml:space="preserve"> (e.g., </w:t>
      </w:r>
      <w:r w:rsidRPr="009B1705">
        <w:t>latitude, longitude, elevation, watershed area</w:t>
      </w:r>
      <w:r w:rsidRPr="00960B30">
        <w:t>), and g</w:t>
      </w:r>
      <w:r w:rsidRPr="009B1705">
        <w:t>eology</w:t>
      </w:r>
      <w:r w:rsidRPr="00960B30">
        <w:t xml:space="preserve"> (e.g., </w:t>
      </w:r>
      <w:r w:rsidRPr="009B1705">
        <w:t>predicted rock hardness, predicted conductivity</w:t>
      </w:r>
      <w:r w:rsidRPr="00960B30">
        <w:t xml:space="preserve">). Individual metric variability relative to natural conditions was evaluated using random forest analysis methods as described by Carlisle (2022). </w:t>
      </w:r>
      <w:r w:rsidR="00DA33D5">
        <w:t xml:space="preserve">Random forest analysis is </w:t>
      </w:r>
      <w:r w:rsidR="00FE5414">
        <w:t>reported</w:t>
      </w:r>
      <w:r w:rsidR="00DA33D5">
        <w:t xml:space="preserve"> </w:t>
      </w:r>
      <w:r w:rsidR="00BB5ED5">
        <w:t>in this section</w:t>
      </w:r>
      <w:r w:rsidR="00DA33D5">
        <w:t xml:space="preserve"> and described in </w:t>
      </w:r>
      <w:r w:rsidR="00BB5ED5">
        <w:t xml:space="preserve">an illustrated example in </w:t>
      </w:r>
      <w:r w:rsidR="00BB5ED5" w:rsidRPr="008F45CA">
        <w:t xml:space="preserve">Appendix </w:t>
      </w:r>
      <w:r w:rsidR="00377941">
        <w:t>C</w:t>
      </w:r>
      <w:r w:rsidR="00BB5ED5">
        <w:t xml:space="preserve">. </w:t>
      </w:r>
    </w:p>
    <w:p w14:paraId="29BB088B" w14:textId="77777777" w:rsidR="00733E9B" w:rsidRDefault="00733E9B" w:rsidP="00733E9B">
      <w:r>
        <w:t xml:space="preserve">Analysis steps included random forest prediction of metric values using a broad suite of natural environmental variables, repetition of the analysis using a refined set of factors that were shown to be important in the first step, selection of metrics to be adjusted based on the amount of variability explained in the models, application of the random forest model to predict metric values under natural conditions, and calculation of the observed metric value in comparison to the predicted metric value. The advantages of the random forest analysis over categorical site classification or CART analysis is that the RF accounts for all important variables at one time and can interpret </w:t>
      </w:r>
      <w:r w:rsidRPr="00344720">
        <w:t>step, sigmoidal, bimodal, asymptotic, linear, or no response relationships</w:t>
      </w:r>
      <w:r>
        <w:t xml:space="preserve">. This results in specific metric predictions for each site based on natural environmental variables observed at reference sites. </w:t>
      </w:r>
    </w:p>
    <w:p w14:paraId="074382A2" w14:textId="77777777" w:rsidR="00733E9B" w:rsidRDefault="00733E9B" w:rsidP="00733E9B">
      <w:r>
        <w:t xml:space="preserve">Using site coordinates and associated environmental variables derived from </w:t>
      </w:r>
      <w:proofErr w:type="spellStart"/>
      <w:r>
        <w:t>StreamCat</w:t>
      </w:r>
      <w:proofErr w:type="spellEnd"/>
      <w:r>
        <w:t xml:space="preserve"> and other sources, random forest (RF) models were constructed to predict metric values at reference sites using </w:t>
      </w:r>
      <w:r>
        <w:lastRenderedPageBreak/>
        <w:t xml:space="preserve">the </w:t>
      </w:r>
      <w:proofErr w:type="spellStart"/>
      <w:r>
        <w:t>randomForest</w:t>
      </w:r>
      <w:proofErr w:type="spellEnd"/>
      <w:r>
        <w:t xml:space="preserve"> package (</w:t>
      </w:r>
      <w:proofErr w:type="spellStart"/>
      <w:r>
        <w:t>Liaw</w:t>
      </w:r>
      <w:proofErr w:type="spellEnd"/>
      <w:r>
        <w:t xml:space="preserve"> and Wiener 2002) in R (R Core Team 2020). When the RF model explained </w:t>
      </w:r>
      <w:r>
        <w:rPr>
          <w:rFonts w:cstheme="minorHAnsi"/>
        </w:rPr>
        <w:t>≥</w:t>
      </w:r>
      <w:r>
        <w:t xml:space="preserve"> 20% of the metric variance, final RF models were built using a refined set of predictors that included only the most important environmental variables in each model. The 20% threshold was adopted from Carlisle et al. (2022), though Tang et al. (2016) used 10% as their threshold for diatom metric adjustment by RF.</w:t>
      </w:r>
      <w:r w:rsidRPr="00CC6162">
        <w:t xml:space="preserve"> </w:t>
      </w:r>
      <w:r>
        <w:t>Adjusted metrics were then calculated as residual values by predicting site-specific values based on the RF model and using the residual value (the original value minus the model-predicted value) as the new, adjusted metric value.</w:t>
      </w:r>
      <w:r w:rsidRPr="00AC3BD8">
        <w:t xml:space="preserve"> </w:t>
      </w:r>
    </w:p>
    <w:p w14:paraId="43F734ED" w14:textId="77777777" w:rsidR="00733E9B" w:rsidRDefault="00733E9B" w:rsidP="00733E9B">
      <w:pPr>
        <w:pStyle w:val="Heading2"/>
      </w:pPr>
      <w:bookmarkStart w:id="52" w:name="_Toc98241263"/>
      <w:bookmarkStart w:id="53" w:name="_Toc104960193"/>
      <w:r>
        <w:t>Metric Scoring</w:t>
      </w:r>
      <w:bookmarkEnd w:id="52"/>
      <w:bookmarkEnd w:id="53"/>
    </w:p>
    <w:p w14:paraId="7DB64B26" w14:textId="77777777" w:rsidR="00733E9B" w:rsidRDefault="00733E9B" w:rsidP="00733E9B">
      <w:r>
        <w:t>Both adjusted metric residuals and unadjusted metric values were standardized to a 100-point scale such that higher values represented better conditions. The metric standardization was an interpolation of metric values between the 5</w:t>
      </w:r>
      <w:r w:rsidRPr="00242A45">
        <w:rPr>
          <w:vertAlign w:val="superscript"/>
        </w:rPr>
        <w:t>th</w:t>
      </w:r>
      <w:r>
        <w:t xml:space="preserve"> and 95</w:t>
      </w:r>
      <w:r w:rsidRPr="00242A45">
        <w:rPr>
          <w:vertAlign w:val="superscript"/>
        </w:rPr>
        <w:t>th</w:t>
      </w:r>
      <w:r>
        <w:t xml:space="preserve"> percentiles of each metric distribution (</w:t>
      </w:r>
      <w:proofErr w:type="spellStart"/>
      <w:r>
        <w:t>Blocksom</w:t>
      </w:r>
      <w:proofErr w:type="spellEnd"/>
      <w:r>
        <w:t xml:space="preserve"> 2003). Values calculated as less than 0 or greater than 100 were truncated at 0 and 100. The standardization is the last step before combination in the index. It is applied to both raw metrics and adjusted metric residuals.</w:t>
      </w:r>
    </w:p>
    <w:p w14:paraId="556DF5F4" w14:textId="77777777" w:rsidR="00733E9B" w:rsidRDefault="00733E9B" w:rsidP="00733E9B">
      <w:pPr>
        <w:pStyle w:val="Heading2"/>
      </w:pPr>
      <w:bookmarkStart w:id="54" w:name="_Toc98241264"/>
      <w:bookmarkStart w:id="55" w:name="_Toc104960194"/>
      <w:r>
        <w:t>Index Compilation</w:t>
      </w:r>
      <w:bookmarkEnd w:id="54"/>
      <w:bookmarkEnd w:id="55"/>
    </w:p>
    <w:p w14:paraId="768162EF" w14:textId="77777777" w:rsidR="00733E9B" w:rsidRDefault="00733E9B" w:rsidP="00733E9B">
      <w:r>
        <w:t xml:space="preserve">The index development process tested numerous index trials for overall responsiveness to generalized and specific stressor gradients. Each index trial included up to seven diverse (representing multiple trait categories), responsive, and ecologically meaningful metrics at a time. In successive trials, metrics were iteratively substituted or removed until all possible subsets of metrics were tested. Seven metrics were used in index trials so that most of the eight metric categories could be represented, including biological condition, ion sensitivity, nutrient sensitivity, </w:t>
      </w:r>
      <w:proofErr w:type="spellStart"/>
      <w:r>
        <w:t>saprobity</w:t>
      </w:r>
      <w:proofErr w:type="spellEnd"/>
      <w:r>
        <w:t xml:space="preserve">, trophic status, moisture, oxygen sensitivity, and tolerance. Greater numbers of metrics do not necessarily improve index discrimination, can overburden hardware (RAM) limitations (Carlisle et al. 2022) and may increase the risk of model over-fitting. </w:t>
      </w:r>
    </w:p>
    <w:p w14:paraId="5CBD6E19" w14:textId="7294DB85" w:rsidR="00733E9B" w:rsidRDefault="00733E9B" w:rsidP="00733E9B">
      <w:r>
        <w:t>The value for each index trial was calculated by averaging the standardized metric scores for the included metrics. Each index trial was tested for responsiveness using the DE and Z-score as described for the individual metrics. Index trials were considered diverse if they included several types of metrics, both by trait category and by metric calculation type. Ecologically meaningful metrics were those that could be readily communicated and that responded in ways that could be explained relative to environmental stressors and conditions. Redundant metrics were avoided within each index trial by including only one metric of metric pairs that were correlated at Spearman |rho|&gt;0.8</w:t>
      </w:r>
      <w:r w:rsidR="00117F50">
        <w:t>0</w:t>
      </w:r>
      <w:r>
        <w:t xml:space="preserve">. </w:t>
      </w:r>
    </w:p>
    <w:p w14:paraId="6A3597E9" w14:textId="3923FC74" w:rsidR="00733E9B" w:rsidRPr="005A7F54" w:rsidRDefault="00733E9B" w:rsidP="00733E9B">
      <w:r>
        <w:t xml:space="preserve">There were several metrics that were candidate for inclusion in the index based on responsiveness to the generalized stressor gradient. </w:t>
      </w:r>
      <w:commentRangeStart w:id="56"/>
      <w:commentRangeStart w:id="57"/>
      <w:r>
        <w:t xml:space="preserve">The metric selection process included calculation of the </w:t>
      </w:r>
      <w:r w:rsidRPr="005A7F54">
        <w:t xml:space="preserve">DE and Z-score for each metric in each </w:t>
      </w:r>
      <w:r>
        <w:t xml:space="preserve">of the preliminary </w:t>
      </w:r>
      <w:r w:rsidRPr="005A7F54">
        <w:t>site class</w:t>
      </w:r>
      <w:r>
        <w:t xml:space="preserve">es (plains, mid-elevation, and high elevation, see </w:t>
      </w:r>
      <w:r w:rsidRPr="008F45CA">
        <w:t xml:space="preserve">Appendix </w:t>
      </w:r>
      <w:r w:rsidR="00377941">
        <w:t>D</w:t>
      </w:r>
      <w:r>
        <w:t>). The metrics were o</w:t>
      </w:r>
      <w:r w:rsidRPr="005A7F54">
        <w:t>rganized by trait type</w:t>
      </w:r>
      <w:r>
        <w:t xml:space="preserve"> and the most responsive metrics in each metric category and across the site classes were considered for index trials. </w:t>
      </w:r>
      <w:r w:rsidRPr="005A7F54">
        <w:t xml:space="preserve">If there were many strong and consistently responsive metrics, </w:t>
      </w:r>
      <w:r>
        <w:t xml:space="preserve">the metric selection was based on the relative </w:t>
      </w:r>
      <w:r w:rsidRPr="005A7F54">
        <w:t>strength of responses</w:t>
      </w:r>
      <w:r>
        <w:t>, m</w:t>
      </w:r>
      <w:r w:rsidRPr="00A90CAF">
        <w:t xml:space="preserve">etric format (e.g., </w:t>
      </w:r>
      <w:r>
        <w:t>the percent of taxa metrics were preferred over number of taxa</w:t>
      </w:r>
      <w:r w:rsidRPr="00A90CAF">
        <w:t>)</w:t>
      </w:r>
      <w:r>
        <w:t xml:space="preserve">, and metric </w:t>
      </w:r>
      <w:r w:rsidRPr="005A7F54">
        <w:t>transparency (rational response mechanism</w:t>
      </w:r>
      <w:r>
        <w:t>s</w:t>
      </w:r>
      <w:r w:rsidRPr="005A7F54">
        <w:t xml:space="preserve"> and uncomplicated calculation)</w:t>
      </w:r>
      <w:r>
        <w:t xml:space="preserve">. </w:t>
      </w:r>
      <w:commentRangeEnd w:id="56"/>
      <w:r>
        <w:rPr>
          <w:rStyle w:val="CommentReference"/>
          <w:rFonts w:ascii="Times New Roman" w:hAnsi="Times New Roman"/>
        </w:rPr>
        <w:commentReference w:id="56"/>
      </w:r>
      <w:commentRangeEnd w:id="57"/>
      <w:r>
        <w:rPr>
          <w:rStyle w:val="CommentReference"/>
          <w:rFonts w:ascii="Times New Roman" w:hAnsi="Times New Roman"/>
        </w:rPr>
        <w:commentReference w:id="57"/>
      </w:r>
    </w:p>
    <w:p w14:paraId="2511B5E4" w14:textId="50851D8A" w:rsidR="00733E9B" w:rsidRDefault="00733E9B" w:rsidP="00733E9B">
      <w:r>
        <w:t xml:space="preserve">To find metric combinations that resulted in responsive index options, an iterative code was run that combined and evaluated all possible sets of selected metrics limited to </w:t>
      </w:r>
      <w:ins w:id="58" w:author="Jessup, Benjamin" w:date="2022-05-31T07:06:00Z">
        <w:r w:rsidR="00723C4F">
          <w:t xml:space="preserve">six or </w:t>
        </w:r>
      </w:ins>
      <w:r>
        <w:t xml:space="preserve">seven metrics per set. Metric combinations were randomly determined, and enough combinations were tested to ensure that </w:t>
      </w:r>
      <w:r>
        <w:lastRenderedPageBreak/>
        <w:t xml:space="preserve">every possible combination was included. For the randomization, all available data were used. For sites with more than one sample, the randomized datasets chose a sample at random from among those available at the site. This method accounts for the variation that occurred between samples taken at the sites at different times. The combinations were run on four randomized training data sets and the average DE of each index across the four data sets was calculated. The indices that performed best when evaluated with the DE were correlated with individual stressors.  </w:t>
      </w:r>
    </w:p>
    <w:p w14:paraId="337BA30D" w14:textId="77777777" w:rsidR="00733E9B" w:rsidRDefault="00733E9B" w:rsidP="00733E9B">
      <w:pPr>
        <w:pStyle w:val="Heading2"/>
      </w:pPr>
      <w:bookmarkStart w:id="59" w:name="_Toc104960195"/>
      <w:r>
        <w:t>Precision Analysis</w:t>
      </w:r>
      <w:bookmarkEnd w:id="59"/>
    </w:p>
    <w:p w14:paraId="292AFE8B" w14:textId="04BC3A6E" w:rsidR="00733E9B" w:rsidRPr="00731DF2" w:rsidRDefault="00733E9B" w:rsidP="00733E9B">
      <w:r w:rsidRPr="00731DF2">
        <w:t xml:space="preserve">Precision of repeated measures for metrics and the index can indicate performance and inform application. Precision </w:t>
      </w:r>
      <w:r w:rsidR="00AE10EF">
        <w:t xml:space="preserve">for the final metrics and index </w:t>
      </w:r>
      <w:r w:rsidRPr="00731DF2">
        <w:t xml:space="preserve">was analyzed as the coefficient of variation (CV) of sample sets that were collected at the same site on the same day. This characterizes the metric and index precision attributable to sampling protocol. A low CV (~ &lt; 30) would indicate a precise metric. Metrics with CVs near and greater than 100 are imprecise and might contribute to variable index results. </w:t>
      </w:r>
    </w:p>
    <w:p w14:paraId="7173E5A5" w14:textId="05303A7C" w:rsidR="00733E9B" w:rsidRPr="00731DF2" w:rsidRDefault="00733E9B" w:rsidP="00733E9B">
      <w:r w:rsidRPr="00731DF2">
        <w:t>From an ANOVA using a replicate set identifier as the grouping variable and metrics as dependent variables, the Root Mean Squared Error (RMSE) was derived as an estimate of the standard deviation of each metric or index.  The RMSE was standardized to the replicate sample mean to give the coefficient of variability (CV), which is comparable among metrics. Low CVs (e.g., &lt;30%) would indicate high precision for a metric and if included in an index might contribute to a precise index.  Conversely, high CVs (e.g., &gt;75%) could contribute to more variability in an index. The index 90% confidence interval was calculated as 1.645 * RMSE. Metric precision statistics were calculated for all replicate samples in the data set (not separately by site class). Index precision was calculated using the same methods.</w:t>
      </w:r>
    </w:p>
    <w:p w14:paraId="063DF244" w14:textId="77777777" w:rsidR="00733E9B" w:rsidRDefault="00733E9B" w:rsidP="00E033D1">
      <w:pPr>
        <w:pStyle w:val="Heading2"/>
      </w:pPr>
      <w:bookmarkStart w:id="60" w:name="_Toc104960196"/>
      <w:r>
        <w:t>Index Interpretation and Application</w:t>
      </w:r>
      <w:bookmarkEnd w:id="60"/>
    </w:p>
    <w:p w14:paraId="1183CFFB" w14:textId="2A723DF7" w:rsidR="00733E9B" w:rsidRDefault="00733E9B" w:rsidP="00733E9B">
      <w:commentRangeStart w:id="61"/>
      <w:commentRangeStart w:id="62"/>
      <w:r>
        <w:t xml:space="preserve">The nationally calibrated </w:t>
      </w:r>
      <w:del w:id="63" w:author="Jessup, Benjamin" w:date="2022-05-31T09:39:00Z">
        <w:r w:rsidDel="00401074">
          <w:delText xml:space="preserve">model </w:delText>
        </w:r>
      </w:del>
      <w:ins w:id="64" w:author="Jessup, Benjamin" w:date="2022-05-31T09:39:00Z">
        <w:r w:rsidR="00401074">
          <w:t>multi</w:t>
        </w:r>
      </w:ins>
      <w:ins w:id="65" w:author="Jessup, Benjamin" w:date="2022-05-31T09:40:00Z">
        <w:r w:rsidR="00401074">
          <w:t>-</w:t>
        </w:r>
      </w:ins>
      <w:ins w:id="66" w:author="Jessup, Benjamin" w:date="2022-05-31T09:39:00Z">
        <w:r w:rsidR="00401074">
          <w:t xml:space="preserve">metric index (MMI) </w:t>
        </w:r>
      </w:ins>
      <w:r>
        <w:t>of Carlisle et al. (2022) was calculated as detailed in the paper and website</w:t>
      </w:r>
      <w:r>
        <w:rPr>
          <w:rStyle w:val="FootnoteReference"/>
        </w:rPr>
        <w:footnoteReference w:id="5"/>
      </w:r>
      <w:r>
        <w:t xml:space="preserve">. This index has 4-5 metrics, depending on site location in the Plains or the West site class. The national </w:t>
      </w:r>
      <w:del w:id="67" w:author="Jessup, Benjamin" w:date="2022-05-31T09:40:00Z">
        <w:r w:rsidDel="00401074">
          <w:delText>index was compared to the WY statewide index</w:delText>
        </w:r>
      </w:del>
      <w:ins w:id="68" w:author="Jessup, Benjamin" w:date="2022-05-31T09:40:00Z">
        <w:r w:rsidR="00401074">
          <w:t>MMI was compared among the disturbance categories and site types in</w:t>
        </w:r>
      </w:ins>
      <w:ins w:id="69" w:author="Jessup, Benjamin" w:date="2022-05-31T09:41:00Z">
        <w:r w:rsidR="00401074">
          <w:t xml:space="preserve"> the Wyoming data set</w:t>
        </w:r>
      </w:ins>
      <w:r>
        <w:t>.</w:t>
      </w:r>
      <w:commentRangeEnd w:id="61"/>
      <w:r>
        <w:rPr>
          <w:rStyle w:val="CommentReference"/>
          <w:rFonts w:ascii="Times New Roman" w:hAnsi="Times New Roman"/>
        </w:rPr>
        <w:commentReference w:id="61"/>
      </w:r>
      <w:commentRangeEnd w:id="62"/>
      <w:ins w:id="70" w:author="Jessup, Benjamin" w:date="2022-05-31T09:41:00Z">
        <w:r w:rsidR="00401074">
          <w:t xml:space="preserve"> The nationally-calibrated MMI was expected to </w:t>
        </w:r>
      </w:ins>
      <w:ins w:id="71" w:author="Jessup, Benjamin" w:date="2022-06-01T07:24:00Z">
        <w:r w:rsidR="008F45CA">
          <w:t xml:space="preserve">be </w:t>
        </w:r>
      </w:ins>
      <w:ins w:id="72" w:author="Jessup, Benjamin" w:date="2022-05-31T09:42:00Z">
        <w:r w:rsidR="00401074">
          <w:t xml:space="preserve">less discriminating of disturbance compared to an index calibrated specifically for Wyoming streams. </w:t>
        </w:r>
      </w:ins>
      <w:ins w:id="73" w:author="Jessup, Benjamin" w:date="2022-05-31T09:41:00Z">
        <w:r w:rsidR="00401074">
          <w:t xml:space="preserve"> </w:t>
        </w:r>
      </w:ins>
      <w:r>
        <w:rPr>
          <w:rStyle w:val="CommentReference"/>
          <w:rFonts w:ascii="Times New Roman" w:hAnsi="Times New Roman"/>
        </w:rPr>
        <w:commentReference w:id="62"/>
      </w:r>
    </w:p>
    <w:p w14:paraId="08CE8948" w14:textId="77777777" w:rsidR="00733E9B" w:rsidRPr="00522AE7" w:rsidRDefault="00733E9B" w:rsidP="00733E9B"/>
    <w:p w14:paraId="41BBF6CF" w14:textId="77777777" w:rsidR="00A63C60" w:rsidRDefault="00A63C60">
      <w:pPr>
        <w:rPr>
          <w:shd w:val="clear" w:color="auto" w:fill="FFFFFF"/>
        </w:rPr>
      </w:pPr>
      <w:r>
        <w:rPr>
          <w:shd w:val="clear" w:color="auto" w:fill="FFFFFF"/>
        </w:rPr>
        <w:br w:type="page"/>
      </w:r>
    </w:p>
    <w:p w14:paraId="19420BEB" w14:textId="77777777" w:rsidR="00A63C60" w:rsidRDefault="00A63C60" w:rsidP="00E033D1">
      <w:pPr>
        <w:pStyle w:val="Heading1"/>
        <w:rPr>
          <w:shd w:val="clear" w:color="auto" w:fill="FFFFFF"/>
        </w:rPr>
      </w:pPr>
      <w:bookmarkStart w:id="74" w:name="_Toc104960197"/>
      <w:r>
        <w:rPr>
          <w:shd w:val="clear" w:color="auto" w:fill="FFFFFF"/>
        </w:rPr>
        <w:lastRenderedPageBreak/>
        <w:t>Results</w:t>
      </w:r>
      <w:bookmarkEnd w:id="74"/>
    </w:p>
    <w:p w14:paraId="260F8C50" w14:textId="77777777" w:rsidR="0063593D" w:rsidRDefault="0063593D" w:rsidP="00CC4B7F">
      <w:bookmarkStart w:id="75" w:name="_Toc98241267"/>
    </w:p>
    <w:p w14:paraId="044A34DF" w14:textId="7232E888" w:rsidR="0063593D" w:rsidRDefault="0063593D" w:rsidP="0063593D">
      <w:pPr>
        <w:pStyle w:val="Heading2"/>
      </w:pPr>
      <w:bookmarkStart w:id="76" w:name="_Toc104960198"/>
      <w:r>
        <w:t>Diatom Taxa Harmonization</w:t>
      </w:r>
      <w:bookmarkEnd w:id="75"/>
      <w:bookmarkEnd w:id="76"/>
    </w:p>
    <w:p w14:paraId="460F662D" w14:textId="2AA1BB37" w:rsidR="0063593D" w:rsidRDefault="0063593D" w:rsidP="0063593D">
      <w:r>
        <w:t xml:space="preserve">The WDEQ taxa list was derived from </w:t>
      </w:r>
      <w:r w:rsidRPr="00E651FC">
        <w:t xml:space="preserve">708 </w:t>
      </w:r>
      <w:r>
        <w:t xml:space="preserve">diatom </w:t>
      </w:r>
      <w:r w:rsidRPr="00E651FC">
        <w:t xml:space="preserve">samples from 495 </w:t>
      </w:r>
      <w:r>
        <w:t xml:space="preserve">stream </w:t>
      </w:r>
      <w:r w:rsidRPr="00E651FC">
        <w:t>sites</w:t>
      </w:r>
      <w:r>
        <w:t xml:space="preserve">. The list included </w:t>
      </w:r>
      <w:r w:rsidRPr="00343111">
        <w:t>8</w:t>
      </w:r>
      <w:r>
        <w:t>6</w:t>
      </w:r>
      <w:r w:rsidR="00CC4B7F">
        <w:t>4</w:t>
      </w:r>
      <w:r w:rsidRPr="00343111">
        <w:t xml:space="preserve"> diatom taxa</w:t>
      </w:r>
      <w:r>
        <w:t xml:space="preserve"> and 107 soft algae taxa. Soft algae were not used in the current project and they were not considered in </w:t>
      </w:r>
      <w:proofErr w:type="spellStart"/>
      <w:r>
        <w:t>taxa</w:t>
      </w:r>
      <w:proofErr w:type="spellEnd"/>
      <w:r>
        <w:t xml:space="preserve"> harmonization. Of the 86</w:t>
      </w:r>
      <w:r w:rsidR="00632D6E">
        <w:t>4</w:t>
      </w:r>
      <w:r>
        <w:t xml:space="preserve"> diatom taxa, </w:t>
      </w:r>
      <w:r w:rsidRPr="00343111">
        <w:t>70</w:t>
      </w:r>
      <w:r>
        <w:t>2</w:t>
      </w:r>
      <w:r w:rsidRPr="00343111">
        <w:t xml:space="preserve"> </w:t>
      </w:r>
      <w:r>
        <w:t xml:space="preserve">(81%) had </w:t>
      </w:r>
      <w:r w:rsidRPr="00343111">
        <w:t xml:space="preserve">exact matches to the </w:t>
      </w:r>
      <w:r>
        <w:t>DONA</w:t>
      </w:r>
      <w:r w:rsidRPr="00343111">
        <w:t xml:space="preserve"> database</w:t>
      </w:r>
      <w:r>
        <w:t xml:space="preserve"> and 723 (84%) had </w:t>
      </w:r>
      <w:r w:rsidRPr="00343111">
        <w:t xml:space="preserve">exact matches to the </w:t>
      </w:r>
      <w:r>
        <w:t>Tetra Tech</w:t>
      </w:r>
      <w:r w:rsidRPr="00343111">
        <w:t xml:space="preserve"> database</w:t>
      </w:r>
      <w:r>
        <w:t xml:space="preserve">. Overall, there were more taxa matched to the DONA data set at the species level than matched to the Tetra Tech database (Table </w:t>
      </w:r>
      <w:del w:id="77" w:author="Jessup, Benjamin" w:date="2022-05-31T07:27:00Z">
        <w:r w:rsidDel="00AC32D4">
          <w:delText xml:space="preserve">__). </w:delText>
        </w:r>
      </w:del>
      <w:ins w:id="78" w:author="Jessup, Benjamin" w:date="2022-05-31T07:27:00Z">
        <w:r w:rsidR="00AC32D4">
          <w:t xml:space="preserve">1). </w:t>
        </w:r>
      </w:ins>
    </w:p>
    <w:p w14:paraId="1AA89AE7" w14:textId="77777777" w:rsidR="00A409E7" w:rsidRDefault="00A409E7" w:rsidP="0063593D"/>
    <w:p w14:paraId="3C9CF988" w14:textId="37719118" w:rsidR="008D2F1E" w:rsidRPr="00E62B6F" w:rsidRDefault="008D2F1E" w:rsidP="008D2F1E">
      <w:pPr>
        <w:pStyle w:val="Caption"/>
        <w:keepNext/>
        <w:rPr>
          <w:sz w:val="22"/>
          <w:szCs w:val="22"/>
        </w:rPr>
      </w:pPr>
      <w:bookmarkStart w:id="79" w:name="_Toc104959166"/>
      <w:r w:rsidRPr="00E62B6F">
        <w:rPr>
          <w:sz w:val="22"/>
          <w:szCs w:val="22"/>
        </w:rPr>
        <w:t xml:space="preserve">Table </w:t>
      </w:r>
      <w:r w:rsidRPr="00E62B6F">
        <w:rPr>
          <w:sz w:val="22"/>
          <w:szCs w:val="22"/>
        </w:rPr>
        <w:fldChar w:fldCharType="begin"/>
      </w:r>
      <w:r w:rsidRPr="00E62B6F">
        <w:rPr>
          <w:sz w:val="22"/>
          <w:szCs w:val="22"/>
        </w:rPr>
        <w:instrText xml:space="preserve"> SEQ Table \* ARABIC </w:instrText>
      </w:r>
      <w:r w:rsidRPr="00E62B6F">
        <w:rPr>
          <w:sz w:val="22"/>
          <w:szCs w:val="22"/>
        </w:rPr>
        <w:fldChar w:fldCharType="separate"/>
      </w:r>
      <w:r w:rsidR="00FE4DC4">
        <w:rPr>
          <w:noProof/>
          <w:sz w:val="22"/>
          <w:szCs w:val="22"/>
        </w:rPr>
        <w:t>1</w:t>
      </w:r>
      <w:r w:rsidRPr="00E62B6F">
        <w:rPr>
          <w:sz w:val="22"/>
          <w:szCs w:val="22"/>
        </w:rPr>
        <w:fldChar w:fldCharType="end"/>
      </w:r>
      <w:r w:rsidRPr="00E62B6F">
        <w:rPr>
          <w:sz w:val="22"/>
          <w:szCs w:val="22"/>
        </w:rPr>
        <w:t xml:space="preserve">. </w:t>
      </w:r>
      <w:r w:rsidR="00194768" w:rsidRPr="00E62B6F">
        <w:rPr>
          <w:sz w:val="22"/>
          <w:szCs w:val="22"/>
        </w:rPr>
        <w:t xml:space="preserve">Diatom harmonization match types when comparing WDEQ taxa identifications to </w:t>
      </w:r>
      <w:r w:rsidR="00D423B5" w:rsidRPr="00E62B6F">
        <w:rPr>
          <w:sz w:val="22"/>
          <w:szCs w:val="22"/>
        </w:rPr>
        <w:t>the trait databases</w:t>
      </w:r>
      <w:r w:rsidR="00194768" w:rsidRPr="00E62B6F">
        <w:rPr>
          <w:sz w:val="22"/>
          <w:szCs w:val="22"/>
        </w:rPr>
        <w:t xml:space="preserve"> of </w:t>
      </w:r>
      <w:r w:rsidR="00D423B5" w:rsidRPr="00E62B6F">
        <w:rPr>
          <w:sz w:val="22"/>
          <w:szCs w:val="22"/>
        </w:rPr>
        <w:t xml:space="preserve">the Diatoms of North America (DONA) or </w:t>
      </w:r>
      <w:r w:rsidR="00A409E7" w:rsidRPr="00E62B6F">
        <w:rPr>
          <w:sz w:val="22"/>
          <w:szCs w:val="22"/>
        </w:rPr>
        <w:t>Tetra Tech.</w:t>
      </w:r>
      <w:bookmarkEnd w:id="79"/>
      <w:r w:rsidR="00A409E7" w:rsidRPr="00E62B6F">
        <w:rPr>
          <w:sz w:val="22"/>
          <w:szCs w:val="22"/>
        </w:rPr>
        <w:t xml:space="preserve"> </w:t>
      </w:r>
    </w:p>
    <w:tbl>
      <w:tblPr>
        <w:tblW w:w="0" w:type="auto"/>
        <w:tblLook w:val="04A0" w:firstRow="1" w:lastRow="0" w:firstColumn="1" w:lastColumn="0" w:noHBand="0" w:noVBand="1"/>
      </w:tblPr>
      <w:tblGrid>
        <w:gridCol w:w="4495"/>
        <w:gridCol w:w="2430"/>
        <w:gridCol w:w="2425"/>
      </w:tblGrid>
      <w:tr w:rsidR="0063593D" w14:paraId="0399AF20" w14:textId="77777777" w:rsidTr="00E62B6F">
        <w:tc>
          <w:tcPr>
            <w:tcW w:w="4495" w:type="dxa"/>
            <w:tcBorders>
              <w:top w:val="single" w:sz="8" w:space="0" w:color="auto"/>
              <w:bottom w:val="single" w:sz="8" w:space="0" w:color="auto"/>
            </w:tcBorders>
          </w:tcPr>
          <w:p w14:paraId="22A78555" w14:textId="416DF701" w:rsidR="0063593D" w:rsidRDefault="008D2F1E" w:rsidP="00E62B6F">
            <w:pPr>
              <w:spacing w:after="0"/>
            </w:pPr>
            <w:r>
              <w:t>Match type</w:t>
            </w:r>
          </w:p>
        </w:tc>
        <w:tc>
          <w:tcPr>
            <w:tcW w:w="2430" w:type="dxa"/>
            <w:tcBorders>
              <w:top w:val="single" w:sz="8" w:space="0" w:color="auto"/>
              <w:bottom w:val="single" w:sz="8" w:space="0" w:color="auto"/>
            </w:tcBorders>
          </w:tcPr>
          <w:p w14:paraId="0FB2E313" w14:textId="77777777" w:rsidR="0063593D" w:rsidRDefault="0063593D" w:rsidP="00E62B6F">
            <w:pPr>
              <w:spacing w:after="0"/>
              <w:jc w:val="center"/>
            </w:pPr>
            <w:r>
              <w:t>DONA</w:t>
            </w:r>
          </w:p>
        </w:tc>
        <w:tc>
          <w:tcPr>
            <w:tcW w:w="2425" w:type="dxa"/>
            <w:tcBorders>
              <w:top w:val="single" w:sz="8" w:space="0" w:color="auto"/>
              <w:bottom w:val="single" w:sz="8" w:space="0" w:color="auto"/>
            </w:tcBorders>
          </w:tcPr>
          <w:p w14:paraId="5CBE1788" w14:textId="77777777" w:rsidR="0063593D" w:rsidRDefault="0063593D" w:rsidP="00E62B6F">
            <w:pPr>
              <w:spacing w:after="0"/>
              <w:jc w:val="center"/>
            </w:pPr>
            <w:r>
              <w:t>Tetra Tech</w:t>
            </w:r>
          </w:p>
        </w:tc>
      </w:tr>
      <w:tr w:rsidR="0063593D" w14:paraId="44229FA3" w14:textId="77777777" w:rsidTr="00E62B6F">
        <w:tc>
          <w:tcPr>
            <w:tcW w:w="4495" w:type="dxa"/>
            <w:tcBorders>
              <w:top w:val="single" w:sz="8" w:space="0" w:color="auto"/>
            </w:tcBorders>
          </w:tcPr>
          <w:p w14:paraId="39E015A0" w14:textId="77777777" w:rsidR="0063593D" w:rsidRDefault="0063593D" w:rsidP="00E62B6F">
            <w:pPr>
              <w:spacing w:after="0"/>
            </w:pPr>
            <w:r>
              <w:t>Total taxa identifications</w:t>
            </w:r>
          </w:p>
        </w:tc>
        <w:tc>
          <w:tcPr>
            <w:tcW w:w="2430" w:type="dxa"/>
            <w:tcBorders>
              <w:top w:val="single" w:sz="8" w:space="0" w:color="auto"/>
            </w:tcBorders>
          </w:tcPr>
          <w:p w14:paraId="64AA5B09" w14:textId="43897F9C" w:rsidR="0063593D" w:rsidRDefault="0063593D" w:rsidP="00E62B6F">
            <w:pPr>
              <w:spacing w:after="0"/>
              <w:jc w:val="center"/>
            </w:pPr>
            <w:r>
              <w:t>86</w:t>
            </w:r>
            <w:r w:rsidR="00CC4B7F">
              <w:t>4</w:t>
            </w:r>
          </w:p>
        </w:tc>
        <w:tc>
          <w:tcPr>
            <w:tcW w:w="2425" w:type="dxa"/>
            <w:tcBorders>
              <w:top w:val="single" w:sz="8" w:space="0" w:color="auto"/>
            </w:tcBorders>
          </w:tcPr>
          <w:p w14:paraId="76736625" w14:textId="235DD399" w:rsidR="0063593D" w:rsidRDefault="0063593D" w:rsidP="00E62B6F">
            <w:pPr>
              <w:spacing w:after="0"/>
              <w:jc w:val="center"/>
            </w:pPr>
            <w:r>
              <w:t>86</w:t>
            </w:r>
            <w:r w:rsidR="00CC4B7F">
              <w:t>4</w:t>
            </w:r>
          </w:p>
        </w:tc>
      </w:tr>
      <w:tr w:rsidR="0063593D" w14:paraId="411A7EDE" w14:textId="77777777" w:rsidTr="00CA7B9B">
        <w:tc>
          <w:tcPr>
            <w:tcW w:w="4495" w:type="dxa"/>
          </w:tcPr>
          <w:p w14:paraId="7F531657" w14:textId="77777777" w:rsidR="0063593D" w:rsidRDefault="0063593D" w:rsidP="00E62B6F">
            <w:pPr>
              <w:spacing w:after="0"/>
            </w:pPr>
            <w:r>
              <w:t>Exact matches</w:t>
            </w:r>
          </w:p>
        </w:tc>
        <w:tc>
          <w:tcPr>
            <w:tcW w:w="2430" w:type="dxa"/>
          </w:tcPr>
          <w:p w14:paraId="318CF78D" w14:textId="77777777" w:rsidR="0063593D" w:rsidRDefault="0063593D" w:rsidP="00E62B6F">
            <w:pPr>
              <w:spacing w:after="0"/>
              <w:jc w:val="center"/>
            </w:pPr>
            <w:r>
              <w:t>702</w:t>
            </w:r>
          </w:p>
        </w:tc>
        <w:tc>
          <w:tcPr>
            <w:tcW w:w="2425" w:type="dxa"/>
          </w:tcPr>
          <w:p w14:paraId="08019E17" w14:textId="77777777" w:rsidR="0063593D" w:rsidRDefault="0063593D" w:rsidP="00E62B6F">
            <w:pPr>
              <w:spacing w:after="0"/>
              <w:jc w:val="center"/>
            </w:pPr>
            <w:r>
              <w:t>723</w:t>
            </w:r>
          </w:p>
        </w:tc>
      </w:tr>
      <w:tr w:rsidR="0063593D" w14:paraId="57B19FC1" w14:textId="77777777" w:rsidTr="00CA7B9B">
        <w:tc>
          <w:tcPr>
            <w:tcW w:w="4495" w:type="dxa"/>
          </w:tcPr>
          <w:p w14:paraId="3081F26D" w14:textId="77777777" w:rsidR="0063593D" w:rsidRDefault="0063593D" w:rsidP="00E62B6F">
            <w:pPr>
              <w:spacing w:after="0"/>
            </w:pPr>
            <w:r>
              <w:t>Match to synonyms</w:t>
            </w:r>
          </w:p>
        </w:tc>
        <w:tc>
          <w:tcPr>
            <w:tcW w:w="2430" w:type="dxa"/>
          </w:tcPr>
          <w:p w14:paraId="043E0908" w14:textId="77777777" w:rsidR="0063593D" w:rsidRDefault="0063593D" w:rsidP="00E62B6F">
            <w:pPr>
              <w:spacing w:after="0"/>
              <w:jc w:val="center"/>
            </w:pPr>
            <w:r>
              <w:t>82</w:t>
            </w:r>
          </w:p>
        </w:tc>
        <w:tc>
          <w:tcPr>
            <w:tcW w:w="2425" w:type="dxa"/>
          </w:tcPr>
          <w:p w14:paraId="5AED2BAE" w14:textId="77777777" w:rsidR="0063593D" w:rsidRDefault="0063593D" w:rsidP="00E62B6F">
            <w:pPr>
              <w:spacing w:after="0"/>
              <w:jc w:val="center"/>
            </w:pPr>
            <w:r>
              <w:t>23</w:t>
            </w:r>
          </w:p>
        </w:tc>
      </w:tr>
      <w:tr w:rsidR="0063593D" w14:paraId="36FE225C" w14:textId="77777777" w:rsidTr="00CA7B9B">
        <w:tc>
          <w:tcPr>
            <w:tcW w:w="4495" w:type="dxa"/>
          </w:tcPr>
          <w:p w14:paraId="544A9E62" w14:textId="77777777" w:rsidR="0063593D" w:rsidRDefault="0063593D" w:rsidP="00E62B6F">
            <w:pPr>
              <w:spacing w:after="0"/>
            </w:pPr>
            <w:r>
              <w:t>Match at genus-level</w:t>
            </w:r>
          </w:p>
        </w:tc>
        <w:tc>
          <w:tcPr>
            <w:tcW w:w="2430" w:type="dxa"/>
          </w:tcPr>
          <w:p w14:paraId="4DAAE553" w14:textId="77777777" w:rsidR="0063593D" w:rsidRDefault="0063593D" w:rsidP="00E62B6F">
            <w:pPr>
              <w:spacing w:after="0"/>
              <w:jc w:val="center"/>
            </w:pPr>
            <w:r>
              <w:t>68</w:t>
            </w:r>
          </w:p>
        </w:tc>
        <w:tc>
          <w:tcPr>
            <w:tcW w:w="2425" w:type="dxa"/>
          </w:tcPr>
          <w:p w14:paraId="302C852F" w14:textId="77777777" w:rsidR="0063593D" w:rsidRDefault="0063593D" w:rsidP="00E62B6F">
            <w:pPr>
              <w:spacing w:after="0"/>
              <w:jc w:val="center"/>
            </w:pPr>
            <w:r>
              <w:t>86</w:t>
            </w:r>
          </w:p>
        </w:tc>
      </w:tr>
      <w:tr w:rsidR="0063593D" w14:paraId="2DD3E56E" w14:textId="77777777" w:rsidTr="00E62B6F">
        <w:tc>
          <w:tcPr>
            <w:tcW w:w="4495" w:type="dxa"/>
          </w:tcPr>
          <w:p w14:paraId="4E78E56F" w14:textId="77777777" w:rsidR="0063593D" w:rsidRDefault="0063593D" w:rsidP="00E62B6F">
            <w:pPr>
              <w:spacing w:after="0"/>
            </w:pPr>
            <w:r>
              <w:t>Taxa IDs at coarse levels (no traits)</w:t>
            </w:r>
          </w:p>
        </w:tc>
        <w:tc>
          <w:tcPr>
            <w:tcW w:w="2430" w:type="dxa"/>
          </w:tcPr>
          <w:p w14:paraId="0F06AE24" w14:textId="77777777" w:rsidR="0063593D" w:rsidRDefault="0063593D" w:rsidP="00E62B6F">
            <w:pPr>
              <w:spacing w:after="0"/>
              <w:jc w:val="center"/>
            </w:pPr>
            <w:r>
              <w:t>3</w:t>
            </w:r>
          </w:p>
        </w:tc>
        <w:tc>
          <w:tcPr>
            <w:tcW w:w="2425" w:type="dxa"/>
          </w:tcPr>
          <w:p w14:paraId="0E535440" w14:textId="77777777" w:rsidR="0063593D" w:rsidRDefault="0063593D" w:rsidP="00E62B6F">
            <w:pPr>
              <w:spacing w:after="0"/>
              <w:jc w:val="center"/>
            </w:pPr>
            <w:r>
              <w:t>3</w:t>
            </w:r>
          </w:p>
        </w:tc>
      </w:tr>
      <w:tr w:rsidR="0063593D" w14:paraId="3F0BD35B" w14:textId="77777777" w:rsidTr="00E62B6F">
        <w:tc>
          <w:tcPr>
            <w:tcW w:w="4495" w:type="dxa"/>
            <w:tcBorders>
              <w:bottom w:val="single" w:sz="8" w:space="0" w:color="auto"/>
            </w:tcBorders>
          </w:tcPr>
          <w:p w14:paraId="3515800F" w14:textId="77777777" w:rsidR="0063593D" w:rsidRDefault="0063593D" w:rsidP="00E62B6F">
            <w:pPr>
              <w:spacing w:after="0"/>
            </w:pPr>
            <w:r>
              <w:t>No match (even at genus)</w:t>
            </w:r>
          </w:p>
        </w:tc>
        <w:tc>
          <w:tcPr>
            <w:tcW w:w="2430" w:type="dxa"/>
            <w:tcBorders>
              <w:bottom w:val="single" w:sz="8" w:space="0" w:color="auto"/>
            </w:tcBorders>
          </w:tcPr>
          <w:p w14:paraId="14DE83C9" w14:textId="77777777" w:rsidR="0063593D" w:rsidRDefault="0063593D" w:rsidP="00E62B6F">
            <w:pPr>
              <w:spacing w:after="0"/>
              <w:jc w:val="center"/>
            </w:pPr>
            <w:r>
              <w:t>7</w:t>
            </w:r>
          </w:p>
        </w:tc>
        <w:tc>
          <w:tcPr>
            <w:tcW w:w="2425" w:type="dxa"/>
            <w:tcBorders>
              <w:bottom w:val="single" w:sz="8" w:space="0" w:color="auto"/>
            </w:tcBorders>
          </w:tcPr>
          <w:p w14:paraId="377282AC" w14:textId="77777777" w:rsidR="0063593D" w:rsidRDefault="0063593D" w:rsidP="00E62B6F">
            <w:pPr>
              <w:spacing w:after="0"/>
              <w:jc w:val="center"/>
            </w:pPr>
            <w:r>
              <w:t>27</w:t>
            </w:r>
          </w:p>
        </w:tc>
      </w:tr>
    </w:tbl>
    <w:p w14:paraId="510338BD" w14:textId="77777777" w:rsidR="00A409E7" w:rsidRDefault="00A409E7">
      <w:pPr>
        <w:rPr>
          <w:shd w:val="clear" w:color="auto" w:fill="FFFFFF"/>
        </w:rPr>
      </w:pPr>
    </w:p>
    <w:p w14:paraId="43204A52" w14:textId="7CD1CE7F" w:rsidR="00D44EB6" w:rsidRDefault="007C286D" w:rsidP="00D44EB6">
      <w:pPr>
        <w:rPr>
          <w:rFonts w:ascii="Calibri" w:eastAsia="Times New Roman" w:hAnsi="Calibri" w:cs="Calibri"/>
          <w:color w:val="000000"/>
        </w:rPr>
      </w:pPr>
      <w:ins w:id="80" w:author="Jessup, Benjamin" w:date="2022-05-27T10:38:00Z">
        <w:r>
          <w:t xml:space="preserve">Taxa that were not easily matched were relatively uncommon in the data set. </w:t>
        </w:r>
      </w:ins>
      <w:r w:rsidR="00D44EB6">
        <w:t xml:space="preserve">Of the 68 taxa matched </w:t>
      </w:r>
      <w:del w:id="81" w:author="Jessup, Benjamin" w:date="2022-05-27T10:36:00Z">
        <w:r w:rsidR="00D44EB6" w:rsidDel="008E7D92">
          <w:delText xml:space="preserve">to </w:delText>
        </w:r>
      </w:del>
      <w:ins w:id="82" w:author="Jessup, Benjamin" w:date="2022-05-27T10:36:00Z">
        <w:r w:rsidR="008E7D92">
          <w:t xml:space="preserve">only at </w:t>
        </w:r>
      </w:ins>
      <w:r w:rsidR="00D44EB6">
        <w:t xml:space="preserve">the genus level in the DONA database, </w:t>
      </w:r>
      <w:commentRangeStart w:id="83"/>
      <w:commentRangeStart w:id="84"/>
      <w:del w:id="85" w:author="Jessup, Benjamin" w:date="2022-05-27T10:36:00Z">
        <w:r w:rsidR="00D44EB6" w:rsidDel="008E7D92">
          <w:delText xml:space="preserve">only </w:delText>
        </w:r>
      </w:del>
      <w:r w:rsidR="00D44EB6">
        <w:t xml:space="preserve">five taxa occurred in 10 or more </w:t>
      </w:r>
      <w:commentRangeEnd w:id="83"/>
      <w:r w:rsidR="00B4665B">
        <w:rPr>
          <w:rStyle w:val="CommentReference"/>
          <w:rFonts w:ascii="Times New Roman" w:eastAsia="Times New Roman" w:hAnsi="Times New Roman" w:cs="Times New Roman"/>
        </w:rPr>
        <w:commentReference w:id="83"/>
      </w:r>
      <w:commentRangeEnd w:id="84"/>
      <w:r w:rsidR="008E7D92">
        <w:rPr>
          <w:rStyle w:val="CommentReference"/>
          <w:rFonts w:ascii="Times New Roman" w:eastAsia="Times New Roman" w:hAnsi="Times New Roman" w:cs="Times New Roman"/>
        </w:rPr>
        <w:commentReference w:id="84"/>
      </w:r>
      <w:r w:rsidR="00D44EB6">
        <w:t xml:space="preserve">samples. These five taxa included </w:t>
      </w:r>
      <w:proofErr w:type="spellStart"/>
      <w:r w:rsidR="00D44EB6" w:rsidRPr="000301E4">
        <w:rPr>
          <w:i/>
          <w:iCs/>
        </w:rPr>
        <w:t>Encyonema</w:t>
      </w:r>
      <w:proofErr w:type="spellEnd"/>
      <w:r w:rsidR="00D44EB6" w:rsidRPr="000301E4">
        <w:rPr>
          <w:i/>
          <w:iCs/>
        </w:rPr>
        <w:t xml:space="preserve"> </w:t>
      </w:r>
      <w:proofErr w:type="spellStart"/>
      <w:r w:rsidR="00D44EB6" w:rsidRPr="000301E4">
        <w:rPr>
          <w:i/>
          <w:iCs/>
        </w:rPr>
        <w:t>fogedii</w:t>
      </w:r>
      <w:proofErr w:type="spellEnd"/>
      <w:r w:rsidR="00D44EB6">
        <w:t xml:space="preserve"> (the only common, unmatched taxon in reference sites), </w:t>
      </w:r>
      <w:proofErr w:type="spellStart"/>
      <w:r w:rsidR="00D44EB6" w:rsidRPr="000301E4">
        <w:rPr>
          <w:i/>
          <w:iCs/>
        </w:rPr>
        <w:t>Encyonema</w:t>
      </w:r>
      <w:proofErr w:type="spellEnd"/>
      <w:r w:rsidR="00D44EB6" w:rsidRPr="000301E4">
        <w:rPr>
          <w:i/>
          <w:iCs/>
        </w:rPr>
        <w:t xml:space="preserve"> </w:t>
      </w:r>
      <w:proofErr w:type="spellStart"/>
      <w:r w:rsidR="00D44EB6" w:rsidRPr="000301E4">
        <w:rPr>
          <w:i/>
          <w:iCs/>
        </w:rPr>
        <w:t>ventricosum</w:t>
      </w:r>
      <w:proofErr w:type="spellEnd"/>
      <w:r w:rsidR="00D44EB6">
        <w:t xml:space="preserve"> (synonymous with </w:t>
      </w:r>
      <w:proofErr w:type="spellStart"/>
      <w:r w:rsidR="00D44EB6" w:rsidRPr="000301E4">
        <w:rPr>
          <w:i/>
          <w:iCs/>
        </w:rPr>
        <w:t>Cymbella</w:t>
      </w:r>
      <w:proofErr w:type="spellEnd"/>
      <w:r w:rsidR="00D44EB6" w:rsidRPr="000301E4">
        <w:rPr>
          <w:i/>
          <w:iCs/>
        </w:rPr>
        <w:t xml:space="preserve"> </w:t>
      </w:r>
      <w:proofErr w:type="spellStart"/>
      <w:r w:rsidR="00D44EB6" w:rsidRPr="000301E4">
        <w:rPr>
          <w:i/>
          <w:iCs/>
        </w:rPr>
        <w:t>ventricosa</w:t>
      </w:r>
      <w:proofErr w:type="spellEnd"/>
      <w:r w:rsidR="00D44EB6">
        <w:t>, but still unmatched), and three new taxa (</w:t>
      </w:r>
      <w:r w:rsidR="00D44EB6" w:rsidRPr="000301E4">
        <w:rPr>
          <w:i/>
          <w:iCs/>
        </w:rPr>
        <w:t xml:space="preserve">Fragilaria </w:t>
      </w:r>
      <w:proofErr w:type="spellStart"/>
      <w:r w:rsidR="00D44EB6" w:rsidRPr="000301E4">
        <w:rPr>
          <w:i/>
          <w:iCs/>
        </w:rPr>
        <w:t>microvaucheriae</w:t>
      </w:r>
      <w:proofErr w:type="spellEnd"/>
      <w:r w:rsidR="00D44EB6">
        <w:t xml:space="preserve">, </w:t>
      </w:r>
      <w:proofErr w:type="spellStart"/>
      <w:r w:rsidR="00D44EB6" w:rsidRPr="000301E4">
        <w:rPr>
          <w:i/>
          <w:iCs/>
        </w:rPr>
        <w:t>Gomphonema</w:t>
      </w:r>
      <w:proofErr w:type="spellEnd"/>
      <w:r w:rsidR="00D44EB6" w:rsidRPr="000301E4">
        <w:rPr>
          <w:i/>
          <w:iCs/>
        </w:rPr>
        <w:t xml:space="preserve"> </w:t>
      </w:r>
      <w:proofErr w:type="spellStart"/>
      <w:r w:rsidR="00D44EB6" w:rsidRPr="000301E4">
        <w:rPr>
          <w:i/>
          <w:iCs/>
        </w:rPr>
        <w:t>citera</w:t>
      </w:r>
      <w:proofErr w:type="spellEnd"/>
      <w:r w:rsidR="00D44EB6">
        <w:t xml:space="preserve">, and </w:t>
      </w:r>
      <w:proofErr w:type="spellStart"/>
      <w:r w:rsidR="00D44EB6" w:rsidRPr="000301E4">
        <w:rPr>
          <w:i/>
          <w:iCs/>
        </w:rPr>
        <w:t>Gomphonema</w:t>
      </w:r>
      <w:proofErr w:type="spellEnd"/>
      <w:r w:rsidR="00D44EB6" w:rsidRPr="000301E4">
        <w:rPr>
          <w:i/>
          <w:iCs/>
        </w:rPr>
        <w:t xml:space="preserve"> </w:t>
      </w:r>
      <w:proofErr w:type="spellStart"/>
      <w:r w:rsidR="00D44EB6" w:rsidRPr="000301E4">
        <w:rPr>
          <w:i/>
          <w:iCs/>
        </w:rPr>
        <w:t>pala</w:t>
      </w:r>
      <w:proofErr w:type="spellEnd"/>
      <w:r w:rsidR="00D44EB6">
        <w:t xml:space="preserve">). The seven diatom taxa with no match to the DONA database included </w:t>
      </w:r>
      <w:proofErr w:type="spellStart"/>
      <w:r w:rsidR="00D44EB6" w:rsidRPr="00584FFE">
        <w:rPr>
          <w:i/>
          <w:iCs/>
        </w:rPr>
        <w:t>Rhoicosphenia</w:t>
      </w:r>
      <w:proofErr w:type="spellEnd"/>
      <w:r w:rsidR="00D44EB6">
        <w:t xml:space="preserve"> (most common with 19 sites), </w:t>
      </w:r>
      <w:proofErr w:type="spellStart"/>
      <w:r w:rsidR="00D44EB6" w:rsidRPr="00584FFE">
        <w:rPr>
          <w:rFonts w:ascii="Calibri" w:eastAsia="Times New Roman" w:hAnsi="Calibri" w:cs="Calibri"/>
          <w:i/>
          <w:iCs/>
          <w:color w:val="000000"/>
        </w:rPr>
        <w:t>Halamphora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Kolbesia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ploenensis</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Kolbesia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suchlandtii</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Parlibellus</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Rossithidium</w:t>
      </w:r>
      <w:proofErr w:type="spellEnd"/>
      <w:r w:rsidR="00D44EB6" w:rsidRPr="00584FFE">
        <w:rPr>
          <w:rFonts w:ascii="Calibri" w:eastAsia="Times New Roman" w:hAnsi="Calibri" w:cs="Calibri"/>
          <w:i/>
          <w:iCs/>
          <w:color w:val="000000"/>
        </w:rPr>
        <w:t xml:space="preserve">, </w:t>
      </w:r>
      <w:r w:rsidR="00D44EB6" w:rsidRPr="00584FFE">
        <w:rPr>
          <w:rFonts w:ascii="Calibri" w:eastAsia="Times New Roman" w:hAnsi="Calibri" w:cs="Calibri"/>
          <w:color w:val="000000"/>
        </w:rPr>
        <w:t xml:space="preserve">and </w:t>
      </w:r>
      <w:proofErr w:type="spellStart"/>
      <w:r w:rsidR="00D44EB6" w:rsidRPr="00584FFE">
        <w:rPr>
          <w:rFonts w:ascii="Calibri" w:eastAsia="Times New Roman" w:hAnsi="Calibri" w:cs="Calibri"/>
          <w:i/>
          <w:iCs/>
          <w:color w:val="000000"/>
        </w:rPr>
        <w:t>Staurophora</w:t>
      </w:r>
      <w:proofErr w:type="spellEnd"/>
      <w:r w:rsidR="00D44EB6" w:rsidRPr="00584FFE">
        <w:rPr>
          <w:rFonts w:ascii="Calibri" w:eastAsia="Times New Roman" w:hAnsi="Calibri" w:cs="Calibri"/>
          <w:i/>
          <w:iCs/>
          <w:color w:val="000000"/>
        </w:rPr>
        <w:t xml:space="preserve"> </w:t>
      </w:r>
      <w:proofErr w:type="spellStart"/>
      <w:r w:rsidR="00D44EB6" w:rsidRPr="00584FFE">
        <w:rPr>
          <w:rFonts w:ascii="Calibri" w:eastAsia="Times New Roman" w:hAnsi="Calibri" w:cs="Calibri"/>
          <w:i/>
          <w:iCs/>
          <w:color w:val="000000"/>
        </w:rPr>
        <w:t>brantii</w:t>
      </w:r>
      <w:proofErr w:type="spellEnd"/>
      <w:r w:rsidR="00D44EB6">
        <w:rPr>
          <w:rFonts w:ascii="Calibri" w:eastAsia="Times New Roman" w:hAnsi="Calibri" w:cs="Calibri"/>
          <w:color w:val="000000"/>
        </w:rPr>
        <w:t xml:space="preserve">. </w:t>
      </w:r>
      <w:r w:rsidR="00D44EB6">
        <w:t>These taxa were added in rows of the traits database assigning zeros (no trait information) for all traits. Ambiguous taxa (“undetermined pennate”, “unknown centric”, and “unknown genus”) were excluded in the analyses.</w:t>
      </w:r>
    </w:p>
    <w:p w14:paraId="48CFFF1C" w14:textId="186EB278" w:rsidR="00D44EB6" w:rsidRDefault="00D44EB6" w:rsidP="00D44EB6">
      <w:r>
        <w:t xml:space="preserve">Of the 86 taxa matched </w:t>
      </w:r>
      <w:del w:id="86" w:author="Jessup, Benjamin" w:date="2022-05-27T10:38:00Z">
        <w:r w:rsidDel="007C286D">
          <w:delText xml:space="preserve">to </w:delText>
        </w:r>
      </w:del>
      <w:ins w:id="87" w:author="Jessup, Benjamin" w:date="2022-05-27T10:38:00Z">
        <w:r w:rsidR="007C286D">
          <w:t xml:space="preserve">only at </w:t>
        </w:r>
      </w:ins>
      <w:r>
        <w:t xml:space="preserve">the genus level in the Tetra Tech database, 14 taxa occurred in 10 or more samples. Another 27 taxa were unmatched even at the genus level, with four of those occurring in 10 or more samples. The Tetra Tech database was developed in 2015 based on current literature at that time. No taxonomic updates were made after that time, which might explain the lower rate of matching compared to the current DONA database. </w:t>
      </w:r>
    </w:p>
    <w:p w14:paraId="09BCF633" w14:textId="6E85F5FF" w:rsidR="00E10FD2" w:rsidRDefault="00D44EB6" w:rsidP="00D44EB6">
      <w:pPr>
        <w:rPr>
          <w:shd w:val="clear" w:color="auto" w:fill="FFFFFF"/>
        </w:rPr>
      </w:pPr>
      <w:r>
        <w:t xml:space="preserve">There were </w:t>
      </w:r>
      <w:r w:rsidRPr="00E651FC">
        <w:t xml:space="preserve">637 diatom taxa </w:t>
      </w:r>
      <w:r>
        <w:t xml:space="preserve">identified </w:t>
      </w:r>
      <w:r w:rsidRPr="00E651FC">
        <w:t>in reference sites</w:t>
      </w:r>
      <w:r>
        <w:t>. In the site classification step, the reference taxa list was consolidated to 199 operational taxonomic units (OTU). All but three of the 199 OTU were either associated with traits or occurred in less than 10 sites.</w:t>
      </w:r>
      <w:ins w:id="88" w:author="Jessup, Benjamin" w:date="2022-05-27T10:45:00Z">
        <w:r w:rsidR="00D41B3E">
          <w:t xml:space="preserve"> The three </w:t>
        </w:r>
      </w:ins>
      <w:ins w:id="89" w:author="Jessup, Benjamin" w:date="2022-05-27T10:47:00Z">
        <w:r w:rsidR="00FA6CCD">
          <w:t xml:space="preserve">more </w:t>
        </w:r>
      </w:ins>
      <w:ins w:id="90" w:author="Jessup, Benjamin" w:date="2022-05-27T10:45:00Z">
        <w:r w:rsidR="001363C4">
          <w:t xml:space="preserve">common reference </w:t>
        </w:r>
        <w:r w:rsidR="00D41B3E">
          <w:t>taxa</w:t>
        </w:r>
      </w:ins>
      <w:r>
        <w:t xml:space="preserve"> </w:t>
      </w:r>
      <w:ins w:id="91" w:author="Jessup, Benjamin" w:date="2022-05-27T10:45:00Z">
        <w:r w:rsidR="001363C4">
          <w:t>that were not associated with taxa traits</w:t>
        </w:r>
      </w:ins>
      <w:ins w:id="92" w:author="Jessup, Benjamin" w:date="2022-05-27T10:46:00Z">
        <w:r w:rsidR="001363C4">
          <w:t xml:space="preserve"> included</w:t>
        </w:r>
      </w:ins>
      <w:ins w:id="93" w:author="Jessup, Benjamin" w:date="2022-05-27T10:45:00Z">
        <w:r w:rsidR="001363C4" w:rsidRPr="00EE1C39">
          <w:rPr>
            <w:i/>
            <w:iCs/>
          </w:rPr>
          <w:t xml:space="preserve"> </w:t>
        </w:r>
      </w:ins>
      <w:commentRangeStart w:id="94"/>
      <w:commentRangeStart w:id="95"/>
      <w:proofErr w:type="spellStart"/>
      <w:r w:rsidRPr="00EE1C39">
        <w:rPr>
          <w:i/>
          <w:iCs/>
        </w:rPr>
        <w:t>Encyonema</w:t>
      </w:r>
      <w:commentRangeEnd w:id="94"/>
      <w:proofErr w:type="spellEnd"/>
      <w:r w:rsidR="002741A8">
        <w:rPr>
          <w:rStyle w:val="CommentReference"/>
          <w:rFonts w:ascii="Times New Roman" w:eastAsia="Times New Roman" w:hAnsi="Times New Roman" w:cs="Times New Roman"/>
        </w:rPr>
        <w:commentReference w:id="94"/>
      </w:r>
      <w:commentRangeEnd w:id="95"/>
      <w:r w:rsidR="00FA6CCD">
        <w:rPr>
          <w:rStyle w:val="CommentReference"/>
          <w:rFonts w:ascii="Times New Roman" w:eastAsia="Times New Roman" w:hAnsi="Times New Roman" w:cs="Times New Roman"/>
        </w:rPr>
        <w:commentReference w:id="95"/>
      </w:r>
      <w:r w:rsidRPr="00EE1C39">
        <w:rPr>
          <w:i/>
          <w:iCs/>
        </w:rPr>
        <w:t xml:space="preserve"> </w:t>
      </w:r>
      <w:proofErr w:type="spellStart"/>
      <w:r w:rsidRPr="00EE1C39">
        <w:rPr>
          <w:i/>
          <w:iCs/>
        </w:rPr>
        <w:t>fogedii</w:t>
      </w:r>
      <w:proofErr w:type="spellEnd"/>
      <w:r w:rsidRPr="00EE1C39">
        <w:rPr>
          <w:i/>
          <w:iCs/>
        </w:rPr>
        <w:t xml:space="preserve">, </w:t>
      </w:r>
      <w:proofErr w:type="spellStart"/>
      <w:r w:rsidRPr="00EE1C39">
        <w:rPr>
          <w:i/>
          <w:iCs/>
        </w:rPr>
        <w:t>Encyonema</w:t>
      </w:r>
      <w:proofErr w:type="spellEnd"/>
      <w:r w:rsidRPr="00EE1C39">
        <w:rPr>
          <w:i/>
          <w:iCs/>
        </w:rPr>
        <w:t xml:space="preserve"> </w:t>
      </w:r>
      <w:proofErr w:type="spellStart"/>
      <w:r w:rsidRPr="00EE1C39">
        <w:rPr>
          <w:i/>
          <w:iCs/>
        </w:rPr>
        <w:t>ventricosum</w:t>
      </w:r>
      <w:proofErr w:type="spellEnd"/>
      <w:del w:id="96" w:author="Jessup, Benjamin" w:date="2022-05-27T10:46:00Z">
        <w:r w:rsidRPr="00EE1C39" w:rsidDel="001363C4">
          <w:rPr>
            <w:i/>
            <w:iCs/>
          </w:rPr>
          <w:delText xml:space="preserve">, </w:delText>
        </w:r>
        <w:r w:rsidRPr="00EE1C39" w:rsidDel="001363C4">
          <w:delText xml:space="preserve">and </w:delText>
        </w:r>
        <w:r w:rsidRPr="00EE1C39" w:rsidDel="001363C4">
          <w:rPr>
            <w:i/>
            <w:iCs/>
          </w:rPr>
          <w:delText>Gomphonema parvulum</w:delText>
        </w:r>
        <w:r w:rsidDel="001363C4">
          <w:delText xml:space="preserve"> were the common reference taxa</w:delText>
        </w:r>
      </w:del>
      <w:del w:id="97" w:author="Jessup, Benjamin" w:date="2022-05-27T10:45:00Z">
        <w:r w:rsidDel="001363C4">
          <w:delText xml:space="preserve"> that were not associated with taxa traits</w:delText>
        </w:r>
      </w:del>
      <w:r>
        <w:t>.</w:t>
      </w:r>
      <w:r w:rsidR="00E10FD2">
        <w:rPr>
          <w:shd w:val="clear" w:color="auto" w:fill="FFFFFF"/>
        </w:rPr>
        <w:br w:type="page"/>
      </w:r>
    </w:p>
    <w:p w14:paraId="159D82F6" w14:textId="43B26EB5" w:rsidR="0010474A" w:rsidRDefault="00981258" w:rsidP="0010474A">
      <w:pPr>
        <w:pStyle w:val="Heading2"/>
      </w:pPr>
      <w:bookmarkStart w:id="98" w:name="_Toc98241268"/>
      <w:bookmarkStart w:id="99" w:name="_Toc104960199"/>
      <w:r>
        <w:lastRenderedPageBreak/>
        <w:t xml:space="preserve">Site </w:t>
      </w:r>
      <w:r w:rsidR="0010474A">
        <w:t>Classification</w:t>
      </w:r>
      <w:bookmarkEnd w:id="98"/>
      <w:bookmarkEnd w:id="99"/>
    </w:p>
    <w:p w14:paraId="3CDCFB47" w14:textId="600B0EDA" w:rsidR="00A071A4" w:rsidRDefault="0010474A" w:rsidP="0010474A">
      <w:r>
        <w:t>Taxa OTUs from 152 reference samples were included in the exploratory site classification analyses using non-metric multidimensional scaling (NMS) ordination of taxa. The ordination diagrams with taxa similarities, metric similarities, and clusters resulted in plots of overlapping sites when plotted by multiple categorical variables, such as ecoregion and precipitation</w:t>
      </w:r>
      <w:r w:rsidR="00A071A4">
        <w:t xml:space="preserve">. </w:t>
      </w:r>
      <w:ins w:id="100" w:author="Hargett, Eric" w:date="2022-05-16T11:15:00Z">
        <w:r w:rsidR="00F73544">
          <w:t>Three site classes were derived from these analyses</w:t>
        </w:r>
      </w:ins>
      <w:ins w:id="101" w:author="Jessup, Benjamin" w:date="2022-05-27T10:48:00Z">
        <w:r w:rsidR="00571C75">
          <w:t>. The site classes</w:t>
        </w:r>
      </w:ins>
      <w:ins w:id="102" w:author="Hargett, Eric" w:date="2022-05-16T11:17:00Z">
        <w:del w:id="103" w:author="Jessup, Benjamin" w:date="2022-05-27T10:48:00Z">
          <w:r w:rsidR="00CA1F3E" w:rsidDel="00571C75">
            <w:delText xml:space="preserve"> that</w:delText>
          </w:r>
        </w:del>
        <w:r w:rsidR="00CA1F3E">
          <w:t xml:space="preserve"> were based on Level 3 ecoregions (Chapman et al. 2004) and site elevation</w:t>
        </w:r>
      </w:ins>
      <w:ins w:id="104" w:author="Hargett, Eric" w:date="2022-05-16T11:15:00Z">
        <w:r w:rsidR="00F73544">
          <w:t>: High-Elevation Mountains, Mid-Elevation Mountains and Basin</w:t>
        </w:r>
      </w:ins>
      <w:ins w:id="105" w:author="Hargett, Eric" w:date="2022-05-19T15:22:00Z">
        <w:r w:rsidR="00EB5BBA">
          <w:t>s,</w:t>
        </w:r>
      </w:ins>
      <w:ins w:id="106" w:author="Hargett, Eric" w:date="2022-05-16T11:15:00Z">
        <w:r w:rsidR="00F73544">
          <w:t xml:space="preserve"> and Plains</w:t>
        </w:r>
      </w:ins>
      <w:ins w:id="107" w:author="Hargett, Eric" w:date="2022-05-16T11:17:00Z">
        <w:r w:rsidR="00CA1F3E">
          <w:t xml:space="preserve"> </w:t>
        </w:r>
      </w:ins>
      <w:ins w:id="108" w:author="Hargett, Eric" w:date="2022-05-19T15:22:00Z">
        <w:r w:rsidR="00EB5BBA">
          <w:t>(</w:t>
        </w:r>
      </w:ins>
      <w:ins w:id="109" w:author="Hargett, Eric" w:date="2022-05-16T11:17:00Z">
        <w:r w:rsidR="00CA1F3E">
          <w:t>T</w:t>
        </w:r>
      </w:ins>
      <w:ins w:id="110" w:author="Hargett, Eric" w:date="2022-05-16T11:18:00Z">
        <w:r w:rsidR="00CA1F3E">
          <w:t xml:space="preserve">able </w:t>
        </w:r>
        <w:del w:id="111" w:author="Jessup, Benjamin" w:date="2022-05-31T07:28:00Z">
          <w:r w:rsidR="00CA1F3E" w:rsidDel="00AC32D4">
            <w:delText>__</w:delText>
          </w:r>
        </w:del>
      </w:ins>
      <w:ins w:id="112" w:author="Jessup, Benjamin" w:date="2022-05-31T07:28:00Z">
        <w:r w:rsidR="00AC32D4">
          <w:t>2</w:t>
        </w:r>
      </w:ins>
      <w:ins w:id="113" w:author="Hargett, Eric" w:date="2022-05-16T11:18:00Z">
        <w:r w:rsidR="00CA1F3E">
          <w:t>)</w:t>
        </w:r>
      </w:ins>
      <w:ins w:id="114" w:author="Hargett, Eric" w:date="2022-05-16T11:15:00Z">
        <w:r w:rsidR="00F73544">
          <w:t xml:space="preserve">. </w:t>
        </w:r>
      </w:ins>
      <w:r w:rsidR="00A071A4">
        <w:t xml:space="preserve">Details of the distinct site classification analysis are described in </w:t>
      </w:r>
      <w:r w:rsidR="00A071A4" w:rsidRPr="008F45CA">
        <w:t xml:space="preserve">Appendix </w:t>
      </w:r>
      <w:r w:rsidR="00377941">
        <w:t>B</w:t>
      </w:r>
      <w:r w:rsidR="00A071A4">
        <w:t xml:space="preserve">. </w:t>
      </w:r>
    </w:p>
    <w:p w14:paraId="56B5CF0A" w14:textId="595327E5" w:rsidR="0010474A" w:rsidRDefault="00667BCC" w:rsidP="0010474A">
      <w:r>
        <w:t>The analyses were informative, but ultimately inappropriate because they did not result in categories of site types that could be reliably used in metric and index sensitivity analyses.</w:t>
      </w:r>
      <w:ins w:id="115" w:author="Jessup, Benjamin" w:date="2022-05-27T10:48:00Z">
        <w:r w:rsidR="00556917">
          <w:t xml:space="preserve"> </w:t>
        </w:r>
      </w:ins>
      <w:ins w:id="116" w:author="Hargett, Eric" w:date="2022-05-16T11:13:00Z">
        <w:r w:rsidR="00F73544">
          <w:t>This is because</w:t>
        </w:r>
      </w:ins>
      <w:del w:id="117" w:author="Hargett, Eric" w:date="2022-05-16T11:13:00Z">
        <w:r w:rsidDel="00F73544">
          <w:delText xml:space="preserve"> T</w:delText>
        </w:r>
      </w:del>
      <w:ins w:id="118" w:author="Hargett, Eric" w:date="2022-05-16T11:13:00Z">
        <w:r w:rsidR="00F73544">
          <w:t xml:space="preserve"> t</w:t>
        </w:r>
      </w:ins>
      <w:r>
        <w:t xml:space="preserve">here were few sites identified as degraded in the </w:t>
      </w:r>
      <w:ins w:id="119" w:author="Hargett, Eric" w:date="2022-05-16T11:16:00Z">
        <w:r w:rsidR="00F73544">
          <w:t xml:space="preserve">High-Elevation Mountains </w:t>
        </w:r>
      </w:ins>
      <w:del w:id="120" w:author="Hargett, Eric" w:date="2022-05-16T11:16:00Z">
        <w:r w:rsidDel="00F73544">
          <w:delText>high elevation mountains</w:delText>
        </w:r>
      </w:del>
      <w:del w:id="121" w:author="Jessup, Benjamin" w:date="2022-05-31T12:28:00Z">
        <w:r w:rsidDel="005736F0">
          <w:delText xml:space="preserve"> </w:delText>
        </w:r>
      </w:del>
      <w:r>
        <w:t xml:space="preserve">and relatively few reference sites in the </w:t>
      </w:r>
      <w:ins w:id="122" w:author="Hargett, Eric" w:date="2022-05-16T11:16:00Z">
        <w:r w:rsidR="00F73544">
          <w:t>P</w:t>
        </w:r>
      </w:ins>
      <w:del w:id="123" w:author="Hargett, Eric" w:date="2022-05-16T11:16:00Z">
        <w:r w:rsidDel="00F73544">
          <w:delText>p</w:delText>
        </w:r>
      </w:del>
      <w:r>
        <w:t xml:space="preserve">lains. </w:t>
      </w:r>
      <w:r w:rsidR="00774C4E">
        <w:t xml:space="preserve">Though </w:t>
      </w:r>
      <w:ins w:id="124" w:author="Hargett, Eric" w:date="2022-05-16T11:16:00Z">
        <w:r w:rsidR="00F73544">
          <w:t xml:space="preserve">these three </w:t>
        </w:r>
      </w:ins>
      <w:r w:rsidR="00774C4E">
        <w:t xml:space="preserve">distinct site classes were </w:t>
      </w:r>
      <w:r w:rsidR="0064039B">
        <w:t xml:space="preserve">not ultimately used for index calibration, they were used in interpretation of the index. </w:t>
      </w:r>
      <w:del w:id="125" w:author="Hargett, Eric" w:date="2022-05-16T11:18:00Z">
        <w:r w:rsidR="0064039B" w:rsidDel="00CA1F3E">
          <w:delText xml:space="preserve">The </w:delText>
        </w:r>
        <w:r w:rsidR="00F6191E" w:rsidDel="00CA1F3E">
          <w:delText xml:space="preserve">three </w:delText>
        </w:r>
        <w:r w:rsidR="0064039B" w:rsidDel="00CA1F3E">
          <w:delText xml:space="preserve">general site classes </w:delText>
        </w:r>
        <w:r w:rsidR="00F6191E" w:rsidDel="00CA1F3E">
          <w:delText xml:space="preserve">referred to in following sections are based on </w:delText>
        </w:r>
        <w:r w:rsidR="004606C0" w:rsidDel="00CA1F3E">
          <w:delText>Level 3 ecoregions (</w:delText>
        </w:r>
        <w:r w:rsidR="00CA2F1D" w:rsidDel="00CA1F3E">
          <w:delText>Chapman et al. 2004</w:delText>
        </w:r>
        <w:r w:rsidR="004606C0" w:rsidDel="00CA1F3E">
          <w:delText xml:space="preserve">) and </w:delText>
        </w:r>
        <w:r w:rsidR="00CA2F1D" w:rsidDel="00CA1F3E">
          <w:delText xml:space="preserve">site </w:delText>
        </w:r>
        <w:r w:rsidR="004606C0" w:rsidDel="00CA1F3E">
          <w:delText xml:space="preserve">elevation (Table __). </w:delText>
        </w:r>
      </w:del>
      <w:r w:rsidR="009A4D0E">
        <w:t xml:space="preserve">Differences in reference metric distributions in these </w:t>
      </w:r>
      <w:r w:rsidR="00E44760">
        <w:t xml:space="preserve">classes were </w:t>
      </w:r>
      <w:r w:rsidR="00DE284C">
        <w:t xml:space="preserve">recognized and resolved using individual metric adjustments to environmental factors in </w:t>
      </w:r>
      <w:r w:rsidR="00CA7B9B">
        <w:t xml:space="preserve">random forest analysis. </w:t>
      </w:r>
      <w:r w:rsidR="009A4D0E">
        <w:t xml:space="preserve"> </w:t>
      </w:r>
    </w:p>
    <w:p w14:paraId="30B36E78" w14:textId="6EA1BA6C" w:rsidR="00CA7B9B" w:rsidRDefault="00CA7B9B" w:rsidP="0010474A"/>
    <w:p w14:paraId="0546EF08" w14:textId="1904741C" w:rsidR="00AB66C0" w:rsidRDefault="00AB66C0" w:rsidP="00AB66C0">
      <w:pPr>
        <w:pStyle w:val="Caption"/>
        <w:keepNext/>
      </w:pPr>
      <w:bookmarkStart w:id="126" w:name="_Toc104959167"/>
      <w:r>
        <w:t xml:space="preserve">Table </w:t>
      </w:r>
      <w:r w:rsidR="00164D98">
        <w:fldChar w:fldCharType="begin"/>
      </w:r>
      <w:r w:rsidR="00164D98">
        <w:instrText xml:space="preserve"> SEQ Table \* ARABIC </w:instrText>
      </w:r>
      <w:r w:rsidR="00164D98">
        <w:fldChar w:fldCharType="separate"/>
      </w:r>
      <w:r w:rsidR="00FE4DC4">
        <w:rPr>
          <w:noProof/>
        </w:rPr>
        <w:t>2</w:t>
      </w:r>
      <w:r w:rsidR="00164D98">
        <w:rPr>
          <w:noProof/>
        </w:rPr>
        <w:fldChar w:fldCharType="end"/>
      </w:r>
      <w:r>
        <w:t xml:space="preserve">. </w:t>
      </w:r>
      <w:r w:rsidR="0030415D">
        <w:t>Site classes resulting from preliminary distinct site classification analysis</w:t>
      </w:r>
      <w:r w:rsidR="00CA2F1D">
        <w:t xml:space="preserve">. </w:t>
      </w:r>
      <w:r w:rsidR="00875FD0">
        <w:t>BFI = Base Flow Index</w:t>
      </w:r>
      <w:r w:rsidR="0052488E">
        <w:t>.</w:t>
      </w:r>
      <w:bookmarkEnd w:id="126"/>
      <w:r w:rsidR="0052488E">
        <w:t xml:space="preserve"> </w:t>
      </w:r>
    </w:p>
    <w:tbl>
      <w:tblPr>
        <w:tblW w:w="9445" w:type="dxa"/>
        <w:tblLook w:val="04A0" w:firstRow="1" w:lastRow="0" w:firstColumn="1" w:lastColumn="0" w:noHBand="0" w:noVBand="1"/>
        <w:tblPrChange w:id="127" w:author="Jessup, Benjamin" w:date="2022-05-27T10:49:00Z">
          <w:tblPr>
            <w:tblW w:w="9445" w:type="dxa"/>
            <w:tblLook w:val="04A0" w:firstRow="1" w:lastRow="0" w:firstColumn="1" w:lastColumn="0" w:noHBand="0" w:noVBand="1"/>
          </w:tblPr>
        </w:tblPrChange>
      </w:tblPr>
      <w:tblGrid>
        <w:gridCol w:w="3595"/>
        <w:gridCol w:w="5850"/>
        <w:tblGridChange w:id="128">
          <w:tblGrid>
            <w:gridCol w:w="3595"/>
            <w:gridCol w:w="5850"/>
          </w:tblGrid>
        </w:tblGridChange>
      </w:tblGrid>
      <w:tr w:rsidR="00AB66C0" w14:paraId="19923819" w14:textId="77777777" w:rsidTr="008308EC">
        <w:tc>
          <w:tcPr>
            <w:tcW w:w="3595" w:type="dxa"/>
            <w:tcBorders>
              <w:top w:val="single" w:sz="4" w:space="0" w:color="auto"/>
              <w:bottom w:val="single" w:sz="4" w:space="0" w:color="auto"/>
            </w:tcBorders>
            <w:tcPrChange w:id="129" w:author="Jessup, Benjamin" w:date="2022-05-27T10:49:00Z">
              <w:tcPr>
                <w:tcW w:w="3595" w:type="dxa"/>
              </w:tcPr>
            </w:tcPrChange>
          </w:tcPr>
          <w:p w14:paraId="482EA581" w14:textId="5C74DFFB" w:rsidR="00AB66C0" w:rsidRDefault="00AB66C0" w:rsidP="0010474A">
            <w:r>
              <w:t>Site Class</w:t>
            </w:r>
          </w:p>
        </w:tc>
        <w:tc>
          <w:tcPr>
            <w:tcW w:w="5850" w:type="dxa"/>
            <w:tcBorders>
              <w:top w:val="single" w:sz="4" w:space="0" w:color="auto"/>
              <w:bottom w:val="single" w:sz="4" w:space="0" w:color="auto"/>
            </w:tcBorders>
            <w:tcPrChange w:id="130" w:author="Jessup, Benjamin" w:date="2022-05-27T10:49:00Z">
              <w:tcPr>
                <w:tcW w:w="5850" w:type="dxa"/>
              </w:tcPr>
            </w:tcPrChange>
          </w:tcPr>
          <w:p w14:paraId="40902493" w14:textId="6F661198" w:rsidR="00AB66C0" w:rsidRDefault="00AB66C0" w:rsidP="0010474A">
            <w:r>
              <w:t>Description</w:t>
            </w:r>
          </w:p>
        </w:tc>
      </w:tr>
      <w:tr w:rsidR="00AB66C0" w14:paraId="4309CB45" w14:textId="77777777" w:rsidTr="008308EC">
        <w:tc>
          <w:tcPr>
            <w:tcW w:w="3595" w:type="dxa"/>
            <w:tcBorders>
              <w:top w:val="single" w:sz="4" w:space="0" w:color="auto"/>
            </w:tcBorders>
            <w:tcPrChange w:id="131" w:author="Jessup, Benjamin" w:date="2022-05-27T10:49:00Z">
              <w:tcPr>
                <w:tcW w:w="3595" w:type="dxa"/>
              </w:tcPr>
            </w:tcPrChange>
          </w:tcPr>
          <w:p w14:paraId="197ED773" w14:textId="0996F127" w:rsidR="00AB66C0" w:rsidRDefault="00AB66C0" w:rsidP="0010474A">
            <w:r>
              <w:t>High-Elevation Mountains</w:t>
            </w:r>
            <w:ins w:id="132" w:author="Jessup, Benjamin" w:date="2022-06-24T10:13:00Z">
              <w:r w:rsidR="00B25730">
                <w:t xml:space="preserve"> </w:t>
              </w:r>
            </w:ins>
          </w:p>
        </w:tc>
        <w:tc>
          <w:tcPr>
            <w:tcW w:w="5850" w:type="dxa"/>
            <w:tcBorders>
              <w:top w:val="single" w:sz="4" w:space="0" w:color="auto"/>
            </w:tcBorders>
            <w:tcPrChange w:id="133" w:author="Jessup, Benjamin" w:date="2022-05-27T10:49:00Z">
              <w:tcPr>
                <w:tcW w:w="5850" w:type="dxa"/>
              </w:tcPr>
            </w:tcPrChange>
          </w:tcPr>
          <w:p w14:paraId="321C0B61" w14:textId="58FFC653" w:rsidR="00AB66C0" w:rsidRDefault="001E0CBB" w:rsidP="0010474A">
            <w:r>
              <w:t xml:space="preserve">Sites in the </w:t>
            </w:r>
            <w:r w:rsidR="00D759A5">
              <w:t>M</w:t>
            </w:r>
            <w:r>
              <w:t xml:space="preserve">iddle Rockies or Southern Rockies </w:t>
            </w:r>
            <w:r w:rsidR="00D759A5">
              <w:t xml:space="preserve">ecoregions that are generally above an elevation of </w:t>
            </w:r>
            <w:r w:rsidR="00C209F6">
              <w:t xml:space="preserve">7,500’. </w:t>
            </w:r>
            <w:r w:rsidR="00CB7C46">
              <w:t xml:space="preserve">Sites </w:t>
            </w:r>
            <w:r w:rsidR="00AF0761">
              <w:t xml:space="preserve">generally have smaller drainage basins </w:t>
            </w:r>
            <w:r w:rsidR="009D3E9B">
              <w:t>(&lt;50km</w:t>
            </w:r>
            <w:r w:rsidR="009D3E9B" w:rsidRPr="001B09C9">
              <w:rPr>
                <w:vertAlign w:val="superscript"/>
              </w:rPr>
              <w:t>2</w:t>
            </w:r>
            <w:r w:rsidR="009D3E9B">
              <w:t xml:space="preserve">) </w:t>
            </w:r>
            <w:r w:rsidR="0096593C">
              <w:t>and less contribution of groundwater</w:t>
            </w:r>
            <w:r w:rsidR="008C7ACB">
              <w:t xml:space="preserve"> (BFI </w:t>
            </w:r>
            <w:r w:rsidR="00D136AB">
              <w:t>&lt;66)</w:t>
            </w:r>
            <w:r w:rsidR="001B09C9">
              <w:t>.</w:t>
            </w:r>
          </w:p>
        </w:tc>
      </w:tr>
      <w:tr w:rsidR="00AB66C0" w14:paraId="2EE11AE9" w14:textId="77777777" w:rsidTr="008308EC">
        <w:tc>
          <w:tcPr>
            <w:tcW w:w="3595" w:type="dxa"/>
            <w:tcPrChange w:id="134" w:author="Jessup, Benjamin" w:date="2022-05-27T10:49:00Z">
              <w:tcPr>
                <w:tcW w:w="3595" w:type="dxa"/>
              </w:tcPr>
            </w:tcPrChange>
          </w:tcPr>
          <w:p w14:paraId="69C7E9E9" w14:textId="47412FE3" w:rsidR="00AB66C0" w:rsidRDefault="00AB66C0" w:rsidP="0010474A">
            <w:r>
              <w:t>Mid-Elevation Mountains and Basins</w:t>
            </w:r>
          </w:p>
        </w:tc>
        <w:tc>
          <w:tcPr>
            <w:tcW w:w="5850" w:type="dxa"/>
            <w:tcPrChange w:id="135" w:author="Jessup, Benjamin" w:date="2022-05-27T10:49:00Z">
              <w:tcPr>
                <w:tcW w:w="5850" w:type="dxa"/>
              </w:tcPr>
            </w:tcPrChange>
          </w:tcPr>
          <w:p w14:paraId="3565734D" w14:textId="55DDBF30" w:rsidR="00AB66C0" w:rsidRDefault="000A3791" w:rsidP="0010474A">
            <w:r>
              <w:t xml:space="preserve">Sites in the mountain or basins ecoregions </w:t>
            </w:r>
            <w:r w:rsidR="00C8360F">
              <w:t xml:space="preserve">that are generally </w:t>
            </w:r>
            <w:r w:rsidR="00BF77F6">
              <w:t xml:space="preserve">below 7,500’ elevation. </w:t>
            </w:r>
            <w:r w:rsidR="001B09C9">
              <w:t xml:space="preserve">Sites could be in large or small </w:t>
            </w:r>
            <w:r w:rsidR="008C7ACB">
              <w:t xml:space="preserve">drainage basins and </w:t>
            </w:r>
            <w:r w:rsidR="00D136AB">
              <w:t xml:space="preserve">greater contribution of </w:t>
            </w:r>
            <w:r w:rsidR="008C7ACB">
              <w:t xml:space="preserve">groundwater </w:t>
            </w:r>
            <w:r w:rsidR="00D136AB">
              <w:t xml:space="preserve">(BFI </w:t>
            </w:r>
            <w:r w:rsidR="005026AF">
              <w:t>&gt;</w:t>
            </w:r>
            <w:r w:rsidR="00D136AB">
              <w:t>66)</w:t>
            </w:r>
          </w:p>
        </w:tc>
      </w:tr>
      <w:tr w:rsidR="00AB66C0" w14:paraId="617969A9" w14:textId="77777777" w:rsidTr="008308EC">
        <w:tc>
          <w:tcPr>
            <w:tcW w:w="3595" w:type="dxa"/>
            <w:tcBorders>
              <w:bottom w:val="single" w:sz="4" w:space="0" w:color="auto"/>
            </w:tcBorders>
            <w:tcPrChange w:id="136" w:author="Jessup, Benjamin" w:date="2022-05-27T10:49:00Z">
              <w:tcPr>
                <w:tcW w:w="3595" w:type="dxa"/>
              </w:tcPr>
            </w:tcPrChange>
          </w:tcPr>
          <w:p w14:paraId="0CD23596" w14:textId="7FD133E2" w:rsidR="00AB66C0" w:rsidRDefault="00AB66C0" w:rsidP="0010474A">
            <w:r>
              <w:t>Plains</w:t>
            </w:r>
          </w:p>
        </w:tc>
        <w:tc>
          <w:tcPr>
            <w:tcW w:w="5850" w:type="dxa"/>
            <w:tcBorders>
              <w:bottom w:val="single" w:sz="4" w:space="0" w:color="auto"/>
            </w:tcBorders>
            <w:tcPrChange w:id="137" w:author="Jessup, Benjamin" w:date="2022-05-27T10:49:00Z">
              <w:tcPr>
                <w:tcW w:w="5850" w:type="dxa"/>
              </w:tcPr>
            </w:tcPrChange>
          </w:tcPr>
          <w:p w14:paraId="775E8644" w14:textId="563A1EDC" w:rsidR="00AB66C0" w:rsidRDefault="00900F19" w:rsidP="0010474A">
            <w:r>
              <w:t xml:space="preserve">Sites in </w:t>
            </w:r>
            <w:r w:rsidR="00406231">
              <w:t>the plains ecoregions (</w:t>
            </w:r>
            <w:r w:rsidR="003C2B68">
              <w:t xml:space="preserve">High Plains or </w:t>
            </w:r>
            <w:r w:rsidR="004C3455">
              <w:t>Northwestern Great Plains</w:t>
            </w:r>
            <w:r w:rsidR="00406231">
              <w:t xml:space="preserve">) and generally warmer temperature with higher </w:t>
            </w:r>
            <w:r w:rsidR="007C20A4">
              <w:t xml:space="preserve">specific conductance. </w:t>
            </w:r>
          </w:p>
        </w:tc>
      </w:tr>
    </w:tbl>
    <w:p w14:paraId="4D79B05A" w14:textId="77777777" w:rsidR="00CA7B9B" w:rsidRDefault="00CA7B9B" w:rsidP="0010474A"/>
    <w:p w14:paraId="1835F652" w14:textId="5D1D1679" w:rsidR="005D4F61" w:rsidRDefault="005D4F61" w:rsidP="00D44EB6">
      <w:pPr>
        <w:rPr>
          <w:shd w:val="clear" w:color="auto" w:fill="FFFFFF"/>
        </w:rPr>
      </w:pPr>
    </w:p>
    <w:p w14:paraId="3FF405A3" w14:textId="163B9806" w:rsidR="005D4F61" w:rsidRDefault="00901579" w:rsidP="00DF4B49">
      <w:pPr>
        <w:pStyle w:val="Heading2"/>
        <w:rPr>
          <w:shd w:val="clear" w:color="auto" w:fill="FFFFFF"/>
        </w:rPr>
      </w:pPr>
      <w:bookmarkStart w:id="138" w:name="_Toc104960200"/>
      <w:r>
        <w:rPr>
          <w:shd w:val="clear" w:color="auto" w:fill="FFFFFF"/>
        </w:rPr>
        <w:t>Metric Performance</w:t>
      </w:r>
      <w:bookmarkEnd w:id="138"/>
    </w:p>
    <w:p w14:paraId="1F14346E" w14:textId="6B76F966" w:rsidR="00DF4B49" w:rsidRPr="00DF4B49" w:rsidRDefault="000D47A3" w:rsidP="00567F7E">
      <w:pPr>
        <w:tabs>
          <w:tab w:val="num" w:pos="1440"/>
        </w:tabs>
        <w:rPr>
          <w:shd w:val="clear" w:color="auto" w:fill="FFFFFF"/>
        </w:rPr>
      </w:pPr>
      <w:r>
        <w:t>D</w:t>
      </w:r>
      <w:r w:rsidR="00126DDE" w:rsidRPr="005632FF">
        <w:t xml:space="preserve">iscrimination efficiency (DE) </w:t>
      </w:r>
      <w:r w:rsidR="00DF4B49" w:rsidRPr="00DF4B49">
        <w:rPr>
          <w:shd w:val="clear" w:color="auto" w:fill="FFFFFF"/>
        </w:rPr>
        <w:t xml:space="preserve">and Z-score </w:t>
      </w:r>
      <w:r>
        <w:rPr>
          <w:shd w:val="clear" w:color="auto" w:fill="FFFFFF"/>
        </w:rPr>
        <w:t xml:space="preserve">were calculated </w:t>
      </w:r>
      <w:r w:rsidR="00DF4B49" w:rsidRPr="00DF4B49">
        <w:rPr>
          <w:shd w:val="clear" w:color="auto" w:fill="FFFFFF"/>
        </w:rPr>
        <w:t xml:space="preserve">for each metric in each </w:t>
      </w:r>
      <w:r>
        <w:rPr>
          <w:shd w:val="clear" w:color="auto" w:fill="FFFFFF"/>
        </w:rPr>
        <w:t xml:space="preserve">of the three distinct </w:t>
      </w:r>
      <w:r w:rsidR="00DF4B49" w:rsidRPr="00DF4B49">
        <w:rPr>
          <w:shd w:val="clear" w:color="auto" w:fill="FFFFFF"/>
        </w:rPr>
        <w:t>site class</w:t>
      </w:r>
      <w:r>
        <w:rPr>
          <w:shd w:val="clear" w:color="auto" w:fill="FFFFFF"/>
        </w:rPr>
        <w:t>es</w:t>
      </w:r>
      <w:r w:rsidR="005766F5">
        <w:rPr>
          <w:shd w:val="clear" w:color="auto" w:fill="FFFFFF"/>
        </w:rPr>
        <w:t xml:space="preserve"> (</w:t>
      </w:r>
      <w:r w:rsidR="005766F5" w:rsidRPr="008F45CA">
        <w:rPr>
          <w:shd w:val="clear" w:color="auto" w:fill="FFFFFF"/>
        </w:rPr>
        <w:t xml:space="preserve">Appendix </w:t>
      </w:r>
      <w:r w:rsidR="00F3000B" w:rsidRPr="00F3000B">
        <w:rPr>
          <w:shd w:val="clear" w:color="auto" w:fill="FFFFFF"/>
        </w:rPr>
        <w:t>D</w:t>
      </w:r>
      <w:r w:rsidR="005766F5" w:rsidRPr="00F3000B">
        <w:rPr>
          <w:shd w:val="clear" w:color="auto" w:fill="FFFFFF"/>
        </w:rPr>
        <w:t>)</w:t>
      </w:r>
      <w:r w:rsidRPr="00F3000B">
        <w:rPr>
          <w:shd w:val="clear" w:color="auto" w:fill="FFFFFF"/>
        </w:rPr>
        <w:t xml:space="preserve">. </w:t>
      </w:r>
      <w:r w:rsidR="003937DF" w:rsidRPr="00F3000B">
        <w:rPr>
          <w:shd w:val="clear" w:color="auto" w:fill="FFFFFF"/>
        </w:rPr>
        <w:t xml:space="preserve">DE and Z metric </w:t>
      </w:r>
      <w:r w:rsidR="00755789" w:rsidRPr="00F3000B">
        <w:rPr>
          <w:shd w:val="clear" w:color="auto" w:fill="FFFFFF"/>
        </w:rPr>
        <w:t>statistics were</w:t>
      </w:r>
      <w:r w:rsidR="002C2A27" w:rsidRPr="00F3000B">
        <w:rPr>
          <w:shd w:val="clear" w:color="auto" w:fill="FFFFFF"/>
        </w:rPr>
        <w:t xml:space="preserve"> used to identify metrics that </w:t>
      </w:r>
      <w:r w:rsidR="009F711B" w:rsidRPr="00F3000B">
        <w:rPr>
          <w:shd w:val="clear" w:color="auto" w:fill="FFFFFF"/>
        </w:rPr>
        <w:t>performed</w:t>
      </w:r>
      <w:r w:rsidR="00755789" w:rsidRPr="00F3000B">
        <w:rPr>
          <w:shd w:val="clear" w:color="auto" w:fill="FFFFFF"/>
        </w:rPr>
        <w:t xml:space="preserve"> </w:t>
      </w:r>
      <w:r w:rsidR="009F711B" w:rsidRPr="00F3000B">
        <w:rPr>
          <w:shd w:val="clear" w:color="auto" w:fill="FFFFFF"/>
        </w:rPr>
        <w:t>consistently in all site classes</w:t>
      </w:r>
      <w:r w:rsidR="00A00BC8" w:rsidRPr="00F3000B">
        <w:rPr>
          <w:shd w:val="clear" w:color="auto" w:fill="FFFFFF"/>
        </w:rPr>
        <w:t xml:space="preserve">, and thus signaled that the </w:t>
      </w:r>
      <w:r w:rsidR="00F23410" w:rsidRPr="00F3000B">
        <w:rPr>
          <w:shd w:val="clear" w:color="auto" w:fill="FFFFFF"/>
        </w:rPr>
        <w:t xml:space="preserve">metrics would be robust as indicators to be included in a multimetric index. </w:t>
      </w:r>
      <w:r w:rsidR="003C7DF2" w:rsidRPr="00F3000B">
        <w:rPr>
          <w:shd w:val="clear" w:color="auto" w:fill="FFFFFF"/>
        </w:rPr>
        <w:t xml:space="preserve">Of the </w:t>
      </w:r>
      <w:del w:id="139" w:author="Jessup, Benjamin" w:date="2022-05-27T13:57:00Z">
        <w:r w:rsidR="00B12284" w:rsidRPr="00F3000B" w:rsidDel="00800004">
          <w:rPr>
            <w:shd w:val="clear" w:color="auto" w:fill="FFFFFF"/>
          </w:rPr>
          <w:delText xml:space="preserve">394 </w:delText>
        </w:r>
      </w:del>
      <w:ins w:id="140" w:author="Jessup, Benjamin" w:date="2022-05-27T14:44:00Z">
        <w:r w:rsidR="00027EE8" w:rsidRPr="00F3000B">
          <w:rPr>
            <w:shd w:val="clear" w:color="auto" w:fill="FFFFFF"/>
          </w:rPr>
          <w:t>397</w:t>
        </w:r>
      </w:ins>
      <w:ins w:id="141" w:author="Jessup, Benjamin" w:date="2022-05-27T13:57:00Z">
        <w:r w:rsidR="00800004" w:rsidRPr="00F3000B">
          <w:rPr>
            <w:shd w:val="clear" w:color="auto" w:fill="FFFFFF"/>
          </w:rPr>
          <w:t xml:space="preserve"> </w:t>
        </w:r>
      </w:ins>
      <w:r w:rsidR="00B12284" w:rsidRPr="00F3000B">
        <w:rPr>
          <w:shd w:val="clear" w:color="auto" w:fill="FFFFFF"/>
        </w:rPr>
        <w:t xml:space="preserve">metrics tested, 89 had </w:t>
      </w:r>
      <w:r w:rsidR="00846B06" w:rsidRPr="00F3000B">
        <w:rPr>
          <w:shd w:val="clear" w:color="auto" w:fill="FFFFFF"/>
        </w:rPr>
        <w:t xml:space="preserve">similar positive or negative trends with increasing stress in all </w:t>
      </w:r>
      <w:r w:rsidR="003B6840" w:rsidRPr="00F3000B">
        <w:rPr>
          <w:shd w:val="clear" w:color="auto" w:fill="FFFFFF"/>
        </w:rPr>
        <w:t xml:space="preserve">three site classes (Table </w:t>
      </w:r>
      <w:del w:id="142" w:author="Jessup, Benjamin" w:date="2022-05-31T07:28:00Z">
        <w:r w:rsidR="003B6840" w:rsidRPr="00F3000B" w:rsidDel="00AC32D4">
          <w:rPr>
            <w:shd w:val="clear" w:color="auto" w:fill="FFFFFF"/>
          </w:rPr>
          <w:delText xml:space="preserve">__, </w:delText>
        </w:r>
      </w:del>
      <w:ins w:id="143" w:author="Jessup, Benjamin" w:date="2022-05-31T07:28:00Z">
        <w:r w:rsidR="00AC32D4" w:rsidRPr="00F3000B">
          <w:rPr>
            <w:shd w:val="clear" w:color="auto" w:fill="FFFFFF"/>
          </w:rPr>
          <w:t xml:space="preserve">3, </w:t>
        </w:r>
      </w:ins>
      <w:r w:rsidR="003B6840" w:rsidRPr="008F45CA">
        <w:rPr>
          <w:shd w:val="clear" w:color="auto" w:fill="FFFFFF"/>
        </w:rPr>
        <w:t xml:space="preserve">Appendix </w:t>
      </w:r>
      <w:r w:rsidR="00F3000B">
        <w:rPr>
          <w:shd w:val="clear" w:color="auto" w:fill="FFFFFF"/>
        </w:rPr>
        <w:t>D</w:t>
      </w:r>
      <w:r w:rsidR="002D3D84">
        <w:rPr>
          <w:shd w:val="clear" w:color="auto" w:fill="FFFFFF"/>
        </w:rPr>
        <w:t>)</w:t>
      </w:r>
      <w:r w:rsidR="00526CF9">
        <w:rPr>
          <w:shd w:val="clear" w:color="auto" w:fill="FFFFFF"/>
        </w:rPr>
        <w:t xml:space="preserve">. </w:t>
      </w:r>
      <w:r w:rsidR="00A06AA7">
        <w:rPr>
          <w:shd w:val="clear" w:color="auto" w:fill="FFFFFF"/>
        </w:rPr>
        <w:t xml:space="preserve">The </w:t>
      </w:r>
      <w:r w:rsidR="00AD183A">
        <w:rPr>
          <w:shd w:val="clear" w:color="auto" w:fill="FFFFFF"/>
        </w:rPr>
        <w:t xml:space="preserve">metric trait categories with </w:t>
      </w:r>
      <w:r w:rsidR="00AD183A">
        <w:rPr>
          <w:shd w:val="clear" w:color="auto" w:fill="FFFFFF"/>
        </w:rPr>
        <w:lastRenderedPageBreak/>
        <w:t>the most consistently responsive metrics were biolo</w:t>
      </w:r>
      <w:r w:rsidR="0028199A">
        <w:rPr>
          <w:shd w:val="clear" w:color="auto" w:fill="FFFFFF"/>
        </w:rPr>
        <w:t>gical condition, nutrient</w:t>
      </w:r>
      <w:r w:rsidR="00570940">
        <w:rPr>
          <w:shd w:val="clear" w:color="auto" w:fill="FFFFFF"/>
        </w:rPr>
        <w:t xml:space="preserve"> tolerance</w:t>
      </w:r>
      <w:r w:rsidR="0028199A">
        <w:rPr>
          <w:shd w:val="clear" w:color="auto" w:fill="FFFFFF"/>
        </w:rPr>
        <w:t>, oxygen</w:t>
      </w:r>
      <w:r w:rsidR="00570940">
        <w:rPr>
          <w:shd w:val="clear" w:color="auto" w:fill="FFFFFF"/>
        </w:rPr>
        <w:t xml:space="preserve"> affinity</w:t>
      </w:r>
      <w:r w:rsidR="0028199A">
        <w:rPr>
          <w:shd w:val="clear" w:color="auto" w:fill="FFFFFF"/>
        </w:rPr>
        <w:t xml:space="preserve">, </w:t>
      </w:r>
      <w:proofErr w:type="spellStart"/>
      <w:r w:rsidR="0028199A">
        <w:rPr>
          <w:shd w:val="clear" w:color="auto" w:fill="FFFFFF"/>
        </w:rPr>
        <w:t>saprobity</w:t>
      </w:r>
      <w:proofErr w:type="spellEnd"/>
      <w:r w:rsidR="0028199A">
        <w:rPr>
          <w:shd w:val="clear" w:color="auto" w:fill="FFFFFF"/>
        </w:rPr>
        <w:t xml:space="preserve">, </w:t>
      </w:r>
      <w:r w:rsidR="00DC7C46">
        <w:rPr>
          <w:shd w:val="clear" w:color="auto" w:fill="FFFFFF"/>
        </w:rPr>
        <w:t>pollution tolerance</w:t>
      </w:r>
      <w:r w:rsidR="00570940">
        <w:rPr>
          <w:shd w:val="clear" w:color="auto" w:fill="FFFFFF"/>
        </w:rPr>
        <w:t>,</w:t>
      </w:r>
      <w:r w:rsidR="00DC7C46">
        <w:rPr>
          <w:shd w:val="clear" w:color="auto" w:fill="FFFFFF"/>
        </w:rPr>
        <w:t xml:space="preserve"> and trophic status</w:t>
      </w:r>
      <w:r w:rsidR="00570940">
        <w:rPr>
          <w:shd w:val="clear" w:color="auto" w:fill="FFFFFF"/>
        </w:rPr>
        <w:t xml:space="preserve">. </w:t>
      </w:r>
      <w:r w:rsidR="004F5F89">
        <w:rPr>
          <w:shd w:val="clear" w:color="auto" w:fill="FFFFFF"/>
        </w:rPr>
        <w:t xml:space="preserve">Of these </w:t>
      </w:r>
      <w:r w:rsidR="00A004A1">
        <w:rPr>
          <w:shd w:val="clear" w:color="auto" w:fill="FFFFFF"/>
        </w:rPr>
        <w:t xml:space="preserve">89 metrics, we selected a subset to carry forward in the index development process. The selection criteria for </w:t>
      </w:r>
      <w:r w:rsidR="00AF54A2">
        <w:rPr>
          <w:shd w:val="clear" w:color="auto" w:fill="FFFFFF"/>
        </w:rPr>
        <w:t xml:space="preserve">ongoing analysis </w:t>
      </w:r>
      <w:r w:rsidR="005D6E9C">
        <w:rPr>
          <w:shd w:val="clear" w:color="auto" w:fill="FFFFFF"/>
        </w:rPr>
        <w:t xml:space="preserve">included </w:t>
      </w:r>
      <w:commentRangeStart w:id="144"/>
      <w:r w:rsidR="005D6E9C">
        <w:rPr>
          <w:shd w:val="clear" w:color="auto" w:fill="FFFFFF"/>
        </w:rPr>
        <w:t>r</w:t>
      </w:r>
      <w:r w:rsidR="00DF4B49" w:rsidRPr="00DF4B49">
        <w:rPr>
          <w:shd w:val="clear" w:color="auto" w:fill="FFFFFF"/>
        </w:rPr>
        <w:t>elative strength</w:t>
      </w:r>
      <w:commentRangeEnd w:id="144"/>
      <w:r w:rsidR="0075247D">
        <w:rPr>
          <w:rStyle w:val="CommentReference"/>
          <w:rFonts w:ascii="Times New Roman" w:eastAsia="Times New Roman" w:hAnsi="Times New Roman" w:cs="Times New Roman"/>
        </w:rPr>
        <w:commentReference w:id="144"/>
      </w:r>
      <w:r w:rsidR="00DF4B49" w:rsidRPr="00DF4B49">
        <w:rPr>
          <w:shd w:val="clear" w:color="auto" w:fill="FFFFFF"/>
        </w:rPr>
        <w:t xml:space="preserve"> of responses</w:t>
      </w:r>
      <w:r w:rsidR="005D6E9C">
        <w:rPr>
          <w:shd w:val="clear" w:color="auto" w:fill="FFFFFF"/>
        </w:rPr>
        <w:t xml:space="preserve"> among metrics within each </w:t>
      </w:r>
      <w:r w:rsidR="0036776E">
        <w:rPr>
          <w:shd w:val="clear" w:color="auto" w:fill="FFFFFF"/>
        </w:rPr>
        <w:t>metric trait category, m</w:t>
      </w:r>
      <w:r w:rsidR="00DF4B49" w:rsidRPr="00DF4B49">
        <w:rPr>
          <w:shd w:val="clear" w:color="auto" w:fill="FFFFFF"/>
        </w:rPr>
        <w:t>etric format</w:t>
      </w:r>
      <w:del w:id="145" w:author="Jessup, Benjamin" w:date="2022-05-27T13:44:00Z">
        <w:r w:rsidR="00DF4B49" w:rsidRPr="00DF4B49" w:rsidDel="002064EB">
          <w:rPr>
            <w:shd w:val="clear" w:color="auto" w:fill="FFFFFF"/>
          </w:rPr>
          <w:delText xml:space="preserve"> (e.g., </w:delText>
        </w:r>
        <w:commentRangeStart w:id="146"/>
        <w:r w:rsidR="0036776E" w:rsidDel="002064EB">
          <w:rPr>
            <w:shd w:val="clear" w:color="auto" w:fill="FFFFFF"/>
          </w:rPr>
          <w:delText>relative richness metrics</w:delText>
        </w:r>
        <w:commentRangeEnd w:id="146"/>
        <w:r w:rsidR="00141DDC" w:rsidDel="002064EB">
          <w:rPr>
            <w:rStyle w:val="CommentReference"/>
            <w:rFonts w:ascii="Times New Roman" w:eastAsia="Times New Roman" w:hAnsi="Times New Roman" w:cs="Times New Roman"/>
          </w:rPr>
          <w:commentReference w:id="146"/>
        </w:r>
        <w:r w:rsidR="00DF4B49" w:rsidRPr="00DF4B49" w:rsidDel="002064EB">
          <w:rPr>
            <w:shd w:val="clear" w:color="auto" w:fill="FFFFFF"/>
          </w:rPr>
          <w:delText xml:space="preserve"> were preferred over </w:delText>
        </w:r>
        <w:r w:rsidR="00567F7E" w:rsidDel="002064EB">
          <w:rPr>
            <w:shd w:val="clear" w:color="auto" w:fill="FFFFFF"/>
          </w:rPr>
          <w:delText>taxa richness</w:delText>
        </w:r>
        <w:r w:rsidR="00DF4B49" w:rsidRPr="00DF4B49" w:rsidDel="002064EB">
          <w:rPr>
            <w:shd w:val="clear" w:color="auto" w:fill="FFFFFF"/>
          </w:rPr>
          <w:delText xml:space="preserve"> metrics)</w:delText>
        </w:r>
      </w:del>
      <w:r w:rsidR="00567F7E">
        <w:rPr>
          <w:shd w:val="clear" w:color="auto" w:fill="FFFFFF"/>
        </w:rPr>
        <w:t>, and m</w:t>
      </w:r>
      <w:r w:rsidR="00DF4B49" w:rsidRPr="00DF4B49">
        <w:rPr>
          <w:shd w:val="clear" w:color="auto" w:fill="FFFFFF"/>
        </w:rPr>
        <w:t>etric transparency (</w:t>
      </w:r>
      <w:r w:rsidR="00567F7E">
        <w:rPr>
          <w:shd w:val="clear" w:color="auto" w:fill="FFFFFF"/>
        </w:rPr>
        <w:t xml:space="preserve">e.g., </w:t>
      </w:r>
      <w:r w:rsidR="00DF4B49" w:rsidRPr="00DF4B49">
        <w:rPr>
          <w:shd w:val="clear" w:color="auto" w:fill="FFFFFF"/>
        </w:rPr>
        <w:t xml:space="preserve">rational response mechanism and uncomplicated </w:t>
      </w:r>
      <w:commentRangeStart w:id="147"/>
      <w:r w:rsidR="00DF4B49" w:rsidRPr="00DF4B49">
        <w:rPr>
          <w:shd w:val="clear" w:color="auto" w:fill="FFFFFF"/>
        </w:rPr>
        <w:t>calculation</w:t>
      </w:r>
      <w:commentRangeEnd w:id="147"/>
      <w:r w:rsidR="0062721A">
        <w:rPr>
          <w:rStyle w:val="CommentReference"/>
          <w:rFonts w:ascii="Times New Roman" w:eastAsia="Times New Roman" w:hAnsi="Times New Roman" w:cs="Times New Roman"/>
        </w:rPr>
        <w:commentReference w:id="147"/>
      </w:r>
      <w:r w:rsidR="00DF4B49" w:rsidRPr="00DF4B49">
        <w:rPr>
          <w:shd w:val="clear" w:color="auto" w:fill="FFFFFF"/>
        </w:rPr>
        <w:t>)</w:t>
      </w:r>
      <w:r w:rsidR="000E45D8">
        <w:rPr>
          <w:shd w:val="clear" w:color="auto" w:fill="FFFFFF"/>
        </w:rPr>
        <w:t xml:space="preserve">. </w:t>
      </w:r>
      <w:ins w:id="148" w:author="Jessup, Benjamin" w:date="2022-05-27T13:42:00Z">
        <w:r w:rsidR="007469C0">
          <w:rPr>
            <w:shd w:val="clear" w:color="auto" w:fill="FFFFFF"/>
          </w:rPr>
          <w:t xml:space="preserve">Metrics </w:t>
        </w:r>
      </w:ins>
      <w:ins w:id="149" w:author="Jessup, Benjamin" w:date="2022-05-27T13:43:00Z">
        <w:r w:rsidR="00ED0B32">
          <w:rPr>
            <w:shd w:val="clear" w:color="auto" w:fill="FFFFFF"/>
          </w:rPr>
          <w:t xml:space="preserve">with DE &gt; 45% were considered to have a relatively strong response. </w:t>
        </w:r>
      </w:ins>
      <w:ins w:id="150" w:author="Jessup, Benjamin" w:date="2022-05-27T13:50:00Z">
        <w:r w:rsidR="001E62BB">
          <w:rPr>
            <w:shd w:val="clear" w:color="auto" w:fill="FFFFFF"/>
          </w:rPr>
          <w:t>Metrics with a r</w:t>
        </w:r>
      </w:ins>
      <w:ins w:id="151" w:author="Jessup, Benjamin" w:date="2022-05-27T13:44:00Z">
        <w:r w:rsidR="002064EB">
          <w:rPr>
            <w:shd w:val="clear" w:color="auto" w:fill="FFFFFF"/>
          </w:rPr>
          <w:t xml:space="preserve">elative richness </w:t>
        </w:r>
      </w:ins>
      <w:ins w:id="152" w:author="Jessup, Benjamin" w:date="2022-05-27T13:50:00Z">
        <w:r w:rsidR="001E62BB">
          <w:rPr>
            <w:shd w:val="clear" w:color="auto" w:fill="FFFFFF"/>
          </w:rPr>
          <w:t>format</w:t>
        </w:r>
        <w:r w:rsidR="00786DF8">
          <w:rPr>
            <w:shd w:val="clear" w:color="auto" w:fill="FFFFFF"/>
          </w:rPr>
          <w:t xml:space="preserve"> (percent of taxa</w:t>
        </w:r>
      </w:ins>
      <w:ins w:id="153" w:author="Jessup, Benjamin" w:date="2022-05-27T13:51:00Z">
        <w:r w:rsidR="00786DF8">
          <w:rPr>
            <w:shd w:val="clear" w:color="auto" w:fill="FFFFFF"/>
          </w:rPr>
          <w:t xml:space="preserve"> relative to all taxa in the sample)</w:t>
        </w:r>
      </w:ins>
      <w:ins w:id="154" w:author="Jessup, Benjamin" w:date="2022-05-27T13:44:00Z">
        <w:r w:rsidR="002064EB" w:rsidRPr="00DF4B49">
          <w:rPr>
            <w:shd w:val="clear" w:color="auto" w:fill="FFFFFF"/>
          </w:rPr>
          <w:t xml:space="preserve"> were preferred over </w:t>
        </w:r>
        <w:r w:rsidR="002064EB">
          <w:rPr>
            <w:shd w:val="clear" w:color="auto" w:fill="FFFFFF"/>
          </w:rPr>
          <w:t>taxa richness</w:t>
        </w:r>
        <w:r w:rsidR="002064EB" w:rsidRPr="00DF4B49">
          <w:rPr>
            <w:shd w:val="clear" w:color="auto" w:fill="FFFFFF"/>
          </w:rPr>
          <w:t xml:space="preserve"> metrics</w:t>
        </w:r>
        <w:r w:rsidR="00126825">
          <w:rPr>
            <w:shd w:val="clear" w:color="auto" w:fill="FFFFFF"/>
          </w:rPr>
          <w:t xml:space="preserve"> b</w:t>
        </w:r>
        <w:r w:rsidR="002064EB">
          <w:rPr>
            <w:shd w:val="clear" w:color="auto" w:fill="FFFFFF"/>
          </w:rPr>
          <w:t>ecause th</w:t>
        </w:r>
      </w:ins>
      <w:ins w:id="155" w:author="Jessup, Benjamin" w:date="2022-05-27T13:45:00Z">
        <w:r w:rsidR="009F1546">
          <w:rPr>
            <w:shd w:val="clear" w:color="auto" w:fill="FFFFFF"/>
          </w:rPr>
          <w:t xml:space="preserve">e relative number of taxa also conferred </w:t>
        </w:r>
        <w:r w:rsidR="006C4704">
          <w:rPr>
            <w:shd w:val="clear" w:color="auto" w:fill="FFFFFF"/>
          </w:rPr>
          <w:t xml:space="preserve">dominance </w:t>
        </w:r>
      </w:ins>
      <w:ins w:id="156" w:author="Jessup, Benjamin" w:date="2022-05-27T13:46:00Z">
        <w:r w:rsidR="006C4704">
          <w:rPr>
            <w:shd w:val="clear" w:color="auto" w:fill="FFFFFF"/>
          </w:rPr>
          <w:t>of a trait among all taxa</w:t>
        </w:r>
        <w:r w:rsidR="00E33708">
          <w:rPr>
            <w:shd w:val="clear" w:color="auto" w:fill="FFFFFF"/>
          </w:rPr>
          <w:t>.</w:t>
        </w:r>
      </w:ins>
      <w:ins w:id="157" w:author="Jessup, Benjamin" w:date="2022-05-27T13:44:00Z">
        <w:r w:rsidR="00126825">
          <w:rPr>
            <w:shd w:val="clear" w:color="auto" w:fill="FFFFFF"/>
          </w:rPr>
          <w:t xml:space="preserve"> </w:t>
        </w:r>
      </w:ins>
      <w:ins w:id="158" w:author="Jessup, Benjamin" w:date="2022-05-27T13:52:00Z">
        <w:r w:rsidR="0055677B">
          <w:rPr>
            <w:shd w:val="clear" w:color="auto" w:fill="FFFFFF"/>
          </w:rPr>
          <w:t xml:space="preserve">Metric </w:t>
        </w:r>
      </w:ins>
      <w:ins w:id="159" w:author="Jessup, Benjamin" w:date="2022-05-27T13:53:00Z">
        <w:r w:rsidR="0055677B">
          <w:rPr>
            <w:shd w:val="clear" w:color="auto" w:fill="FFFFFF"/>
          </w:rPr>
          <w:t>correlation</w:t>
        </w:r>
        <w:r w:rsidR="009127BD">
          <w:rPr>
            <w:shd w:val="clear" w:color="auto" w:fill="FFFFFF"/>
          </w:rPr>
          <w:t xml:space="preserve">s were calculated when metric pairs might </w:t>
        </w:r>
        <w:r w:rsidR="00124BAC">
          <w:rPr>
            <w:shd w:val="clear" w:color="auto" w:fill="FFFFFF"/>
          </w:rPr>
          <w:t>represent identical m</w:t>
        </w:r>
      </w:ins>
      <w:ins w:id="160" w:author="Jessup, Benjamin" w:date="2022-05-27T13:54:00Z">
        <w:r w:rsidR="00124BAC">
          <w:rPr>
            <w:shd w:val="clear" w:color="auto" w:fill="FFFFFF"/>
          </w:rPr>
          <w:t>easures</w:t>
        </w:r>
        <w:r w:rsidR="0087081F">
          <w:rPr>
            <w:shd w:val="clear" w:color="auto" w:fill="FFFFFF"/>
          </w:rPr>
          <w:t xml:space="preserve"> and one of the highly correlated </w:t>
        </w:r>
        <w:r w:rsidR="00EC6750">
          <w:rPr>
            <w:shd w:val="clear" w:color="auto" w:fill="FFFFFF"/>
          </w:rPr>
          <w:t xml:space="preserve">metrics </w:t>
        </w:r>
      </w:ins>
      <w:ins w:id="161" w:author="Jessup, Benjamin" w:date="2022-05-27T13:56:00Z">
        <w:r w:rsidR="00FD7448">
          <w:rPr>
            <w:shd w:val="clear" w:color="auto" w:fill="FFFFFF"/>
          </w:rPr>
          <w:t>was</w:t>
        </w:r>
      </w:ins>
      <w:ins w:id="162" w:author="Jessup, Benjamin" w:date="2022-05-27T13:54:00Z">
        <w:r w:rsidR="00EC6750">
          <w:rPr>
            <w:shd w:val="clear" w:color="auto" w:fill="FFFFFF"/>
          </w:rPr>
          <w:t xml:space="preserve"> selected. </w:t>
        </w:r>
      </w:ins>
      <w:r w:rsidR="000E45D8">
        <w:rPr>
          <w:shd w:val="clear" w:color="auto" w:fill="FFFFFF"/>
        </w:rPr>
        <w:t xml:space="preserve">The </w:t>
      </w:r>
      <w:r w:rsidR="007F4C4E">
        <w:rPr>
          <w:shd w:val="clear" w:color="auto" w:fill="FFFFFF"/>
        </w:rPr>
        <w:t xml:space="preserve">43 </w:t>
      </w:r>
      <w:r w:rsidR="000E45D8">
        <w:rPr>
          <w:shd w:val="clear" w:color="auto" w:fill="FFFFFF"/>
        </w:rPr>
        <w:t xml:space="preserve">metrics that were retained </w:t>
      </w:r>
      <w:r w:rsidR="007F4C4E">
        <w:rPr>
          <w:shd w:val="clear" w:color="auto" w:fill="FFFFFF"/>
        </w:rPr>
        <w:t xml:space="preserve">are listed in Table </w:t>
      </w:r>
      <w:del w:id="163" w:author="Jessup, Benjamin" w:date="2022-05-31T07:29:00Z">
        <w:r w:rsidR="007F4C4E" w:rsidDel="00AC32D4">
          <w:rPr>
            <w:shd w:val="clear" w:color="auto" w:fill="FFFFFF"/>
          </w:rPr>
          <w:delText xml:space="preserve">__. </w:delText>
        </w:r>
      </w:del>
      <w:ins w:id="164" w:author="Jessup, Benjamin" w:date="2022-05-31T07:29:00Z">
        <w:r w:rsidR="00AC32D4">
          <w:rPr>
            <w:shd w:val="clear" w:color="auto" w:fill="FFFFFF"/>
          </w:rPr>
          <w:t xml:space="preserve">4. </w:t>
        </w:r>
      </w:ins>
      <w:r w:rsidR="00873FB9">
        <w:rPr>
          <w:shd w:val="clear" w:color="auto" w:fill="FFFFFF"/>
        </w:rPr>
        <w:t xml:space="preserve">This list was reduced </w:t>
      </w:r>
      <w:r w:rsidR="000D67AC">
        <w:rPr>
          <w:shd w:val="clear" w:color="auto" w:fill="FFFFFF"/>
        </w:rPr>
        <w:t>to a final set of 17 metrics</w:t>
      </w:r>
      <w:r w:rsidR="00873FB9">
        <w:rPr>
          <w:shd w:val="clear" w:color="auto" w:fill="FFFFFF"/>
        </w:rPr>
        <w:t xml:space="preserve"> because subsequent </w:t>
      </w:r>
      <w:r w:rsidR="00DD1345">
        <w:rPr>
          <w:shd w:val="clear" w:color="auto" w:fill="FFFFFF"/>
        </w:rPr>
        <w:t xml:space="preserve">analyses required &lt;20 metrics to accommodate </w:t>
      </w:r>
      <w:r w:rsidR="000D67AC">
        <w:rPr>
          <w:shd w:val="clear" w:color="auto" w:fill="FFFFFF"/>
        </w:rPr>
        <w:t xml:space="preserve">limited </w:t>
      </w:r>
      <w:r w:rsidR="00DA55E7">
        <w:rPr>
          <w:shd w:val="clear" w:color="auto" w:fill="FFFFFF"/>
        </w:rPr>
        <w:t xml:space="preserve">computer capacity to </w:t>
      </w:r>
      <w:r w:rsidR="000D67AC">
        <w:rPr>
          <w:shd w:val="clear" w:color="auto" w:fill="FFFFFF"/>
        </w:rPr>
        <w:t xml:space="preserve">iteratively </w:t>
      </w:r>
      <w:r w:rsidR="00F27848">
        <w:rPr>
          <w:shd w:val="clear" w:color="auto" w:fill="FFFFFF"/>
        </w:rPr>
        <w:t>test</w:t>
      </w:r>
      <w:r w:rsidR="000D67AC">
        <w:rPr>
          <w:shd w:val="clear" w:color="auto" w:fill="FFFFFF"/>
        </w:rPr>
        <w:t xml:space="preserve"> all possible subsets of the metrics</w:t>
      </w:r>
      <w:r w:rsidR="00F27848">
        <w:rPr>
          <w:shd w:val="clear" w:color="auto" w:fill="FFFFFF"/>
        </w:rPr>
        <w:t xml:space="preserve"> as </w:t>
      </w:r>
      <w:r w:rsidR="00720354">
        <w:rPr>
          <w:shd w:val="clear" w:color="auto" w:fill="FFFFFF"/>
        </w:rPr>
        <w:t>index alternatives.</w:t>
      </w:r>
      <w:r w:rsidR="00BD5294">
        <w:rPr>
          <w:shd w:val="clear" w:color="auto" w:fill="FFFFFF"/>
        </w:rPr>
        <w:t xml:space="preserve"> </w:t>
      </w:r>
    </w:p>
    <w:p w14:paraId="5FD7949A" w14:textId="2C518DC7" w:rsidR="00DF4B49" w:rsidRDefault="00DF4B49" w:rsidP="00126DDE">
      <w:pPr>
        <w:rPr>
          <w:shd w:val="clear" w:color="auto" w:fill="FFFFFF"/>
        </w:rPr>
      </w:pPr>
    </w:p>
    <w:p w14:paraId="4A18F4F7" w14:textId="5E1FCBC6" w:rsidR="007B7797" w:rsidRPr="005827C1" w:rsidRDefault="007B7797" w:rsidP="007B7797">
      <w:pPr>
        <w:pStyle w:val="Caption"/>
        <w:keepNext/>
        <w:rPr>
          <w:sz w:val="22"/>
          <w:szCs w:val="22"/>
        </w:rPr>
      </w:pPr>
      <w:bookmarkStart w:id="165" w:name="_Toc104959168"/>
      <w:r w:rsidRPr="005827C1">
        <w:rPr>
          <w:sz w:val="22"/>
          <w:szCs w:val="22"/>
        </w:rPr>
        <w:t xml:space="preserve">Table </w:t>
      </w:r>
      <w:r w:rsidRPr="005827C1">
        <w:rPr>
          <w:sz w:val="22"/>
          <w:szCs w:val="22"/>
        </w:rPr>
        <w:fldChar w:fldCharType="begin"/>
      </w:r>
      <w:r w:rsidRPr="005827C1">
        <w:rPr>
          <w:sz w:val="22"/>
          <w:szCs w:val="22"/>
        </w:rPr>
        <w:instrText xml:space="preserve"> SEQ Table \* ARABIC </w:instrText>
      </w:r>
      <w:r w:rsidRPr="005827C1">
        <w:rPr>
          <w:sz w:val="22"/>
          <w:szCs w:val="22"/>
        </w:rPr>
        <w:fldChar w:fldCharType="separate"/>
      </w:r>
      <w:r w:rsidR="00FE4DC4">
        <w:rPr>
          <w:noProof/>
          <w:sz w:val="22"/>
          <w:szCs w:val="22"/>
        </w:rPr>
        <w:t>3</w:t>
      </w:r>
      <w:r w:rsidRPr="005827C1">
        <w:rPr>
          <w:sz w:val="22"/>
          <w:szCs w:val="22"/>
        </w:rPr>
        <w:fldChar w:fldCharType="end"/>
      </w:r>
      <w:r w:rsidR="00997403" w:rsidRPr="005827C1">
        <w:rPr>
          <w:sz w:val="22"/>
          <w:szCs w:val="22"/>
        </w:rPr>
        <w:t xml:space="preserve">. </w:t>
      </w:r>
      <w:r w:rsidR="00266856" w:rsidRPr="005827C1">
        <w:rPr>
          <w:sz w:val="22"/>
          <w:szCs w:val="22"/>
        </w:rPr>
        <w:t xml:space="preserve">Numbers of metrics that were consistently </w:t>
      </w:r>
      <w:r w:rsidR="005B6A76" w:rsidRPr="005827C1">
        <w:rPr>
          <w:sz w:val="22"/>
          <w:szCs w:val="22"/>
        </w:rPr>
        <w:t xml:space="preserve">responsive with </w:t>
      </w:r>
      <w:commentRangeStart w:id="166"/>
      <w:r w:rsidR="00266856" w:rsidRPr="005827C1">
        <w:rPr>
          <w:sz w:val="22"/>
          <w:szCs w:val="22"/>
        </w:rPr>
        <w:t xml:space="preserve">relatively </w:t>
      </w:r>
      <w:r w:rsidR="005B6A76" w:rsidRPr="005827C1">
        <w:rPr>
          <w:sz w:val="22"/>
          <w:szCs w:val="22"/>
        </w:rPr>
        <w:t xml:space="preserve">strong </w:t>
      </w:r>
      <w:commentRangeEnd w:id="166"/>
      <w:r w:rsidR="0062721A">
        <w:rPr>
          <w:rStyle w:val="CommentReference"/>
          <w:rFonts w:ascii="Times New Roman" w:eastAsia="Times New Roman" w:hAnsi="Times New Roman" w:cs="Times New Roman"/>
          <w:i w:val="0"/>
          <w:iCs w:val="0"/>
          <w:color w:val="auto"/>
        </w:rPr>
        <w:commentReference w:id="166"/>
      </w:r>
      <w:r w:rsidR="005B6A76" w:rsidRPr="005827C1">
        <w:rPr>
          <w:sz w:val="22"/>
          <w:szCs w:val="22"/>
        </w:rPr>
        <w:t>discrimination efficiencies</w:t>
      </w:r>
      <w:ins w:id="167" w:author="Jessup, Benjamin" w:date="2022-05-27T15:19:00Z">
        <w:r w:rsidR="000E535A">
          <w:rPr>
            <w:sz w:val="22"/>
            <w:szCs w:val="22"/>
          </w:rPr>
          <w:t xml:space="preserve"> (</w:t>
        </w:r>
        <w:r w:rsidR="006401BE">
          <w:rPr>
            <w:sz w:val="22"/>
            <w:szCs w:val="22"/>
          </w:rPr>
          <w:t>DE &gt; 45%)</w:t>
        </w:r>
      </w:ins>
      <w:r w:rsidR="005827C1" w:rsidRPr="005827C1">
        <w:rPr>
          <w:sz w:val="22"/>
          <w:szCs w:val="22"/>
        </w:rPr>
        <w:t>, within metric trait categories.</w:t>
      </w:r>
      <w:bookmarkEnd w:id="165"/>
      <w:r w:rsidR="005827C1" w:rsidRPr="005827C1">
        <w:rPr>
          <w:sz w:val="22"/>
          <w:szCs w:val="22"/>
        </w:rPr>
        <w:t xml:space="preserve"> </w:t>
      </w:r>
    </w:p>
    <w:tbl>
      <w:tblPr>
        <w:tblW w:w="8469" w:type="dxa"/>
        <w:tblLook w:val="04A0" w:firstRow="1" w:lastRow="0" w:firstColumn="1" w:lastColumn="0" w:noHBand="0" w:noVBand="1"/>
      </w:tblPr>
      <w:tblGrid>
        <w:gridCol w:w="1236"/>
        <w:gridCol w:w="976"/>
        <w:gridCol w:w="1196"/>
        <w:gridCol w:w="976"/>
        <w:gridCol w:w="1321"/>
        <w:gridCol w:w="976"/>
        <w:gridCol w:w="1100"/>
        <w:gridCol w:w="976"/>
      </w:tblGrid>
      <w:tr w:rsidR="007B7797" w:rsidRPr="007B7797" w14:paraId="536A35FF" w14:textId="77777777" w:rsidTr="007B7797">
        <w:trPr>
          <w:trHeight w:val="300"/>
        </w:trPr>
        <w:tc>
          <w:tcPr>
            <w:tcW w:w="1236" w:type="dxa"/>
            <w:tcBorders>
              <w:top w:val="single" w:sz="18" w:space="0" w:color="auto"/>
              <w:left w:val="nil"/>
              <w:bottom w:val="nil"/>
              <w:right w:val="nil"/>
            </w:tcBorders>
            <w:shd w:val="clear" w:color="auto" w:fill="auto"/>
            <w:noWrap/>
            <w:vAlign w:val="bottom"/>
            <w:hideMark/>
          </w:tcPr>
          <w:p w14:paraId="75EAAC8A"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Acidity</w:t>
            </w:r>
          </w:p>
        </w:tc>
        <w:tc>
          <w:tcPr>
            <w:tcW w:w="976" w:type="dxa"/>
            <w:tcBorders>
              <w:top w:val="single" w:sz="18" w:space="0" w:color="auto"/>
              <w:left w:val="nil"/>
              <w:bottom w:val="nil"/>
              <w:right w:val="single" w:sz="18" w:space="0" w:color="auto"/>
            </w:tcBorders>
            <w:shd w:val="clear" w:color="auto" w:fill="auto"/>
            <w:noWrap/>
            <w:vAlign w:val="bottom"/>
            <w:hideMark/>
          </w:tcPr>
          <w:p w14:paraId="46EA2205"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w:t>
            </w:r>
          </w:p>
        </w:tc>
        <w:tc>
          <w:tcPr>
            <w:tcW w:w="1196" w:type="dxa"/>
            <w:tcBorders>
              <w:top w:val="single" w:sz="18" w:space="0" w:color="auto"/>
              <w:left w:val="single" w:sz="18" w:space="0" w:color="auto"/>
              <w:bottom w:val="nil"/>
              <w:right w:val="nil"/>
            </w:tcBorders>
            <w:shd w:val="clear" w:color="auto" w:fill="auto"/>
            <w:noWrap/>
            <w:vAlign w:val="bottom"/>
            <w:hideMark/>
          </w:tcPr>
          <w:p w14:paraId="1F27E546"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Nutrients</w:t>
            </w:r>
          </w:p>
        </w:tc>
        <w:tc>
          <w:tcPr>
            <w:tcW w:w="976" w:type="dxa"/>
            <w:tcBorders>
              <w:top w:val="single" w:sz="18" w:space="0" w:color="auto"/>
              <w:left w:val="nil"/>
              <w:bottom w:val="nil"/>
              <w:right w:val="single" w:sz="18" w:space="0" w:color="auto"/>
            </w:tcBorders>
            <w:shd w:val="clear" w:color="auto" w:fill="auto"/>
            <w:noWrap/>
            <w:vAlign w:val="bottom"/>
            <w:hideMark/>
          </w:tcPr>
          <w:p w14:paraId="58935E88"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12</w:t>
            </w:r>
          </w:p>
        </w:tc>
        <w:tc>
          <w:tcPr>
            <w:tcW w:w="1033" w:type="dxa"/>
            <w:tcBorders>
              <w:top w:val="single" w:sz="18" w:space="0" w:color="auto"/>
              <w:left w:val="single" w:sz="18" w:space="0" w:color="auto"/>
              <w:bottom w:val="nil"/>
              <w:right w:val="nil"/>
            </w:tcBorders>
            <w:shd w:val="clear" w:color="auto" w:fill="auto"/>
            <w:noWrap/>
            <w:vAlign w:val="bottom"/>
            <w:hideMark/>
          </w:tcPr>
          <w:p w14:paraId="289E78C6" w14:textId="4560143D" w:rsidR="007B7797" w:rsidRPr="007B7797" w:rsidRDefault="00915D19" w:rsidP="007B7797">
            <w:pPr>
              <w:spacing w:after="0" w:line="240" w:lineRule="auto"/>
              <w:jc w:val="center"/>
              <w:rPr>
                <w:rFonts w:ascii="Calibri" w:eastAsia="Times New Roman" w:hAnsi="Calibri" w:cs="Calibri"/>
                <w:color w:val="000000"/>
              </w:rPr>
            </w:pPr>
            <w:r>
              <w:rPr>
                <w:rFonts w:ascii="Calibri" w:eastAsia="Times New Roman" w:hAnsi="Calibri" w:cs="Calibri"/>
                <w:color w:val="000000"/>
              </w:rPr>
              <w:t>Ions/</w:t>
            </w:r>
            <w:r w:rsidR="007B7797" w:rsidRPr="007B7797">
              <w:rPr>
                <w:rFonts w:ascii="Calibri" w:eastAsia="Times New Roman" w:hAnsi="Calibri" w:cs="Calibri"/>
                <w:color w:val="000000"/>
              </w:rPr>
              <w:t>Salinity</w:t>
            </w:r>
          </w:p>
        </w:tc>
        <w:tc>
          <w:tcPr>
            <w:tcW w:w="976" w:type="dxa"/>
            <w:tcBorders>
              <w:top w:val="single" w:sz="18" w:space="0" w:color="auto"/>
              <w:left w:val="nil"/>
              <w:bottom w:val="nil"/>
              <w:right w:val="single" w:sz="18" w:space="0" w:color="auto"/>
            </w:tcBorders>
            <w:shd w:val="clear" w:color="auto" w:fill="auto"/>
            <w:noWrap/>
            <w:vAlign w:val="bottom"/>
            <w:hideMark/>
          </w:tcPr>
          <w:p w14:paraId="628C16F3"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7</w:t>
            </w:r>
          </w:p>
        </w:tc>
        <w:tc>
          <w:tcPr>
            <w:tcW w:w="1100" w:type="dxa"/>
            <w:tcBorders>
              <w:top w:val="single" w:sz="18" w:space="0" w:color="auto"/>
              <w:left w:val="single" w:sz="18" w:space="0" w:color="auto"/>
              <w:bottom w:val="nil"/>
              <w:right w:val="nil"/>
            </w:tcBorders>
            <w:shd w:val="clear" w:color="auto" w:fill="auto"/>
            <w:noWrap/>
            <w:vAlign w:val="bottom"/>
            <w:hideMark/>
          </w:tcPr>
          <w:p w14:paraId="33594C02"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Tolerance</w:t>
            </w:r>
          </w:p>
        </w:tc>
        <w:tc>
          <w:tcPr>
            <w:tcW w:w="976" w:type="dxa"/>
            <w:tcBorders>
              <w:top w:val="single" w:sz="18" w:space="0" w:color="auto"/>
              <w:left w:val="nil"/>
              <w:bottom w:val="nil"/>
              <w:right w:val="nil"/>
            </w:tcBorders>
            <w:shd w:val="clear" w:color="auto" w:fill="auto"/>
            <w:noWrap/>
            <w:vAlign w:val="bottom"/>
            <w:hideMark/>
          </w:tcPr>
          <w:p w14:paraId="03C5B981"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10</w:t>
            </w:r>
          </w:p>
        </w:tc>
      </w:tr>
      <w:tr w:rsidR="007B7797" w:rsidRPr="007B7797" w14:paraId="4642A991" w14:textId="77777777" w:rsidTr="007B7797">
        <w:trPr>
          <w:trHeight w:val="300"/>
        </w:trPr>
        <w:tc>
          <w:tcPr>
            <w:tcW w:w="1236" w:type="dxa"/>
            <w:tcBorders>
              <w:top w:val="nil"/>
              <w:left w:val="nil"/>
              <w:right w:val="nil"/>
            </w:tcBorders>
            <w:shd w:val="clear" w:color="auto" w:fill="auto"/>
            <w:noWrap/>
            <w:vAlign w:val="bottom"/>
            <w:hideMark/>
          </w:tcPr>
          <w:p w14:paraId="2CA650F4"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Condition</w:t>
            </w:r>
          </w:p>
        </w:tc>
        <w:tc>
          <w:tcPr>
            <w:tcW w:w="976" w:type="dxa"/>
            <w:tcBorders>
              <w:top w:val="nil"/>
              <w:left w:val="nil"/>
              <w:right w:val="single" w:sz="18" w:space="0" w:color="auto"/>
            </w:tcBorders>
            <w:shd w:val="clear" w:color="auto" w:fill="auto"/>
            <w:noWrap/>
            <w:vAlign w:val="bottom"/>
            <w:hideMark/>
          </w:tcPr>
          <w:p w14:paraId="037C67E7"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11</w:t>
            </w:r>
          </w:p>
        </w:tc>
        <w:tc>
          <w:tcPr>
            <w:tcW w:w="1196" w:type="dxa"/>
            <w:tcBorders>
              <w:top w:val="nil"/>
              <w:left w:val="single" w:sz="18" w:space="0" w:color="auto"/>
              <w:right w:val="nil"/>
            </w:tcBorders>
            <w:shd w:val="clear" w:color="auto" w:fill="auto"/>
            <w:noWrap/>
            <w:vAlign w:val="bottom"/>
            <w:hideMark/>
          </w:tcPr>
          <w:p w14:paraId="56AAB26D"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Oxygen</w:t>
            </w:r>
          </w:p>
        </w:tc>
        <w:tc>
          <w:tcPr>
            <w:tcW w:w="976" w:type="dxa"/>
            <w:tcBorders>
              <w:top w:val="nil"/>
              <w:left w:val="nil"/>
              <w:right w:val="single" w:sz="18" w:space="0" w:color="auto"/>
            </w:tcBorders>
            <w:shd w:val="clear" w:color="auto" w:fill="auto"/>
            <w:noWrap/>
            <w:vAlign w:val="bottom"/>
            <w:hideMark/>
          </w:tcPr>
          <w:p w14:paraId="6D8BF190"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10</w:t>
            </w:r>
          </w:p>
        </w:tc>
        <w:tc>
          <w:tcPr>
            <w:tcW w:w="1033" w:type="dxa"/>
            <w:tcBorders>
              <w:top w:val="nil"/>
              <w:left w:val="single" w:sz="18" w:space="0" w:color="auto"/>
              <w:right w:val="nil"/>
            </w:tcBorders>
            <w:shd w:val="clear" w:color="auto" w:fill="auto"/>
            <w:noWrap/>
            <w:vAlign w:val="bottom"/>
            <w:hideMark/>
          </w:tcPr>
          <w:p w14:paraId="2CBF05B8"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Moisture</w:t>
            </w:r>
          </w:p>
        </w:tc>
        <w:tc>
          <w:tcPr>
            <w:tcW w:w="976" w:type="dxa"/>
            <w:tcBorders>
              <w:top w:val="nil"/>
              <w:left w:val="nil"/>
              <w:right w:val="single" w:sz="18" w:space="0" w:color="auto"/>
            </w:tcBorders>
            <w:shd w:val="clear" w:color="auto" w:fill="auto"/>
            <w:noWrap/>
            <w:vAlign w:val="bottom"/>
            <w:hideMark/>
          </w:tcPr>
          <w:p w14:paraId="374B269B"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2</w:t>
            </w:r>
          </w:p>
        </w:tc>
        <w:tc>
          <w:tcPr>
            <w:tcW w:w="1100" w:type="dxa"/>
            <w:tcBorders>
              <w:top w:val="nil"/>
              <w:left w:val="single" w:sz="18" w:space="0" w:color="auto"/>
              <w:right w:val="nil"/>
            </w:tcBorders>
            <w:shd w:val="clear" w:color="auto" w:fill="auto"/>
            <w:noWrap/>
            <w:vAlign w:val="bottom"/>
            <w:hideMark/>
          </w:tcPr>
          <w:p w14:paraId="5914DC14"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Trophic</w:t>
            </w:r>
          </w:p>
        </w:tc>
        <w:tc>
          <w:tcPr>
            <w:tcW w:w="976" w:type="dxa"/>
            <w:tcBorders>
              <w:top w:val="nil"/>
              <w:left w:val="nil"/>
              <w:right w:val="nil"/>
            </w:tcBorders>
            <w:shd w:val="clear" w:color="auto" w:fill="auto"/>
            <w:noWrap/>
            <w:vAlign w:val="bottom"/>
            <w:hideMark/>
          </w:tcPr>
          <w:p w14:paraId="104BC7F5"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15</w:t>
            </w:r>
          </w:p>
        </w:tc>
      </w:tr>
      <w:tr w:rsidR="007B7797" w:rsidRPr="007B7797" w14:paraId="1E76FA26" w14:textId="77777777" w:rsidTr="007B7797">
        <w:trPr>
          <w:trHeight w:val="300"/>
        </w:trPr>
        <w:tc>
          <w:tcPr>
            <w:tcW w:w="1236" w:type="dxa"/>
            <w:tcBorders>
              <w:top w:val="nil"/>
              <w:left w:val="nil"/>
              <w:bottom w:val="single" w:sz="18" w:space="0" w:color="auto"/>
              <w:right w:val="nil"/>
            </w:tcBorders>
            <w:shd w:val="clear" w:color="auto" w:fill="auto"/>
            <w:noWrap/>
            <w:vAlign w:val="bottom"/>
            <w:hideMark/>
          </w:tcPr>
          <w:p w14:paraId="066FF5EC" w14:textId="77777777" w:rsidR="007B7797" w:rsidRPr="007B7797" w:rsidRDefault="007B7797" w:rsidP="007B7797">
            <w:pPr>
              <w:spacing w:after="0" w:line="240" w:lineRule="auto"/>
              <w:jc w:val="center"/>
              <w:rPr>
                <w:rFonts w:ascii="Calibri" w:eastAsia="Times New Roman" w:hAnsi="Calibri" w:cs="Calibri"/>
                <w:color w:val="000000"/>
              </w:rPr>
            </w:pPr>
            <w:proofErr w:type="spellStart"/>
            <w:r w:rsidRPr="007B7797">
              <w:rPr>
                <w:rFonts w:ascii="Calibri" w:eastAsia="Times New Roman" w:hAnsi="Calibri" w:cs="Calibri"/>
                <w:color w:val="000000"/>
              </w:rPr>
              <w:t>GenHab</w:t>
            </w:r>
            <w:proofErr w:type="spellEnd"/>
          </w:p>
        </w:tc>
        <w:tc>
          <w:tcPr>
            <w:tcW w:w="976" w:type="dxa"/>
            <w:tcBorders>
              <w:top w:val="nil"/>
              <w:left w:val="nil"/>
              <w:bottom w:val="single" w:sz="18" w:space="0" w:color="auto"/>
              <w:right w:val="single" w:sz="18" w:space="0" w:color="auto"/>
            </w:tcBorders>
            <w:shd w:val="clear" w:color="auto" w:fill="auto"/>
            <w:noWrap/>
            <w:vAlign w:val="bottom"/>
            <w:hideMark/>
          </w:tcPr>
          <w:p w14:paraId="103A14D6"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4</w:t>
            </w:r>
          </w:p>
        </w:tc>
        <w:tc>
          <w:tcPr>
            <w:tcW w:w="1196" w:type="dxa"/>
            <w:tcBorders>
              <w:top w:val="nil"/>
              <w:left w:val="single" w:sz="18" w:space="0" w:color="auto"/>
              <w:bottom w:val="single" w:sz="18" w:space="0" w:color="auto"/>
              <w:right w:val="nil"/>
            </w:tcBorders>
            <w:shd w:val="clear" w:color="auto" w:fill="auto"/>
            <w:noWrap/>
            <w:vAlign w:val="bottom"/>
            <w:hideMark/>
          </w:tcPr>
          <w:p w14:paraId="1F3E0EC4" w14:textId="77777777" w:rsidR="007B7797" w:rsidRPr="007B7797" w:rsidRDefault="007B7797" w:rsidP="007B7797">
            <w:pPr>
              <w:spacing w:after="0" w:line="240" w:lineRule="auto"/>
              <w:jc w:val="center"/>
              <w:rPr>
                <w:rFonts w:ascii="Calibri" w:eastAsia="Times New Roman" w:hAnsi="Calibri" w:cs="Calibri"/>
                <w:color w:val="000000"/>
              </w:rPr>
            </w:pPr>
            <w:proofErr w:type="spellStart"/>
            <w:r w:rsidRPr="007B7797">
              <w:rPr>
                <w:rFonts w:ascii="Calibri" w:eastAsia="Times New Roman" w:hAnsi="Calibri" w:cs="Calibri"/>
                <w:color w:val="000000"/>
              </w:rPr>
              <w:t>Saprobity</w:t>
            </w:r>
            <w:proofErr w:type="spellEnd"/>
          </w:p>
        </w:tc>
        <w:tc>
          <w:tcPr>
            <w:tcW w:w="976" w:type="dxa"/>
            <w:tcBorders>
              <w:top w:val="nil"/>
              <w:left w:val="nil"/>
              <w:bottom w:val="single" w:sz="18" w:space="0" w:color="auto"/>
              <w:right w:val="single" w:sz="18" w:space="0" w:color="auto"/>
            </w:tcBorders>
            <w:shd w:val="clear" w:color="auto" w:fill="auto"/>
            <w:noWrap/>
            <w:vAlign w:val="bottom"/>
            <w:hideMark/>
          </w:tcPr>
          <w:p w14:paraId="2AC93172"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13</w:t>
            </w:r>
          </w:p>
        </w:tc>
        <w:tc>
          <w:tcPr>
            <w:tcW w:w="1033" w:type="dxa"/>
            <w:tcBorders>
              <w:top w:val="nil"/>
              <w:left w:val="single" w:sz="18" w:space="0" w:color="auto"/>
              <w:bottom w:val="single" w:sz="18" w:space="0" w:color="auto"/>
              <w:right w:val="nil"/>
            </w:tcBorders>
            <w:shd w:val="clear" w:color="auto" w:fill="auto"/>
            <w:noWrap/>
            <w:vAlign w:val="bottom"/>
            <w:hideMark/>
          </w:tcPr>
          <w:p w14:paraId="037ABDC1"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Motility</w:t>
            </w:r>
          </w:p>
        </w:tc>
        <w:tc>
          <w:tcPr>
            <w:tcW w:w="976" w:type="dxa"/>
            <w:tcBorders>
              <w:top w:val="nil"/>
              <w:left w:val="nil"/>
              <w:bottom w:val="single" w:sz="18" w:space="0" w:color="auto"/>
              <w:right w:val="single" w:sz="18" w:space="0" w:color="auto"/>
            </w:tcBorders>
            <w:shd w:val="clear" w:color="auto" w:fill="auto"/>
            <w:noWrap/>
            <w:vAlign w:val="bottom"/>
            <w:hideMark/>
          </w:tcPr>
          <w:p w14:paraId="16CE58B4"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2</w:t>
            </w:r>
          </w:p>
        </w:tc>
        <w:tc>
          <w:tcPr>
            <w:tcW w:w="1100" w:type="dxa"/>
            <w:tcBorders>
              <w:top w:val="nil"/>
              <w:left w:val="single" w:sz="18" w:space="0" w:color="auto"/>
              <w:bottom w:val="single" w:sz="18" w:space="0" w:color="auto"/>
              <w:right w:val="nil"/>
            </w:tcBorders>
            <w:shd w:val="clear" w:color="auto" w:fill="auto"/>
            <w:noWrap/>
            <w:vAlign w:val="bottom"/>
            <w:hideMark/>
          </w:tcPr>
          <w:p w14:paraId="052D9EBA"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Size</w:t>
            </w:r>
          </w:p>
        </w:tc>
        <w:tc>
          <w:tcPr>
            <w:tcW w:w="976" w:type="dxa"/>
            <w:tcBorders>
              <w:top w:val="nil"/>
              <w:left w:val="nil"/>
              <w:bottom w:val="single" w:sz="18" w:space="0" w:color="auto"/>
              <w:right w:val="nil"/>
            </w:tcBorders>
            <w:shd w:val="clear" w:color="auto" w:fill="auto"/>
            <w:noWrap/>
            <w:vAlign w:val="bottom"/>
            <w:hideMark/>
          </w:tcPr>
          <w:p w14:paraId="422EF4ED" w14:textId="77777777" w:rsidR="007B7797" w:rsidRPr="007B7797" w:rsidRDefault="007B7797" w:rsidP="007B7797">
            <w:pPr>
              <w:spacing w:after="0" w:line="240" w:lineRule="auto"/>
              <w:jc w:val="center"/>
              <w:rPr>
                <w:rFonts w:ascii="Calibri" w:eastAsia="Times New Roman" w:hAnsi="Calibri" w:cs="Calibri"/>
                <w:color w:val="000000"/>
              </w:rPr>
            </w:pPr>
            <w:r w:rsidRPr="007B7797">
              <w:rPr>
                <w:rFonts w:ascii="Calibri" w:eastAsia="Times New Roman" w:hAnsi="Calibri" w:cs="Calibri"/>
                <w:color w:val="000000"/>
              </w:rPr>
              <w:t>2</w:t>
            </w:r>
          </w:p>
        </w:tc>
      </w:tr>
    </w:tbl>
    <w:p w14:paraId="4FB8DF96" w14:textId="577A722C" w:rsidR="007B7797" w:rsidRDefault="007B7797" w:rsidP="00126DDE">
      <w:pPr>
        <w:rPr>
          <w:ins w:id="168" w:author="Jessup, Benjamin" w:date="2022-05-31T12:28:00Z"/>
          <w:shd w:val="clear" w:color="auto" w:fill="FFFFFF"/>
        </w:rPr>
      </w:pPr>
    </w:p>
    <w:p w14:paraId="763EEB9B" w14:textId="77777777" w:rsidR="005736F0" w:rsidRDefault="005736F0" w:rsidP="005736F0">
      <w:pPr>
        <w:pStyle w:val="Heading2"/>
        <w:rPr>
          <w:ins w:id="169" w:author="Jessup, Benjamin" w:date="2022-05-31T12:28:00Z"/>
        </w:rPr>
      </w:pPr>
      <w:bookmarkStart w:id="170" w:name="_Toc104960201"/>
      <w:ins w:id="171" w:author="Jessup, Benjamin" w:date="2022-05-31T12:28:00Z">
        <w:r>
          <w:t>Metric Adjustment</w:t>
        </w:r>
        <w:bookmarkEnd w:id="170"/>
      </w:ins>
    </w:p>
    <w:p w14:paraId="66E1A0ED" w14:textId="2419F067" w:rsidR="005736F0" w:rsidRDefault="005736F0" w:rsidP="005736F0">
      <w:pPr>
        <w:rPr>
          <w:ins w:id="172" w:author="Jessup, Benjamin" w:date="2022-05-31T12:28:00Z"/>
        </w:rPr>
      </w:pPr>
      <w:ins w:id="173" w:author="Jessup, Benjamin" w:date="2022-05-31T12:28:00Z">
        <w:r>
          <w:t>Metrics were adjusted to environmental factors on a statewide basis. The metric value variability in reference sites was explained using environmental factors in a random forest (RF) analysis. The 17 metrics that were selected for ongoing index analyses (Table 4 above) were included in RF analyses in which the statewide reference metric values were parsed based on multiple iterative classification trees. The environmental factors entered into early models included geologic, hydrologic, soils and climate variables as predictors (Table 5). These were selected using exploratory bi-plots</w:t>
        </w:r>
        <w:r>
          <w:rPr>
            <w:rStyle w:val="FootnoteReference"/>
          </w:rPr>
          <w:footnoteReference w:id="6"/>
        </w:r>
        <w:r>
          <w:t xml:space="preserve"> and correlation analysis </w:t>
        </w:r>
        <w:r w:rsidRPr="00F3000B">
          <w:t xml:space="preserve">(Appendix </w:t>
        </w:r>
      </w:ins>
      <w:r w:rsidR="00F3000B">
        <w:t>E</w:t>
      </w:r>
      <w:ins w:id="176" w:author="Jessup, Benjamin" w:date="2022-05-31T12:28:00Z">
        <w:r>
          <w:t>). The environmental factors were reduced to eight variables that consistently explained &gt;20% of the variability in the selected responsive metrics. The RF analysis using eight predictor variables and 17 candidate index metrics resulted in 10 metrics that were adjusted based on a pseudo-</w:t>
        </w:r>
        <w:proofErr w:type="spellStart"/>
        <w:r>
          <w:t>Rsq</w:t>
        </w:r>
        <w:proofErr w:type="spellEnd"/>
        <w:r>
          <w:t xml:space="preserve"> value &gt; 0.20 (Table 6). The pseudo-</w:t>
        </w:r>
        <w:proofErr w:type="spellStart"/>
        <w:r>
          <w:t>Rsq</w:t>
        </w:r>
        <w:proofErr w:type="spellEnd"/>
        <w:r>
          <w:t xml:space="preserve"> is a relative estimate of model performance, with higher values indicating that the model predictors have greater influence on metric values. </w:t>
        </w:r>
      </w:ins>
    </w:p>
    <w:p w14:paraId="78E79B9B" w14:textId="77777777" w:rsidR="005736F0" w:rsidRDefault="005736F0" w:rsidP="005736F0">
      <w:pPr>
        <w:rPr>
          <w:ins w:id="177" w:author="Jessup, Benjamin" w:date="2022-05-31T12:28:00Z"/>
        </w:rPr>
      </w:pPr>
    </w:p>
    <w:p w14:paraId="0F7AD4B5" w14:textId="77777777" w:rsidR="005736F0" w:rsidRDefault="005736F0" w:rsidP="00126DDE">
      <w:pPr>
        <w:rPr>
          <w:shd w:val="clear" w:color="auto" w:fill="FFFFFF"/>
        </w:rPr>
      </w:pPr>
    </w:p>
    <w:p w14:paraId="33F80153" w14:textId="77777777" w:rsidR="005736F0" w:rsidRDefault="005736F0">
      <w:pPr>
        <w:rPr>
          <w:ins w:id="178" w:author="Jessup, Benjamin" w:date="2022-05-31T12:28:00Z"/>
          <w:i/>
          <w:iCs/>
          <w:color w:val="44546A" w:themeColor="text2"/>
        </w:rPr>
      </w:pPr>
      <w:ins w:id="179" w:author="Jessup, Benjamin" w:date="2022-05-31T12:28:00Z">
        <w:r>
          <w:br w:type="page"/>
        </w:r>
      </w:ins>
    </w:p>
    <w:p w14:paraId="5D3A21EB" w14:textId="0D56948D" w:rsidR="007F4C4E" w:rsidRPr="00551EEE" w:rsidRDefault="007F4C4E" w:rsidP="007F4C4E">
      <w:pPr>
        <w:pStyle w:val="Caption"/>
        <w:keepNext/>
        <w:rPr>
          <w:sz w:val="22"/>
          <w:szCs w:val="22"/>
        </w:rPr>
      </w:pPr>
      <w:bookmarkStart w:id="180" w:name="_Toc104959169"/>
      <w:r w:rsidRPr="00551EEE">
        <w:rPr>
          <w:sz w:val="22"/>
          <w:szCs w:val="22"/>
        </w:rPr>
        <w:lastRenderedPageBreak/>
        <w:t xml:space="preserve">Table </w:t>
      </w:r>
      <w:r w:rsidRPr="00551EEE">
        <w:rPr>
          <w:sz w:val="22"/>
          <w:szCs w:val="22"/>
        </w:rPr>
        <w:fldChar w:fldCharType="begin"/>
      </w:r>
      <w:r w:rsidRPr="00551EEE">
        <w:rPr>
          <w:sz w:val="22"/>
          <w:szCs w:val="22"/>
        </w:rPr>
        <w:instrText xml:space="preserve"> SEQ Table \* ARABIC </w:instrText>
      </w:r>
      <w:r w:rsidRPr="00551EEE">
        <w:rPr>
          <w:sz w:val="22"/>
          <w:szCs w:val="22"/>
        </w:rPr>
        <w:fldChar w:fldCharType="separate"/>
      </w:r>
      <w:r w:rsidR="00FE4DC4">
        <w:rPr>
          <w:noProof/>
          <w:sz w:val="22"/>
          <w:szCs w:val="22"/>
        </w:rPr>
        <w:t>4</w:t>
      </w:r>
      <w:r w:rsidRPr="00551EEE">
        <w:rPr>
          <w:sz w:val="22"/>
          <w:szCs w:val="22"/>
        </w:rPr>
        <w:fldChar w:fldCharType="end"/>
      </w:r>
      <w:r w:rsidRPr="00551EEE">
        <w:rPr>
          <w:sz w:val="22"/>
          <w:szCs w:val="22"/>
        </w:rPr>
        <w:t xml:space="preserve">. </w:t>
      </w:r>
      <w:r w:rsidR="0035574E" w:rsidRPr="00551EEE">
        <w:rPr>
          <w:sz w:val="22"/>
          <w:szCs w:val="22"/>
        </w:rPr>
        <w:t xml:space="preserve">Metrics that passed selection criteria for consistent responsiveness </w:t>
      </w:r>
      <w:r w:rsidR="00FD1484" w:rsidRPr="00551EEE">
        <w:rPr>
          <w:sz w:val="22"/>
          <w:szCs w:val="22"/>
        </w:rPr>
        <w:t xml:space="preserve">and were </w:t>
      </w:r>
      <w:r w:rsidR="0035574E" w:rsidRPr="00551EEE">
        <w:rPr>
          <w:sz w:val="22"/>
          <w:szCs w:val="22"/>
        </w:rPr>
        <w:t>retained for index analysis</w:t>
      </w:r>
      <w:r w:rsidR="00FD1484" w:rsidRPr="00551EEE">
        <w:rPr>
          <w:sz w:val="22"/>
          <w:szCs w:val="22"/>
        </w:rPr>
        <w:t xml:space="preserve">. </w:t>
      </w:r>
      <w:r w:rsidR="00720354">
        <w:rPr>
          <w:sz w:val="22"/>
          <w:szCs w:val="22"/>
        </w:rPr>
        <w:t xml:space="preserve">Metrics marked (*) were retained for </w:t>
      </w:r>
      <w:r w:rsidR="0017029E">
        <w:rPr>
          <w:sz w:val="22"/>
          <w:szCs w:val="22"/>
        </w:rPr>
        <w:t>index trials in the all-subsets analysis.</w:t>
      </w:r>
      <w:r w:rsidR="009B0543" w:rsidRPr="009B0543">
        <w:rPr>
          <w:sz w:val="22"/>
          <w:szCs w:val="22"/>
        </w:rPr>
        <w:t xml:space="preserve"> </w:t>
      </w:r>
      <w:r w:rsidR="009B0543" w:rsidRPr="00551EEE">
        <w:rPr>
          <w:sz w:val="22"/>
          <w:szCs w:val="22"/>
        </w:rPr>
        <w:t xml:space="preserve">Refer to Appendix </w:t>
      </w:r>
      <w:r w:rsidR="00F3000B">
        <w:rPr>
          <w:sz w:val="22"/>
          <w:szCs w:val="22"/>
        </w:rPr>
        <w:t>A</w:t>
      </w:r>
      <w:r w:rsidR="009B0543" w:rsidRPr="00551EEE">
        <w:rPr>
          <w:sz w:val="22"/>
          <w:szCs w:val="22"/>
        </w:rPr>
        <w:t xml:space="preserve"> for metric code </w:t>
      </w:r>
      <w:r w:rsidR="000F5F4C">
        <w:rPr>
          <w:sz w:val="22"/>
          <w:szCs w:val="22"/>
        </w:rPr>
        <w:t>descriptions</w:t>
      </w:r>
      <w:r w:rsidR="009B0543" w:rsidRPr="00551EEE">
        <w:rPr>
          <w:sz w:val="22"/>
          <w:szCs w:val="22"/>
        </w:rPr>
        <w:t>.</w:t>
      </w:r>
      <w:bookmarkEnd w:id="180"/>
    </w:p>
    <w:tbl>
      <w:tblPr>
        <w:tblW w:w="10220" w:type="dxa"/>
        <w:tblCellMar>
          <w:left w:w="0" w:type="dxa"/>
          <w:right w:w="0" w:type="dxa"/>
        </w:tblCellMar>
        <w:tblLook w:val="0620" w:firstRow="1" w:lastRow="0" w:firstColumn="0" w:lastColumn="0" w:noHBand="1" w:noVBand="1"/>
      </w:tblPr>
      <w:tblGrid>
        <w:gridCol w:w="1895"/>
        <w:gridCol w:w="2397"/>
        <w:gridCol w:w="1455"/>
        <w:gridCol w:w="1916"/>
        <w:gridCol w:w="2557"/>
      </w:tblGrid>
      <w:tr w:rsidR="00402491" w:rsidRPr="00402491" w14:paraId="314C39A3" w14:textId="77777777" w:rsidTr="007F4C4E">
        <w:trPr>
          <w:trHeight w:val="452"/>
        </w:trPr>
        <w:tc>
          <w:tcPr>
            <w:tcW w:w="1895" w:type="dxa"/>
            <w:tcBorders>
              <w:top w:val="single" w:sz="8" w:space="0" w:color="5B9BD5"/>
              <w:left w:val="single" w:sz="8" w:space="0" w:color="5B9BD5"/>
              <w:bottom w:val="single" w:sz="18" w:space="0" w:color="5B9BD5"/>
              <w:right w:val="single" w:sz="8" w:space="0" w:color="5B9BD5"/>
            </w:tcBorders>
            <w:shd w:val="clear" w:color="auto" w:fill="DEEBF7"/>
            <w:tcMar>
              <w:top w:w="15" w:type="dxa"/>
              <w:left w:w="15" w:type="dxa"/>
              <w:bottom w:w="0" w:type="dxa"/>
              <w:right w:w="15" w:type="dxa"/>
            </w:tcMar>
            <w:vAlign w:val="center"/>
            <w:hideMark/>
          </w:tcPr>
          <w:p w14:paraId="76E1EB64" w14:textId="77777777" w:rsidR="00402491" w:rsidRPr="00402491" w:rsidRDefault="00402491" w:rsidP="00915D19">
            <w:pPr>
              <w:spacing w:after="0"/>
              <w:ind w:left="288"/>
              <w:rPr>
                <w:shd w:val="clear" w:color="auto" w:fill="FFFFFF"/>
              </w:rPr>
            </w:pPr>
            <w:r w:rsidRPr="00402491">
              <w:rPr>
                <w:b/>
                <w:bCs/>
                <w:shd w:val="clear" w:color="auto" w:fill="FFFFFF"/>
              </w:rPr>
              <w:t>Metric Category</w:t>
            </w:r>
          </w:p>
        </w:tc>
        <w:tc>
          <w:tcPr>
            <w:tcW w:w="2397" w:type="dxa"/>
            <w:tcBorders>
              <w:top w:val="single" w:sz="8" w:space="0" w:color="5B9BD5"/>
              <w:left w:val="single" w:sz="8" w:space="0" w:color="5B9BD5"/>
              <w:bottom w:val="single" w:sz="18" w:space="0" w:color="5B9BD5"/>
              <w:right w:val="single" w:sz="8" w:space="0" w:color="000000"/>
            </w:tcBorders>
            <w:shd w:val="clear" w:color="auto" w:fill="DEEBF7"/>
            <w:tcMar>
              <w:top w:w="15" w:type="dxa"/>
              <w:left w:w="15" w:type="dxa"/>
              <w:bottom w:w="0" w:type="dxa"/>
              <w:right w:w="15" w:type="dxa"/>
            </w:tcMar>
            <w:vAlign w:val="center"/>
            <w:hideMark/>
          </w:tcPr>
          <w:p w14:paraId="5410486C" w14:textId="77777777" w:rsidR="00402491" w:rsidRPr="00402491" w:rsidRDefault="00402491" w:rsidP="00915D19">
            <w:pPr>
              <w:spacing w:after="0"/>
              <w:ind w:left="288"/>
              <w:rPr>
                <w:shd w:val="clear" w:color="auto" w:fill="FFFFFF"/>
              </w:rPr>
            </w:pPr>
            <w:r w:rsidRPr="00402491">
              <w:rPr>
                <w:b/>
                <w:bCs/>
                <w:shd w:val="clear" w:color="auto" w:fill="FFFFFF"/>
              </w:rPr>
              <w:t>Metric Code</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FB7430F"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18" w:space="0" w:color="5B9BD5"/>
              <w:right w:val="single" w:sz="8" w:space="0" w:color="5B9BD5"/>
            </w:tcBorders>
            <w:shd w:val="clear" w:color="auto" w:fill="DEEBF7"/>
            <w:tcMar>
              <w:top w:w="15" w:type="dxa"/>
              <w:left w:w="15" w:type="dxa"/>
              <w:bottom w:w="0" w:type="dxa"/>
              <w:right w:w="15" w:type="dxa"/>
            </w:tcMar>
            <w:vAlign w:val="center"/>
            <w:hideMark/>
          </w:tcPr>
          <w:p w14:paraId="0494588A" w14:textId="77777777" w:rsidR="00402491" w:rsidRPr="00402491" w:rsidRDefault="00402491" w:rsidP="00915D19">
            <w:pPr>
              <w:spacing w:after="0"/>
              <w:ind w:left="288"/>
              <w:rPr>
                <w:shd w:val="clear" w:color="auto" w:fill="FFFFFF"/>
              </w:rPr>
            </w:pPr>
            <w:r w:rsidRPr="00402491">
              <w:rPr>
                <w:b/>
                <w:bCs/>
                <w:shd w:val="clear" w:color="auto" w:fill="FFFFFF"/>
              </w:rPr>
              <w:t>Metric Category</w:t>
            </w:r>
          </w:p>
        </w:tc>
        <w:tc>
          <w:tcPr>
            <w:tcW w:w="2557" w:type="dxa"/>
            <w:tcBorders>
              <w:top w:val="single" w:sz="8" w:space="0" w:color="5B9BD5"/>
              <w:left w:val="single" w:sz="8" w:space="0" w:color="5B9BD5"/>
              <w:bottom w:val="single" w:sz="18" w:space="0" w:color="5B9BD5"/>
              <w:right w:val="single" w:sz="8" w:space="0" w:color="5B9BD5"/>
            </w:tcBorders>
            <w:shd w:val="clear" w:color="auto" w:fill="DEEBF7"/>
            <w:tcMar>
              <w:top w:w="15" w:type="dxa"/>
              <w:left w:w="15" w:type="dxa"/>
              <w:bottom w:w="0" w:type="dxa"/>
              <w:right w:w="15" w:type="dxa"/>
            </w:tcMar>
            <w:vAlign w:val="center"/>
            <w:hideMark/>
          </w:tcPr>
          <w:p w14:paraId="4A15618D" w14:textId="77777777" w:rsidR="00402491" w:rsidRPr="00402491" w:rsidRDefault="00402491" w:rsidP="00915D19">
            <w:pPr>
              <w:spacing w:after="0"/>
              <w:ind w:left="288"/>
              <w:rPr>
                <w:shd w:val="clear" w:color="auto" w:fill="FFFFFF"/>
              </w:rPr>
            </w:pPr>
            <w:r w:rsidRPr="00402491">
              <w:rPr>
                <w:b/>
                <w:bCs/>
                <w:shd w:val="clear" w:color="auto" w:fill="FFFFFF"/>
              </w:rPr>
              <w:t>Metric Code</w:t>
            </w:r>
          </w:p>
        </w:tc>
      </w:tr>
      <w:tr w:rsidR="00402491" w:rsidRPr="00402491" w14:paraId="511BAEF1" w14:textId="77777777" w:rsidTr="007F4C4E">
        <w:trPr>
          <w:trHeight w:val="287"/>
        </w:trPr>
        <w:tc>
          <w:tcPr>
            <w:tcW w:w="1895" w:type="dxa"/>
            <w:vMerge w:val="restart"/>
            <w:tcBorders>
              <w:top w:val="single" w:sz="1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44BECC5" w14:textId="3EF06E1D" w:rsidR="00402491" w:rsidRPr="00402491" w:rsidRDefault="00402491" w:rsidP="00915D19">
            <w:pPr>
              <w:spacing w:after="0"/>
              <w:ind w:left="288"/>
              <w:rPr>
                <w:shd w:val="clear" w:color="auto" w:fill="FFFFFF"/>
              </w:rPr>
            </w:pPr>
            <w:r w:rsidRPr="00402491">
              <w:rPr>
                <w:shd w:val="clear" w:color="auto" w:fill="FFFFFF"/>
              </w:rPr>
              <w:t>Bio</w:t>
            </w:r>
            <w:r w:rsidR="00551EEE">
              <w:rPr>
                <w:shd w:val="clear" w:color="auto" w:fill="FFFFFF"/>
              </w:rPr>
              <w:t xml:space="preserve">logical </w:t>
            </w:r>
            <w:r w:rsidRPr="00402491">
              <w:rPr>
                <w:shd w:val="clear" w:color="auto" w:fill="FFFFFF"/>
              </w:rPr>
              <w:t>Condition</w:t>
            </w:r>
          </w:p>
        </w:tc>
        <w:tc>
          <w:tcPr>
            <w:tcW w:w="2397" w:type="dxa"/>
            <w:tcBorders>
              <w:top w:val="single" w:sz="1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7FC71123" w14:textId="77777777" w:rsidR="00402491" w:rsidRPr="00402491" w:rsidRDefault="00402491" w:rsidP="00915D19">
            <w:pPr>
              <w:spacing w:after="0"/>
              <w:ind w:left="288"/>
              <w:rPr>
                <w:shd w:val="clear" w:color="auto" w:fill="FFFFFF"/>
              </w:rPr>
            </w:pPr>
            <w:r w:rsidRPr="00402491">
              <w:rPr>
                <w:shd w:val="clear" w:color="auto" w:fill="FFFFFF"/>
              </w:rPr>
              <w:t>WA_BC_USGS</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12E9682C" w14:textId="77777777" w:rsidR="00402491" w:rsidRPr="00402491" w:rsidRDefault="00402491" w:rsidP="00915D19">
            <w:pPr>
              <w:spacing w:after="0"/>
              <w:ind w:left="288"/>
              <w:rPr>
                <w:shd w:val="clear" w:color="auto" w:fill="FFFFFF"/>
              </w:rPr>
            </w:pPr>
          </w:p>
        </w:tc>
        <w:tc>
          <w:tcPr>
            <w:tcW w:w="1916" w:type="dxa"/>
            <w:vMerge w:val="restart"/>
            <w:tcBorders>
              <w:top w:val="single" w:sz="1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F4E2E96" w14:textId="4273BC46" w:rsidR="00402491" w:rsidRPr="00402491" w:rsidRDefault="00402491" w:rsidP="00915D19">
            <w:pPr>
              <w:spacing w:after="0"/>
              <w:ind w:left="288"/>
              <w:rPr>
                <w:shd w:val="clear" w:color="auto" w:fill="FFFFFF"/>
              </w:rPr>
            </w:pPr>
            <w:r w:rsidRPr="00402491">
              <w:rPr>
                <w:shd w:val="clear" w:color="auto" w:fill="FFFFFF"/>
              </w:rPr>
              <w:t>Ions</w:t>
            </w:r>
          </w:p>
        </w:tc>
        <w:tc>
          <w:tcPr>
            <w:tcW w:w="2557" w:type="dxa"/>
            <w:tcBorders>
              <w:top w:val="single" w:sz="1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55DF8BA" w14:textId="2DF7AC37" w:rsidR="00402491" w:rsidRPr="00402491" w:rsidRDefault="00F408B0" w:rsidP="00915D19">
            <w:pPr>
              <w:spacing w:after="0"/>
              <w:ind w:left="288"/>
              <w:rPr>
                <w:shd w:val="clear" w:color="auto" w:fill="FFFFFF"/>
              </w:rPr>
            </w:pPr>
            <w:r>
              <w:rPr>
                <w:shd w:val="clear" w:color="auto" w:fill="FFFFFF"/>
              </w:rPr>
              <w:t>*</w:t>
            </w:r>
            <w:r w:rsidR="00402491" w:rsidRPr="00402491">
              <w:rPr>
                <w:shd w:val="clear" w:color="auto" w:fill="FFFFFF"/>
              </w:rPr>
              <w:t>nt_Diat_Cl_2</w:t>
            </w:r>
          </w:p>
        </w:tc>
      </w:tr>
      <w:tr w:rsidR="00402491" w:rsidRPr="00402491" w14:paraId="7FF38472"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2E13364F"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3217379D" w14:textId="77777777" w:rsidR="00402491" w:rsidRPr="00402491" w:rsidRDefault="00402491" w:rsidP="00915D19">
            <w:pPr>
              <w:spacing w:after="0"/>
              <w:ind w:left="288"/>
              <w:rPr>
                <w:shd w:val="clear" w:color="auto" w:fill="FFFFFF"/>
              </w:rPr>
            </w:pPr>
            <w:r w:rsidRPr="00402491">
              <w:rPr>
                <w:shd w:val="clear" w:color="auto" w:fill="FFFFFF"/>
              </w:rPr>
              <w:t>BC_12.r</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FBD3D61" w14:textId="77777777" w:rsidR="00402491" w:rsidRPr="00402491" w:rsidRDefault="00402491" w:rsidP="00915D19">
            <w:pPr>
              <w:spacing w:after="0"/>
              <w:ind w:left="288"/>
              <w:rPr>
                <w:shd w:val="clear" w:color="auto" w:fill="FFFFFF"/>
              </w:rPr>
            </w:pPr>
          </w:p>
        </w:tc>
        <w:tc>
          <w:tcPr>
            <w:tcW w:w="0" w:type="auto"/>
            <w:vMerge/>
            <w:tcBorders>
              <w:top w:val="single" w:sz="18" w:space="0" w:color="5B9BD5"/>
              <w:left w:val="single" w:sz="8" w:space="0" w:color="000000"/>
              <w:bottom w:val="single" w:sz="8" w:space="0" w:color="5B9BD5"/>
              <w:right w:val="single" w:sz="8" w:space="0" w:color="5B9BD5"/>
            </w:tcBorders>
            <w:vAlign w:val="center"/>
            <w:hideMark/>
          </w:tcPr>
          <w:p w14:paraId="59E886AE"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4883B640" w14:textId="1851D734" w:rsidR="00402491" w:rsidRPr="00402491" w:rsidRDefault="00882AE9" w:rsidP="00915D19">
            <w:pPr>
              <w:spacing w:after="0"/>
              <w:ind w:left="288"/>
              <w:rPr>
                <w:shd w:val="clear" w:color="auto" w:fill="FFFFFF"/>
              </w:rPr>
            </w:pPr>
            <w:r>
              <w:rPr>
                <w:shd w:val="clear" w:color="auto" w:fill="FFFFFF"/>
              </w:rPr>
              <w:t>*</w:t>
            </w:r>
            <w:r w:rsidR="00402491" w:rsidRPr="00402491">
              <w:rPr>
                <w:shd w:val="clear" w:color="auto" w:fill="FFFFFF"/>
              </w:rPr>
              <w:t>p</w:t>
            </w:r>
            <w:r>
              <w:rPr>
                <w:shd w:val="clear" w:color="auto" w:fill="FFFFFF"/>
              </w:rPr>
              <w:t>t</w:t>
            </w:r>
            <w:r w:rsidR="00402491" w:rsidRPr="00402491">
              <w:rPr>
                <w:shd w:val="clear" w:color="auto" w:fill="FFFFFF"/>
              </w:rPr>
              <w:t>_Diat_Cond_2</w:t>
            </w:r>
          </w:p>
        </w:tc>
      </w:tr>
      <w:tr w:rsidR="00402491" w:rsidRPr="00402491" w14:paraId="744F1B8E" w14:textId="77777777" w:rsidTr="007F4C4E">
        <w:trPr>
          <w:trHeight w:val="263"/>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3C2D0964"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26CE2476" w14:textId="77777777" w:rsidR="00402491" w:rsidRPr="00402491" w:rsidRDefault="00402491" w:rsidP="00915D19">
            <w:pPr>
              <w:spacing w:after="0"/>
              <w:ind w:left="288"/>
              <w:rPr>
                <w:shd w:val="clear" w:color="auto" w:fill="FFFFFF"/>
              </w:rPr>
            </w:pPr>
            <w:r w:rsidRPr="00402491">
              <w:rPr>
                <w:shd w:val="clear" w:color="auto" w:fill="FFFFFF"/>
              </w:rPr>
              <w:t>BC_5.pt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4D598242" w14:textId="77777777" w:rsidR="00402491" w:rsidRPr="00402491" w:rsidRDefault="00402491" w:rsidP="00915D19">
            <w:pPr>
              <w:spacing w:after="0"/>
              <w:ind w:left="288"/>
              <w:rPr>
                <w:shd w:val="clear" w:color="auto" w:fill="FFFFFF"/>
              </w:rPr>
            </w:pPr>
          </w:p>
        </w:tc>
        <w:tc>
          <w:tcPr>
            <w:tcW w:w="0" w:type="auto"/>
            <w:vMerge/>
            <w:tcBorders>
              <w:top w:val="single" w:sz="18" w:space="0" w:color="5B9BD5"/>
              <w:left w:val="single" w:sz="8" w:space="0" w:color="000000"/>
              <w:bottom w:val="single" w:sz="8" w:space="0" w:color="5B9BD5"/>
              <w:right w:val="single" w:sz="8" w:space="0" w:color="5B9BD5"/>
            </w:tcBorders>
            <w:vAlign w:val="center"/>
            <w:hideMark/>
          </w:tcPr>
          <w:p w14:paraId="7DE6EB13"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ED53496" w14:textId="77777777" w:rsidR="00402491" w:rsidRPr="00402491" w:rsidRDefault="00402491" w:rsidP="00915D19">
            <w:pPr>
              <w:spacing w:after="0"/>
              <w:ind w:left="288"/>
              <w:rPr>
                <w:shd w:val="clear" w:color="auto" w:fill="FFFFFF"/>
              </w:rPr>
            </w:pPr>
            <w:r w:rsidRPr="00402491">
              <w:rPr>
                <w:shd w:val="clear" w:color="auto" w:fill="FFFFFF"/>
              </w:rPr>
              <w:t>pt_Diat_CL_2</w:t>
            </w:r>
          </w:p>
        </w:tc>
      </w:tr>
      <w:tr w:rsidR="00402491" w:rsidRPr="00402491" w14:paraId="302EBFA0"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19E11837"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6B6AB2BF" w14:textId="728BD181" w:rsidR="00402491" w:rsidRPr="00402491" w:rsidRDefault="00F408B0" w:rsidP="00915D19">
            <w:pPr>
              <w:spacing w:after="0"/>
              <w:ind w:left="288"/>
              <w:rPr>
                <w:shd w:val="clear" w:color="auto" w:fill="FFFFFF"/>
              </w:rPr>
            </w:pPr>
            <w:r>
              <w:rPr>
                <w:shd w:val="clear" w:color="auto" w:fill="FFFFFF"/>
              </w:rPr>
              <w:t>*</w:t>
            </w:r>
            <w:r w:rsidR="00402491" w:rsidRPr="00402491">
              <w:rPr>
                <w:shd w:val="clear" w:color="auto" w:fill="FFFFFF"/>
              </w:rPr>
              <w:t>BC_45.pt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7582F23"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0D154555" w14:textId="77777777" w:rsidR="00402491" w:rsidRPr="00402491" w:rsidRDefault="00402491" w:rsidP="00915D19">
            <w:pPr>
              <w:spacing w:after="0"/>
              <w:ind w:left="288"/>
              <w:rPr>
                <w:shd w:val="clear" w:color="auto" w:fill="FFFFFF"/>
              </w:rPr>
            </w:pPr>
            <w:r w:rsidRPr="00402491">
              <w:rPr>
                <w:shd w:val="clear" w:color="auto" w:fill="FFFFFF"/>
              </w:rPr>
              <w:t>Salinity</w:t>
            </w: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04118BD9" w14:textId="77777777" w:rsidR="00402491" w:rsidRPr="00402491" w:rsidRDefault="00402491" w:rsidP="00915D19">
            <w:pPr>
              <w:spacing w:after="0"/>
              <w:ind w:left="288"/>
              <w:rPr>
                <w:shd w:val="clear" w:color="auto" w:fill="FFFFFF"/>
              </w:rPr>
            </w:pPr>
            <w:r w:rsidRPr="00402491">
              <w:rPr>
                <w:shd w:val="clear" w:color="auto" w:fill="FFFFFF"/>
              </w:rPr>
              <w:t>SALINITY_1.r</w:t>
            </w:r>
          </w:p>
        </w:tc>
      </w:tr>
      <w:tr w:rsidR="00402491" w:rsidRPr="00402491" w14:paraId="63632FD8"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0C7A3505"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4750B6C4" w14:textId="78F1497B" w:rsidR="00402491" w:rsidRPr="00402491" w:rsidRDefault="00F408B0" w:rsidP="00915D19">
            <w:pPr>
              <w:spacing w:after="0"/>
              <w:ind w:left="288"/>
              <w:rPr>
                <w:shd w:val="clear" w:color="auto" w:fill="FFFFFF"/>
              </w:rPr>
            </w:pPr>
            <w:r>
              <w:rPr>
                <w:shd w:val="clear" w:color="auto" w:fill="FFFFFF"/>
              </w:rPr>
              <w:t>*</w:t>
            </w:r>
            <w:r w:rsidR="00402491" w:rsidRPr="00402491">
              <w:rPr>
                <w:shd w:val="clear" w:color="auto" w:fill="FFFFFF"/>
              </w:rPr>
              <w:t>BC_12.pa</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E804EA6"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1B562128"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5242AFE8" w14:textId="68F87FEC" w:rsidR="00402491" w:rsidRPr="00402491" w:rsidRDefault="00882AE9" w:rsidP="00915D19">
            <w:pPr>
              <w:spacing w:after="0"/>
              <w:ind w:left="288"/>
              <w:rPr>
                <w:shd w:val="clear" w:color="auto" w:fill="FFFFFF"/>
              </w:rPr>
            </w:pPr>
            <w:r>
              <w:rPr>
                <w:shd w:val="clear" w:color="auto" w:fill="FFFFFF"/>
              </w:rPr>
              <w:t>*</w:t>
            </w:r>
            <w:r w:rsidR="00402491" w:rsidRPr="00402491">
              <w:rPr>
                <w:shd w:val="clear" w:color="auto" w:fill="FFFFFF"/>
              </w:rPr>
              <w:t>pt_H_WDEQ_34</w:t>
            </w:r>
          </w:p>
        </w:tc>
      </w:tr>
      <w:tr w:rsidR="00402491" w:rsidRPr="00402491" w14:paraId="052C0164" w14:textId="77777777" w:rsidTr="007F4C4E">
        <w:trPr>
          <w:trHeight w:val="287"/>
        </w:trPr>
        <w:tc>
          <w:tcPr>
            <w:tcW w:w="0" w:type="auto"/>
            <w:vMerge/>
            <w:tcBorders>
              <w:top w:val="single" w:sz="18" w:space="0" w:color="5B9BD5"/>
              <w:left w:val="single" w:sz="8" w:space="0" w:color="5B9BD5"/>
              <w:bottom w:val="single" w:sz="8" w:space="0" w:color="5B9BD5"/>
              <w:right w:val="single" w:sz="8" w:space="0" w:color="5B9BD5"/>
            </w:tcBorders>
            <w:vAlign w:val="center"/>
            <w:hideMark/>
          </w:tcPr>
          <w:p w14:paraId="6F2F6621"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086DF913" w14:textId="77777777" w:rsidR="00402491" w:rsidRPr="00402491" w:rsidRDefault="00402491" w:rsidP="00915D19">
            <w:pPr>
              <w:spacing w:after="0"/>
              <w:ind w:left="288"/>
              <w:rPr>
                <w:shd w:val="clear" w:color="auto" w:fill="FFFFFF"/>
              </w:rPr>
            </w:pPr>
            <w:r w:rsidRPr="00402491">
              <w:rPr>
                <w:shd w:val="clear" w:color="auto" w:fill="FFFFFF"/>
              </w:rPr>
              <w:t>BC_5.pa</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DF915C1"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7C494BB"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2B8AC172" w14:textId="16B99792" w:rsidR="00402491" w:rsidRPr="00402491" w:rsidRDefault="00882AE9" w:rsidP="00915D19">
            <w:pPr>
              <w:spacing w:after="0"/>
              <w:ind w:left="288"/>
              <w:rPr>
                <w:shd w:val="clear" w:color="auto" w:fill="FFFFFF"/>
              </w:rPr>
            </w:pPr>
            <w:r>
              <w:rPr>
                <w:shd w:val="clear" w:color="auto" w:fill="FFFFFF"/>
              </w:rPr>
              <w:t>*</w:t>
            </w:r>
            <w:proofErr w:type="spellStart"/>
            <w:r w:rsidR="00402491" w:rsidRPr="00402491">
              <w:rPr>
                <w:shd w:val="clear" w:color="auto" w:fill="FFFFFF"/>
              </w:rPr>
              <w:t>WA_Salinity_USGS</w:t>
            </w:r>
            <w:proofErr w:type="spellEnd"/>
          </w:p>
        </w:tc>
      </w:tr>
      <w:tr w:rsidR="00402491" w:rsidRPr="00402491" w14:paraId="6A193432" w14:textId="77777777" w:rsidTr="007F4C4E">
        <w:trPr>
          <w:trHeight w:val="287"/>
        </w:trPr>
        <w:tc>
          <w:tcPr>
            <w:tcW w:w="1895" w:type="dxa"/>
            <w:vMerge w:val="restart"/>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043E1E0B" w14:textId="77777777" w:rsidR="00402491" w:rsidRPr="00402491" w:rsidRDefault="00402491" w:rsidP="00915D19">
            <w:pPr>
              <w:spacing w:after="0"/>
              <w:ind w:left="288"/>
              <w:rPr>
                <w:shd w:val="clear" w:color="auto" w:fill="FFFFFF"/>
              </w:rPr>
            </w:pPr>
            <w:r w:rsidRPr="00402491">
              <w:rPr>
                <w:shd w:val="clear" w:color="auto" w:fill="FFFFFF"/>
              </w:rPr>
              <w:t>Nutrients</w:t>
            </w: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5E132EC3" w14:textId="2FC1499F" w:rsidR="00402491" w:rsidRPr="00402491" w:rsidRDefault="00283CAA" w:rsidP="00915D19">
            <w:pPr>
              <w:spacing w:after="0"/>
              <w:ind w:left="288"/>
              <w:rPr>
                <w:shd w:val="clear" w:color="auto" w:fill="FFFFFF"/>
              </w:rPr>
            </w:pPr>
            <w:r>
              <w:rPr>
                <w:shd w:val="clear" w:color="auto" w:fill="FFFFFF"/>
              </w:rPr>
              <w:t>*</w:t>
            </w:r>
            <w:r w:rsidR="00402491" w:rsidRPr="00402491">
              <w:rPr>
                <w:shd w:val="clear" w:color="auto" w:fill="FFFFFF"/>
              </w:rPr>
              <w:t>nt_Diatas_TN_2</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0F5D379"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1BE7A43" w14:textId="77777777" w:rsidR="00402491" w:rsidRPr="00402491" w:rsidRDefault="00402491" w:rsidP="00915D19">
            <w:pPr>
              <w:spacing w:after="0"/>
              <w:ind w:left="288"/>
              <w:rPr>
                <w:shd w:val="clear" w:color="auto" w:fill="FFFFFF"/>
              </w:rPr>
            </w:pPr>
            <w:proofErr w:type="spellStart"/>
            <w:r w:rsidRPr="00402491">
              <w:rPr>
                <w:shd w:val="clear" w:color="auto" w:fill="FFFFFF"/>
              </w:rPr>
              <w:t>Saprobity</w:t>
            </w:r>
            <w:proofErr w:type="spellEnd"/>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36523BF" w14:textId="77777777" w:rsidR="00402491" w:rsidRPr="00402491" w:rsidRDefault="00402491" w:rsidP="00915D19">
            <w:pPr>
              <w:spacing w:after="0"/>
              <w:ind w:left="288"/>
              <w:rPr>
                <w:shd w:val="clear" w:color="auto" w:fill="FFFFFF"/>
              </w:rPr>
            </w:pPr>
            <w:r w:rsidRPr="00402491">
              <w:rPr>
                <w:shd w:val="clear" w:color="auto" w:fill="FFFFFF"/>
              </w:rPr>
              <w:t>nt_S_WDEQ_1</w:t>
            </w:r>
          </w:p>
        </w:tc>
      </w:tr>
      <w:tr w:rsidR="00402491" w:rsidRPr="00402491" w14:paraId="40E5A619" w14:textId="77777777" w:rsidTr="007F4C4E">
        <w:trPr>
          <w:trHeight w:val="393"/>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63F44BE3"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2E10289F" w14:textId="77777777" w:rsidR="00402491" w:rsidRPr="00402491" w:rsidRDefault="00402491" w:rsidP="00915D19">
            <w:pPr>
              <w:spacing w:after="0"/>
              <w:ind w:left="288"/>
              <w:rPr>
                <w:shd w:val="clear" w:color="auto" w:fill="FFFFFF"/>
              </w:rPr>
            </w:pPr>
            <w:r w:rsidRPr="00402491">
              <w:rPr>
                <w:shd w:val="clear" w:color="auto" w:fill="FFFFFF"/>
              </w:rPr>
              <w:t>pt_Diatas_TP_1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CF3177B"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4D89A9B"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4B00CBF" w14:textId="77777777" w:rsidR="00402491" w:rsidRPr="00402491" w:rsidRDefault="00402491" w:rsidP="00915D19">
            <w:pPr>
              <w:spacing w:after="0"/>
              <w:ind w:left="288"/>
              <w:rPr>
                <w:shd w:val="clear" w:color="auto" w:fill="FFFFFF"/>
              </w:rPr>
            </w:pPr>
            <w:r w:rsidRPr="00402491">
              <w:rPr>
                <w:shd w:val="clear" w:color="auto" w:fill="FFFFFF"/>
              </w:rPr>
              <w:t>pt_S_WDEQ_345</w:t>
            </w:r>
          </w:p>
        </w:tc>
      </w:tr>
      <w:tr w:rsidR="00402491" w:rsidRPr="00402491" w14:paraId="54A9D9D5"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4521D517"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3DF89C30" w14:textId="0B1C9DEA"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pt_Diatas_TN_1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58CA632"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7FD08DF3"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EE28F8C" w14:textId="115724C2"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WA_SAP_USGS</w:t>
            </w:r>
          </w:p>
        </w:tc>
      </w:tr>
      <w:tr w:rsidR="00402491" w:rsidRPr="00402491" w14:paraId="68ABE115"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1316907B"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63B178D3" w14:textId="77777777" w:rsidR="00402491" w:rsidRPr="00402491" w:rsidRDefault="00402491" w:rsidP="00915D19">
            <w:pPr>
              <w:spacing w:after="0"/>
              <w:ind w:left="288"/>
              <w:rPr>
                <w:shd w:val="clear" w:color="auto" w:fill="FFFFFF"/>
              </w:rPr>
            </w:pPr>
            <w:proofErr w:type="spellStart"/>
            <w:r w:rsidRPr="00402491">
              <w:rPr>
                <w:shd w:val="clear" w:color="auto" w:fill="FFFFFF"/>
              </w:rPr>
              <w:t>wa_N_WDEQ</w:t>
            </w:r>
            <w:proofErr w:type="spell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A75350F"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6D814455"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3276073" w14:textId="77777777" w:rsidR="00402491" w:rsidRPr="00402491" w:rsidRDefault="00402491" w:rsidP="00915D19">
            <w:pPr>
              <w:spacing w:after="0"/>
              <w:ind w:left="288"/>
              <w:rPr>
                <w:shd w:val="clear" w:color="auto" w:fill="FFFFFF"/>
              </w:rPr>
            </w:pPr>
            <w:r w:rsidRPr="00402491">
              <w:rPr>
                <w:shd w:val="clear" w:color="auto" w:fill="FFFFFF"/>
              </w:rPr>
              <w:t>SAP_45.pt</w:t>
            </w:r>
          </w:p>
        </w:tc>
      </w:tr>
      <w:tr w:rsidR="00402491" w:rsidRPr="00402491" w14:paraId="630EBA5A"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24E6E382"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48B2B5E3" w14:textId="77777777" w:rsidR="00402491" w:rsidRPr="00402491" w:rsidRDefault="00402491" w:rsidP="00915D19">
            <w:pPr>
              <w:spacing w:after="0"/>
              <w:ind w:left="288"/>
              <w:rPr>
                <w:shd w:val="clear" w:color="auto" w:fill="FFFFFF"/>
              </w:rPr>
            </w:pPr>
            <w:r w:rsidRPr="00402491">
              <w:rPr>
                <w:shd w:val="clear" w:color="auto" w:fill="FFFFFF"/>
              </w:rPr>
              <w:t>nt_N_WDEQ_1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AF8A022"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7F23E395" w14:textId="302F97C4" w:rsidR="00402491" w:rsidRPr="00402491" w:rsidRDefault="00551EEE" w:rsidP="00915D19">
            <w:pPr>
              <w:spacing w:after="0"/>
              <w:ind w:left="288"/>
              <w:rPr>
                <w:shd w:val="clear" w:color="auto" w:fill="FFFFFF"/>
              </w:rPr>
            </w:pPr>
            <w:r>
              <w:rPr>
                <w:shd w:val="clear" w:color="auto" w:fill="FFFFFF"/>
              </w:rPr>
              <w:t xml:space="preserve">Pollution </w:t>
            </w:r>
            <w:r w:rsidR="00402491" w:rsidRPr="00402491">
              <w:rPr>
                <w:shd w:val="clear" w:color="auto" w:fill="FFFFFF"/>
              </w:rPr>
              <w:t>Tolerance</w:t>
            </w: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1EDEC3EA" w14:textId="77777777" w:rsidR="00402491" w:rsidRPr="00402491" w:rsidRDefault="00402491" w:rsidP="00915D19">
            <w:pPr>
              <w:spacing w:after="0"/>
              <w:ind w:left="288"/>
              <w:rPr>
                <w:shd w:val="clear" w:color="auto" w:fill="FFFFFF"/>
              </w:rPr>
            </w:pPr>
            <w:r w:rsidRPr="00402491">
              <w:rPr>
                <w:shd w:val="clear" w:color="auto" w:fill="FFFFFF"/>
              </w:rPr>
              <w:t>Bahls_3.r</w:t>
            </w:r>
          </w:p>
        </w:tc>
      </w:tr>
      <w:tr w:rsidR="00402491" w:rsidRPr="00402491" w14:paraId="636916DC"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47100070"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4BED9830" w14:textId="63E2E156" w:rsidR="00402491" w:rsidRPr="00402491" w:rsidRDefault="00016471" w:rsidP="00915D19">
            <w:pPr>
              <w:spacing w:after="0"/>
              <w:ind w:left="288"/>
              <w:rPr>
                <w:shd w:val="clear" w:color="auto" w:fill="FFFFFF"/>
              </w:rPr>
            </w:pPr>
            <w:r>
              <w:rPr>
                <w:shd w:val="clear" w:color="auto" w:fill="FFFFFF"/>
              </w:rPr>
              <w:t>*</w:t>
            </w:r>
            <w:proofErr w:type="spellStart"/>
            <w:r w:rsidR="00402491" w:rsidRPr="00402491">
              <w:rPr>
                <w:shd w:val="clear" w:color="auto" w:fill="FFFFFF"/>
              </w:rPr>
              <w:t>LOW_P.r</w:t>
            </w:r>
            <w:proofErr w:type="spell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4F4388F"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82ABEF5"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7AECA454" w14:textId="77777777" w:rsidR="00402491" w:rsidRPr="00402491" w:rsidRDefault="00402491" w:rsidP="00915D19">
            <w:pPr>
              <w:spacing w:after="0"/>
              <w:ind w:left="288"/>
              <w:rPr>
                <w:shd w:val="clear" w:color="auto" w:fill="FFFFFF"/>
              </w:rPr>
            </w:pPr>
            <w:r w:rsidRPr="00402491">
              <w:rPr>
                <w:shd w:val="clear" w:color="auto" w:fill="FFFFFF"/>
              </w:rPr>
              <w:t>PT_12.pt</w:t>
            </w:r>
          </w:p>
        </w:tc>
      </w:tr>
      <w:tr w:rsidR="00402491" w:rsidRPr="00402491" w14:paraId="4DB75118"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519EE8F0"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585B120F" w14:textId="77777777" w:rsidR="00402491" w:rsidRPr="00402491" w:rsidRDefault="00402491" w:rsidP="00915D19">
            <w:pPr>
              <w:spacing w:after="0"/>
              <w:ind w:left="288"/>
              <w:rPr>
                <w:shd w:val="clear" w:color="auto" w:fill="FFFFFF"/>
              </w:rPr>
            </w:pPr>
            <w:proofErr w:type="spellStart"/>
            <w:r w:rsidRPr="00402491">
              <w:rPr>
                <w:shd w:val="clear" w:color="auto" w:fill="FFFFFF"/>
              </w:rPr>
              <w:t>LOW_N.r</w:t>
            </w:r>
            <w:proofErr w:type="spellEnd"/>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8D09F3E"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3679E68A"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7D8E0DE0" w14:textId="5729E5B7"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Bahls_12.pt</w:t>
            </w:r>
          </w:p>
        </w:tc>
      </w:tr>
      <w:tr w:rsidR="00402491" w:rsidRPr="00402491" w14:paraId="430F63F3"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0CAEF657"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2F2D1B4F" w14:textId="77777777" w:rsidR="00402491" w:rsidRPr="00402491" w:rsidRDefault="00402491" w:rsidP="00915D19">
            <w:pPr>
              <w:spacing w:after="0"/>
              <w:ind w:left="288"/>
              <w:rPr>
                <w:shd w:val="clear" w:color="auto" w:fill="FFFFFF"/>
              </w:rPr>
            </w:pPr>
            <w:r w:rsidRPr="00402491">
              <w:rPr>
                <w:shd w:val="clear" w:color="auto" w:fill="FFFFFF"/>
              </w:rPr>
              <w:t>LOW_P.pt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07D65E9" w14:textId="77777777" w:rsidR="00402491" w:rsidRPr="00402491" w:rsidRDefault="00402491" w:rsidP="00915D19">
            <w:pPr>
              <w:spacing w:after="0"/>
              <w:ind w:left="288"/>
              <w:rPr>
                <w:shd w:val="clear" w:color="auto" w:fill="FFFFFF"/>
              </w:rPr>
            </w:pPr>
          </w:p>
        </w:tc>
        <w:tc>
          <w:tcPr>
            <w:tcW w:w="1916" w:type="dxa"/>
            <w:vMerge w:val="restart"/>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5BB8F09" w14:textId="77777777" w:rsidR="00402491" w:rsidRPr="00402491" w:rsidRDefault="00402491" w:rsidP="00915D19">
            <w:pPr>
              <w:spacing w:after="0"/>
              <w:ind w:left="288"/>
              <w:rPr>
                <w:shd w:val="clear" w:color="auto" w:fill="FFFFFF"/>
              </w:rPr>
            </w:pPr>
            <w:r w:rsidRPr="00402491">
              <w:rPr>
                <w:shd w:val="clear" w:color="auto" w:fill="FFFFFF"/>
              </w:rPr>
              <w:t>Trophic</w:t>
            </w: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76B1B9E" w14:textId="77777777" w:rsidR="00402491" w:rsidRPr="00402491" w:rsidRDefault="00402491" w:rsidP="00915D19">
            <w:pPr>
              <w:spacing w:after="0"/>
              <w:ind w:left="288"/>
              <w:rPr>
                <w:shd w:val="clear" w:color="auto" w:fill="FFFFFF"/>
              </w:rPr>
            </w:pPr>
            <w:r w:rsidRPr="00402491">
              <w:rPr>
                <w:shd w:val="clear" w:color="auto" w:fill="FFFFFF"/>
              </w:rPr>
              <w:t>pi_T_WDEQ_123</w:t>
            </w:r>
          </w:p>
        </w:tc>
      </w:tr>
      <w:tr w:rsidR="00402491" w:rsidRPr="00402491" w14:paraId="13F02036"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407A3C2A"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2C62FDC3" w14:textId="77777777" w:rsidR="00402491" w:rsidRPr="00402491" w:rsidRDefault="00402491" w:rsidP="00915D19">
            <w:pPr>
              <w:spacing w:after="0"/>
              <w:ind w:left="288"/>
              <w:rPr>
                <w:shd w:val="clear" w:color="auto" w:fill="FFFFFF"/>
              </w:rPr>
            </w:pPr>
            <w:r w:rsidRPr="00402491">
              <w:rPr>
                <w:shd w:val="clear" w:color="auto" w:fill="FFFFFF"/>
              </w:rPr>
              <w:t>HIGH_P.pt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6CADE7E5"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66A63606"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1736B82" w14:textId="77777777" w:rsidR="00402491" w:rsidRPr="00402491" w:rsidRDefault="00402491" w:rsidP="00915D19">
            <w:pPr>
              <w:spacing w:after="0"/>
              <w:ind w:left="288"/>
              <w:rPr>
                <w:shd w:val="clear" w:color="auto" w:fill="FFFFFF"/>
              </w:rPr>
            </w:pPr>
            <w:r w:rsidRPr="00402491">
              <w:rPr>
                <w:shd w:val="clear" w:color="auto" w:fill="FFFFFF"/>
              </w:rPr>
              <w:t>nt_T_WDEQ_12</w:t>
            </w:r>
          </w:p>
        </w:tc>
      </w:tr>
      <w:tr w:rsidR="00402491" w:rsidRPr="00402491" w14:paraId="78F004F9"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7E10841E"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F2F2F2"/>
            <w:tcMar>
              <w:top w:w="15" w:type="dxa"/>
              <w:left w:w="15" w:type="dxa"/>
              <w:bottom w:w="0" w:type="dxa"/>
              <w:right w:w="15" w:type="dxa"/>
            </w:tcMar>
            <w:vAlign w:val="center"/>
            <w:hideMark/>
          </w:tcPr>
          <w:p w14:paraId="5AA95E32" w14:textId="77777777" w:rsidR="00402491" w:rsidRPr="00402491" w:rsidRDefault="00402491" w:rsidP="00915D19">
            <w:pPr>
              <w:spacing w:after="0"/>
              <w:ind w:left="288"/>
              <w:rPr>
                <w:shd w:val="clear" w:color="auto" w:fill="FFFFFF"/>
              </w:rPr>
            </w:pPr>
            <w:r w:rsidRPr="00402491">
              <w:rPr>
                <w:shd w:val="clear" w:color="auto" w:fill="FFFFFF"/>
              </w:rPr>
              <w:t>HIGH_N.pt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E8F8233"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5282B6CB"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BAB6288" w14:textId="1233ED97" w:rsidR="00402491" w:rsidRPr="00402491" w:rsidRDefault="009B0543" w:rsidP="00915D19">
            <w:pPr>
              <w:spacing w:after="0"/>
              <w:ind w:left="288"/>
              <w:rPr>
                <w:shd w:val="clear" w:color="auto" w:fill="FFFFFF"/>
              </w:rPr>
            </w:pPr>
            <w:r>
              <w:rPr>
                <w:shd w:val="clear" w:color="auto" w:fill="FFFFFF"/>
              </w:rPr>
              <w:t>*</w:t>
            </w:r>
            <w:r w:rsidR="00402491" w:rsidRPr="00402491">
              <w:rPr>
                <w:shd w:val="clear" w:color="auto" w:fill="FFFFFF"/>
              </w:rPr>
              <w:t>pt_T_WDEQ_12</w:t>
            </w:r>
          </w:p>
        </w:tc>
      </w:tr>
      <w:tr w:rsidR="00402491" w:rsidRPr="00402491" w14:paraId="1F82E51B" w14:textId="77777777" w:rsidTr="007F4C4E">
        <w:trPr>
          <w:trHeight w:val="287"/>
        </w:trPr>
        <w:tc>
          <w:tcPr>
            <w:tcW w:w="1895" w:type="dxa"/>
            <w:vMerge w:val="restart"/>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2AFBB12E" w14:textId="77777777" w:rsidR="00402491" w:rsidRPr="00402491" w:rsidRDefault="00402491" w:rsidP="00915D19">
            <w:pPr>
              <w:spacing w:after="0"/>
              <w:ind w:left="288"/>
              <w:rPr>
                <w:shd w:val="clear" w:color="auto" w:fill="FFFFFF"/>
              </w:rPr>
            </w:pPr>
            <w:r w:rsidRPr="00402491">
              <w:rPr>
                <w:shd w:val="clear" w:color="auto" w:fill="FFFFFF"/>
              </w:rPr>
              <w:t>Oxygen</w:t>
            </w: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4C8FAC5" w14:textId="77777777" w:rsidR="00402491" w:rsidRPr="00402491" w:rsidRDefault="00402491" w:rsidP="00915D19">
            <w:pPr>
              <w:spacing w:after="0"/>
              <w:ind w:left="288"/>
              <w:rPr>
                <w:shd w:val="clear" w:color="auto" w:fill="FFFFFF"/>
              </w:rPr>
            </w:pPr>
            <w:r w:rsidRPr="00402491">
              <w:rPr>
                <w:shd w:val="clear" w:color="auto" w:fill="FFFFFF"/>
              </w:rPr>
              <w:t>nt_O_WDEQ_1</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7D490EDC"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76CC1012"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0D917003" w14:textId="6D2E6683" w:rsidR="00402491" w:rsidRPr="00402491" w:rsidRDefault="009B0543" w:rsidP="00915D19">
            <w:pPr>
              <w:spacing w:after="0"/>
              <w:ind w:left="288"/>
              <w:rPr>
                <w:shd w:val="clear" w:color="auto" w:fill="FFFFFF"/>
              </w:rPr>
            </w:pPr>
            <w:r>
              <w:rPr>
                <w:shd w:val="clear" w:color="auto" w:fill="FFFFFF"/>
              </w:rPr>
              <w:t>*</w:t>
            </w:r>
            <w:r w:rsidR="00402491" w:rsidRPr="00402491">
              <w:rPr>
                <w:shd w:val="clear" w:color="auto" w:fill="FFFFFF"/>
              </w:rPr>
              <w:t>pt_T_WDEQ_56</w:t>
            </w:r>
          </w:p>
        </w:tc>
      </w:tr>
      <w:tr w:rsidR="00402491" w:rsidRPr="00402491" w14:paraId="5C4ABA92"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7B9BF141"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28835083" w14:textId="11EB9D73"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pt_O_WDEQ_34</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0B47BD8"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36FFE789"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26232FC" w14:textId="77777777" w:rsidR="00402491" w:rsidRPr="00402491" w:rsidRDefault="00402491" w:rsidP="00915D19">
            <w:pPr>
              <w:spacing w:after="0"/>
              <w:ind w:left="288"/>
              <w:rPr>
                <w:shd w:val="clear" w:color="auto" w:fill="FFFFFF"/>
              </w:rPr>
            </w:pPr>
            <w:r w:rsidRPr="00402491">
              <w:rPr>
                <w:shd w:val="clear" w:color="auto" w:fill="FFFFFF"/>
              </w:rPr>
              <w:t>TROPHIC_56.pt</w:t>
            </w:r>
          </w:p>
        </w:tc>
      </w:tr>
      <w:tr w:rsidR="00402491" w:rsidRPr="00402491" w14:paraId="34B39681"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39E468C1"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0A93754E" w14:textId="77777777" w:rsidR="00402491" w:rsidRPr="00402491" w:rsidRDefault="00402491" w:rsidP="00915D19">
            <w:pPr>
              <w:spacing w:after="0"/>
              <w:ind w:left="288"/>
              <w:rPr>
                <w:shd w:val="clear" w:color="auto" w:fill="FFFFFF"/>
              </w:rPr>
            </w:pPr>
            <w:r w:rsidRPr="00402491">
              <w:rPr>
                <w:shd w:val="clear" w:color="auto" w:fill="FFFFFF"/>
              </w:rPr>
              <w:t>O_1.r</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607E5DC" w14:textId="77777777" w:rsidR="00402491" w:rsidRPr="00402491" w:rsidRDefault="00402491" w:rsidP="00915D19">
            <w:pPr>
              <w:spacing w:after="0"/>
              <w:ind w:left="288"/>
              <w:rPr>
                <w:shd w:val="clear" w:color="auto" w:fill="FFFFFF"/>
              </w:rPr>
            </w:pPr>
          </w:p>
        </w:tc>
        <w:tc>
          <w:tcPr>
            <w:tcW w:w="0" w:type="auto"/>
            <w:vMerge/>
            <w:tcBorders>
              <w:top w:val="single" w:sz="8" w:space="0" w:color="5B9BD5"/>
              <w:left w:val="single" w:sz="8" w:space="0" w:color="000000"/>
              <w:bottom w:val="single" w:sz="8" w:space="0" w:color="5B9BD5"/>
              <w:right w:val="single" w:sz="8" w:space="0" w:color="5B9BD5"/>
            </w:tcBorders>
            <w:vAlign w:val="center"/>
            <w:hideMark/>
          </w:tcPr>
          <w:p w14:paraId="080A0F6D"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04FE8EA9" w14:textId="77777777" w:rsidR="00402491" w:rsidRPr="00402491" w:rsidRDefault="00402491" w:rsidP="00915D19">
            <w:pPr>
              <w:spacing w:after="0"/>
              <w:ind w:left="288"/>
              <w:rPr>
                <w:shd w:val="clear" w:color="auto" w:fill="FFFFFF"/>
              </w:rPr>
            </w:pPr>
            <w:r w:rsidRPr="00402491">
              <w:rPr>
                <w:shd w:val="clear" w:color="auto" w:fill="FFFFFF"/>
              </w:rPr>
              <w:t>TROPHIC_123.pa</w:t>
            </w:r>
          </w:p>
        </w:tc>
      </w:tr>
      <w:tr w:rsidR="00402491" w:rsidRPr="00402491" w14:paraId="16C9BCE6"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68A193AD"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9AB3243" w14:textId="77777777" w:rsidR="00402491" w:rsidRPr="00402491" w:rsidRDefault="00402491" w:rsidP="00915D19">
            <w:pPr>
              <w:spacing w:after="0"/>
              <w:ind w:left="288"/>
              <w:rPr>
                <w:shd w:val="clear" w:color="auto" w:fill="FFFFFF"/>
              </w:rPr>
            </w:pPr>
            <w:r w:rsidRPr="00402491">
              <w:rPr>
                <w:shd w:val="clear" w:color="auto" w:fill="FFFFFF"/>
              </w:rPr>
              <w:t>O_1.pt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7B3E2B8"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2B0D9765" w14:textId="4A11BA8F" w:rsidR="00402491" w:rsidRPr="00402491" w:rsidRDefault="00551EEE" w:rsidP="00915D19">
            <w:pPr>
              <w:spacing w:after="0"/>
              <w:ind w:left="288"/>
              <w:rPr>
                <w:shd w:val="clear" w:color="auto" w:fill="FFFFFF"/>
              </w:rPr>
            </w:pPr>
            <w:r>
              <w:rPr>
                <w:shd w:val="clear" w:color="auto" w:fill="FFFFFF"/>
              </w:rPr>
              <w:t xml:space="preserve">General </w:t>
            </w:r>
            <w:r w:rsidR="00402491" w:rsidRPr="00402491">
              <w:rPr>
                <w:shd w:val="clear" w:color="auto" w:fill="FFFFFF"/>
              </w:rPr>
              <w:t>Habit</w:t>
            </w:r>
          </w:p>
        </w:tc>
        <w:tc>
          <w:tcPr>
            <w:tcW w:w="2557" w:type="dxa"/>
            <w:tcBorders>
              <w:top w:val="single" w:sz="8" w:space="0" w:color="5B9BD5"/>
              <w:left w:val="single" w:sz="8" w:space="0" w:color="5B9BD5"/>
              <w:bottom w:val="single" w:sz="8" w:space="0" w:color="5B9BD5"/>
              <w:right w:val="single" w:sz="8" w:space="0" w:color="5B9BD5"/>
            </w:tcBorders>
            <w:shd w:val="clear" w:color="auto" w:fill="F2F2F2"/>
            <w:tcMar>
              <w:top w:w="15" w:type="dxa"/>
              <w:left w:w="15" w:type="dxa"/>
              <w:bottom w:w="0" w:type="dxa"/>
              <w:right w:w="15" w:type="dxa"/>
            </w:tcMar>
            <w:vAlign w:val="center"/>
            <w:hideMark/>
          </w:tcPr>
          <w:p w14:paraId="4375BC68" w14:textId="5B9CEB31" w:rsidR="00402491" w:rsidRPr="00402491" w:rsidRDefault="00F408B0" w:rsidP="00915D19">
            <w:pPr>
              <w:spacing w:after="0"/>
              <w:ind w:left="288"/>
              <w:rPr>
                <w:shd w:val="clear" w:color="auto" w:fill="FFFFFF"/>
              </w:rPr>
            </w:pPr>
            <w:r>
              <w:rPr>
                <w:shd w:val="clear" w:color="auto" w:fill="FFFFFF"/>
              </w:rPr>
              <w:t>*</w:t>
            </w:r>
            <w:proofErr w:type="spellStart"/>
            <w:r w:rsidR="00402491" w:rsidRPr="00402491">
              <w:rPr>
                <w:shd w:val="clear" w:color="auto" w:fill="FFFFFF"/>
              </w:rPr>
              <w:t>pi_TubeDwellers</w:t>
            </w:r>
            <w:proofErr w:type="spellEnd"/>
          </w:p>
        </w:tc>
      </w:tr>
      <w:tr w:rsidR="00402491" w:rsidRPr="00402491" w14:paraId="27F34D67"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5460723C"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30B47DC" w14:textId="17040C43" w:rsidR="00402491" w:rsidRPr="00402491" w:rsidRDefault="00016471" w:rsidP="00915D19">
            <w:pPr>
              <w:spacing w:after="0"/>
              <w:ind w:left="288"/>
              <w:rPr>
                <w:shd w:val="clear" w:color="auto" w:fill="FFFFFF"/>
              </w:rPr>
            </w:pPr>
            <w:r>
              <w:rPr>
                <w:shd w:val="clear" w:color="auto" w:fill="FFFFFF"/>
              </w:rPr>
              <w:t>*</w:t>
            </w:r>
            <w:r w:rsidR="00402491" w:rsidRPr="00402491">
              <w:rPr>
                <w:shd w:val="clear" w:color="auto" w:fill="FFFFFF"/>
              </w:rPr>
              <w:t>O_45.pt</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2D07127"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0191C1C9" w14:textId="77777777" w:rsidR="00402491" w:rsidRPr="00402491" w:rsidRDefault="00402491" w:rsidP="00915D19">
            <w:pPr>
              <w:spacing w:after="0"/>
              <w:ind w:left="288"/>
              <w:rPr>
                <w:shd w:val="clear" w:color="auto" w:fill="FFFFFF"/>
              </w:rPr>
            </w:pPr>
            <w:r w:rsidRPr="00402491">
              <w:rPr>
                <w:shd w:val="clear" w:color="auto" w:fill="FFFFFF"/>
              </w:rPr>
              <w:t>Moisture</w:t>
            </w: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4FC3DC9D" w14:textId="4261748E" w:rsidR="00402491" w:rsidRPr="00402491" w:rsidRDefault="00283CAA" w:rsidP="00915D19">
            <w:pPr>
              <w:spacing w:after="0"/>
              <w:ind w:left="288"/>
              <w:rPr>
                <w:shd w:val="clear" w:color="auto" w:fill="FFFFFF"/>
              </w:rPr>
            </w:pPr>
            <w:r>
              <w:rPr>
                <w:shd w:val="clear" w:color="auto" w:fill="FFFFFF"/>
              </w:rPr>
              <w:t>*</w:t>
            </w:r>
            <w:r w:rsidR="00402491" w:rsidRPr="00402491">
              <w:rPr>
                <w:shd w:val="clear" w:color="auto" w:fill="FFFFFF"/>
              </w:rPr>
              <w:t>nt_M_WDEQ_12</w:t>
            </w:r>
          </w:p>
        </w:tc>
      </w:tr>
      <w:tr w:rsidR="00402491" w:rsidRPr="00402491" w14:paraId="541AC7E3" w14:textId="77777777" w:rsidTr="007F4C4E">
        <w:trPr>
          <w:trHeight w:val="287"/>
        </w:trPr>
        <w:tc>
          <w:tcPr>
            <w:tcW w:w="0" w:type="auto"/>
            <w:vMerge/>
            <w:tcBorders>
              <w:top w:val="single" w:sz="8" w:space="0" w:color="5B9BD5"/>
              <w:left w:val="single" w:sz="8" w:space="0" w:color="5B9BD5"/>
              <w:bottom w:val="single" w:sz="8" w:space="0" w:color="5B9BD5"/>
              <w:right w:val="single" w:sz="8" w:space="0" w:color="5B9BD5"/>
            </w:tcBorders>
            <w:vAlign w:val="center"/>
            <w:hideMark/>
          </w:tcPr>
          <w:p w14:paraId="3BED299B" w14:textId="77777777" w:rsidR="00402491" w:rsidRPr="00402491" w:rsidRDefault="00402491" w:rsidP="00915D19">
            <w:pPr>
              <w:spacing w:after="0"/>
              <w:ind w:left="288"/>
              <w:rPr>
                <w:shd w:val="clear" w:color="auto" w:fill="FFFFFF"/>
              </w:rPr>
            </w:pPr>
          </w:p>
        </w:tc>
        <w:tc>
          <w:tcPr>
            <w:tcW w:w="2397" w:type="dxa"/>
            <w:tcBorders>
              <w:top w:val="single" w:sz="8" w:space="0" w:color="5B9BD5"/>
              <w:left w:val="single" w:sz="8" w:space="0" w:color="5B9BD5"/>
              <w:bottom w:val="single" w:sz="8" w:space="0" w:color="5B9BD5"/>
              <w:right w:val="single" w:sz="8" w:space="0" w:color="000000"/>
            </w:tcBorders>
            <w:shd w:val="clear" w:color="auto" w:fill="auto"/>
            <w:tcMar>
              <w:top w:w="15" w:type="dxa"/>
              <w:left w:w="15" w:type="dxa"/>
              <w:bottom w:w="0" w:type="dxa"/>
              <w:right w:w="15" w:type="dxa"/>
            </w:tcMar>
            <w:vAlign w:val="center"/>
            <w:hideMark/>
          </w:tcPr>
          <w:p w14:paraId="1461FA33" w14:textId="77777777" w:rsidR="00402491" w:rsidRPr="00402491" w:rsidRDefault="00402491" w:rsidP="00915D19">
            <w:pPr>
              <w:spacing w:after="0"/>
              <w:ind w:left="288"/>
              <w:rPr>
                <w:shd w:val="clear" w:color="auto" w:fill="FFFFFF"/>
              </w:rPr>
            </w:pPr>
            <w:r w:rsidRPr="00402491">
              <w:rPr>
                <w:shd w:val="clear" w:color="auto" w:fill="FFFFFF"/>
              </w:rPr>
              <w:t>O_4.pa</w:t>
            </w:r>
          </w:p>
        </w:tc>
        <w:tc>
          <w:tcPr>
            <w:tcW w:w="1455"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DC836AB" w14:textId="77777777" w:rsidR="00402491" w:rsidRPr="00402491" w:rsidRDefault="00402491" w:rsidP="00915D19">
            <w:pPr>
              <w:spacing w:after="0"/>
              <w:ind w:left="288"/>
              <w:rPr>
                <w:shd w:val="clear" w:color="auto" w:fill="FFFFFF"/>
              </w:rPr>
            </w:pPr>
          </w:p>
        </w:tc>
        <w:tc>
          <w:tcPr>
            <w:tcW w:w="1916" w:type="dxa"/>
            <w:tcBorders>
              <w:top w:val="single" w:sz="8" w:space="0" w:color="5B9BD5"/>
              <w:left w:val="single" w:sz="8" w:space="0" w:color="000000"/>
              <w:bottom w:val="single" w:sz="8" w:space="0" w:color="5B9BD5"/>
              <w:right w:val="single" w:sz="8" w:space="0" w:color="5B9BD5"/>
            </w:tcBorders>
            <w:shd w:val="clear" w:color="auto" w:fill="auto"/>
            <w:tcMar>
              <w:top w:w="15" w:type="dxa"/>
              <w:left w:w="15" w:type="dxa"/>
              <w:bottom w:w="0" w:type="dxa"/>
              <w:right w:w="15" w:type="dxa"/>
            </w:tcMar>
            <w:vAlign w:val="center"/>
            <w:hideMark/>
          </w:tcPr>
          <w:p w14:paraId="54E6042E" w14:textId="77777777" w:rsidR="00402491" w:rsidRPr="00402491" w:rsidRDefault="00402491" w:rsidP="00915D19">
            <w:pPr>
              <w:spacing w:after="0"/>
              <w:ind w:left="288"/>
              <w:rPr>
                <w:shd w:val="clear" w:color="auto" w:fill="FFFFFF"/>
              </w:rPr>
            </w:pPr>
          </w:p>
        </w:tc>
        <w:tc>
          <w:tcPr>
            <w:tcW w:w="2557"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73B2C2F" w14:textId="77777777" w:rsidR="00402491" w:rsidRPr="00402491" w:rsidRDefault="00402491" w:rsidP="00915D19">
            <w:pPr>
              <w:spacing w:after="0"/>
              <w:ind w:left="288"/>
              <w:rPr>
                <w:shd w:val="clear" w:color="auto" w:fill="FFFFFF"/>
              </w:rPr>
            </w:pPr>
          </w:p>
        </w:tc>
      </w:tr>
    </w:tbl>
    <w:p w14:paraId="14BAABAC" w14:textId="2D3DE828" w:rsidR="00DF4B49" w:rsidRDefault="00DF4B49" w:rsidP="00402491">
      <w:pPr>
        <w:rPr>
          <w:shd w:val="clear" w:color="auto" w:fill="FFFFFF"/>
        </w:rPr>
      </w:pPr>
    </w:p>
    <w:p w14:paraId="5A0FEB8C" w14:textId="77777777" w:rsidR="005736F0" w:rsidRDefault="005736F0">
      <w:pPr>
        <w:rPr>
          <w:ins w:id="181" w:author="Jessup, Benjamin" w:date="2022-05-31T12:29:00Z"/>
          <w:i/>
          <w:iCs/>
          <w:color w:val="44546A" w:themeColor="text2"/>
          <w:sz w:val="18"/>
          <w:szCs w:val="18"/>
        </w:rPr>
      </w:pPr>
      <w:bookmarkStart w:id="182" w:name="_Toc98241270"/>
      <w:ins w:id="183" w:author="Jessup, Benjamin" w:date="2022-05-31T12:29:00Z">
        <w:r>
          <w:br w:type="page"/>
        </w:r>
      </w:ins>
    </w:p>
    <w:p w14:paraId="1F91EB11" w14:textId="4C57A98A" w:rsidR="00776CA4" w:rsidDel="005736F0" w:rsidRDefault="00776CA4" w:rsidP="00776CA4">
      <w:pPr>
        <w:pStyle w:val="Heading2"/>
        <w:rPr>
          <w:del w:id="184" w:author="Jessup, Benjamin" w:date="2022-05-31T12:28:00Z"/>
        </w:rPr>
      </w:pPr>
      <w:del w:id="185" w:author="Jessup, Benjamin" w:date="2022-05-31T12:28:00Z">
        <w:r w:rsidDel="005736F0">
          <w:lastRenderedPageBreak/>
          <w:delText>Metric Adjustment</w:delText>
        </w:r>
        <w:bookmarkEnd w:id="182"/>
      </w:del>
    </w:p>
    <w:p w14:paraId="1917AAC0" w14:textId="4BD898A2" w:rsidR="00983B78" w:rsidDel="005736F0" w:rsidRDefault="002A5C49" w:rsidP="00983B78">
      <w:pPr>
        <w:rPr>
          <w:del w:id="186" w:author="Jessup, Benjamin" w:date="2022-05-31T12:28:00Z"/>
        </w:rPr>
      </w:pPr>
      <w:commentRangeStart w:id="187"/>
      <w:del w:id="188" w:author="Jessup, Benjamin" w:date="2022-05-27T15:20:00Z">
        <w:r w:rsidDel="002A2E90">
          <w:delText>After preliminarily classifying sites into distinct site classes,</w:delText>
        </w:r>
        <w:commentRangeEnd w:id="187"/>
        <w:r w:rsidR="00165407" w:rsidDel="002A2E90">
          <w:rPr>
            <w:rStyle w:val="CommentReference"/>
            <w:rFonts w:ascii="Times New Roman" w:eastAsia="Times New Roman" w:hAnsi="Times New Roman" w:cs="Times New Roman"/>
          </w:rPr>
          <w:commentReference w:id="187"/>
        </w:r>
        <w:r w:rsidDel="002A2E90">
          <w:delText xml:space="preserve"> </w:delText>
        </w:r>
        <w:r w:rsidR="00FA6A88" w:rsidDel="002A2E90">
          <w:delText>an alternative approach was used to adjust individual metrics</w:delText>
        </w:r>
      </w:del>
      <w:del w:id="189" w:author="Jessup, Benjamin" w:date="2022-05-31T12:28:00Z">
        <w:r w:rsidR="00FA6A88" w:rsidDel="005736F0">
          <w:delText xml:space="preserve"> </w:delText>
        </w:r>
        <w:r w:rsidR="0094326B" w:rsidDel="005736F0">
          <w:delText xml:space="preserve">to environmental factors on a statewide basis. The </w:delText>
        </w:r>
      </w:del>
      <w:del w:id="190" w:author="Jessup, Benjamin" w:date="2022-05-27T15:21:00Z">
        <w:r w:rsidR="00C320EF" w:rsidDel="00B30135">
          <w:delText xml:space="preserve">alternative approach was to </w:delText>
        </w:r>
        <w:r w:rsidR="008F7789" w:rsidDel="00B30135">
          <w:delText xml:space="preserve">explain </w:delText>
        </w:r>
      </w:del>
      <w:del w:id="191" w:author="Jessup, Benjamin" w:date="2022-05-31T12:28:00Z">
        <w:r w:rsidR="008F7789" w:rsidDel="005736F0">
          <w:delText xml:space="preserve">metric value variability in reference sites using </w:delText>
        </w:r>
        <w:r w:rsidR="0094326B" w:rsidDel="005736F0">
          <w:delText xml:space="preserve">environmental factors </w:delText>
        </w:r>
        <w:r w:rsidR="008F7789" w:rsidDel="005736F0">
          <w:delText xml:space="preserve">in a random forest </w:delText>
        </w:r>
        <w:r w:rsidR="001D1457" w:rsidDel="005736F0">
          <w:delText xml:space="preserve">(RF) </w:delText>
        </w:r>
        <w:r w:rsidR="008F7789" w:rsidDel="005736F0">
          <w:delText>analysis</w:delText>
        </w:r>
        <w:r w:rsidR="002C357E" w:rsidDel="005736F0">
          <w:delText xml:space="preserve">. The metrics that were </w:delText>
        </w:r>
      </w:del>
      <w:del w:id="192" w:author="Jessup, Benjamin" w:date="2022-05-27T15:22:00Z">
        <w:r w:rsidR="002C357E" w:rsidDel="00B30135">
          <w:delText>consistently responsive across site classes</w:delText>
        </w:r>
      </w:del>
      <w:del w:id="193" w:author="Jessup, Benjamin" w:date="2022-05-31T12:28:00Z">
        <w:r w:rsidR="002C357E" w:rsidDel="005736F0">
          <w:delText xml:space="preserve"> (Table </w:delText>
        </w:r>
      </w:del>
      <w:del w:id="194" w:author="Jessup, Benjamin" w:date="2022-05-31T07:30:00Z">
        <w:r w:rsidR="002C357E" w:rsidDel="00AC32D4">
          <w:delText xml:space="preserve">__ </w:delText>
        </w:r>
      </w:del>
      <w:del w:id="195" w:author="Jessup, Benjamin" w:date="2022-05-31T12:28:00Z">
        <w:r w:rsidR="002C357E" w:rsidDel="005736F0">
          <w:delText>above)</w:delText>
        </w:r>
        <w:r w:rsidR="00AF0A25" w:rsidDel="005736F0">
          <w:delText xml:space="preserve"> were </w:delText>
        </w:r>
        <w:r w:rsidR="00552333" w:rsidDel="005736F0">
          <w:delText xml:space="preserve">included in </w:delText>
        </w:r>
        <w:r w:rsidR="001D1457" w:rsidDel="005736F0">
          <w:delText>RF</w:delText>
        </w:r>
        <w:r w:rsidR="00552333" w:rsidDel="005736F0">
          <w:delText xml:space="preserve"> </w:delText>
        </w:r>
      </w:del>
      <w:del w:id="196" w:author="Jessup, Benjamin" w:date="2022-05-27T15:22:00Z">
        <w:r w:rsidR="00552333" w:rsidDel="00B30135">
          <w:delText xml:space="preserve">analysis </w:delText>
        </w:r>
      </w:del>
      <w:del w:id="197" w:author="Jessup, Benjamin" w:date="2022-05-31T12:28:00Z">
        <w:r w:rsidR="00552333" w:rsidDel="005736F0">
          <w:delText xml:space="preserve">in which the </w:delText>
        </w:r>
        <w:r w:rsidR="003E01D8" w:rsidDel="005736F0">
          <w:delText xml:space="preserve">statewide reference </w:delText>
        </w:r>
        <w:r w:rsidR="00552333" w:rsidDel="005736F0">
          <w:delText xml:space="preserve">metric values were </w:delText>
        </w:r>
        <w:r w:rsidR="003E01D8" w:rsidDel="005736F0">
          <w:delText xml:space="preserve">parsed based on </w:delText>
        </w:r>
        <w:r w:rsidR="00A7060B" w:rsidDel="005736F0">
          <w:delText xml:space="preserve">multiple iterative classification trees. The environmental factors entered into early models </w:delText>
        </w:r>
        <w:r w:rsidR="00261A55" w:rsidDel="005736F0">
          <w:delText xml:space="preserve">included geologic, hydrologic, soils and climate variables as predictors (Table </w:delText>
        </w:r>
      </w:del>
      <w:del w:id="198" w:author="Jessup, Benjamin" w:date="2022-05-31T07:30:00Z">
        <w:r w:rsidR="002B4B82" w:rsidDel="00AC32D4">
          <w:delText>__</w:delText>
        </w:r>
        <w:r w:rsidR="00261A55" w:rsidDel="00AC32D4">
          <w:delText>)</w:delText>
        </w:r>
        <w:r w:rsidR="002B4B82" w:rsidDel="00AC32D4">
          <w:delText xml:space="preserve">. </w:delText>
        </w:r>
      </w:del>
      <w:del w:id="199" w:author="Jessup, Benjamin" w:date="2022-05-31T12:28:00Z">
        <w:r w:rsidR="00AB2C8F" w:rsidDel="005736F0">
          <w:delText xml:space="preserve">These were selected using exploratory </w:delText>
        </w:r>
        <w:r w:rsidR="00247D11" w:rsidDel="005736F0">
          <w:delText>bi-plots</w:delText>
        </w:r>
        <w:r w:rsidR="001D38F7" w:rsidDel="005736F0">
          <w:rPr>
            <w:rStyle w:val="FootnoteReference"/>
          </w:rPr>
          <w:footnoteReference w:id="7"/>
        </w:r>
        <w:r w:rsidR="00247D11" w:rsidDel="005736F0">
          <w:delText xml:space="preserve"> and correlation analysis </w:delText>
        </w:r>
        <w:r w:rsidR="00247D11" w:rsidRPr="001D38F7" w:rsidDel="005736F0">
          <w:rPr>
            <w:highlight w:val="yellow"/>
          </w:rPr>
          <w:delText>(Appendix __</w:delText>
        </w:r>
        <w:r w:rsidR="001D38F7" w:rsidRPr="001D38F7" w:rsidDel="005736F0">
          <w:rPr>
            <w:highlight w:val="yellow"/>
          </w:rPr>
          <w:delText xml:space="preserve"> [App</w:delText>
        </w:r>
      </w:del>
      <w:del w:id="202" w:author="Jessup, Benjamin" w:date="2022-05-27T16:17:00Z">
        <w:r w:rsidR="001D38F7" w:rsidRPr="001D38F7" w:rsidDel="007D6F5B">
          <w:rPr>
            <w:highlight w:val="yellow"/>
          </w:rPr>
          <w:delText>: WyDiat_RefByClass_rho.xlsx</w:delText>
        </w:r>
      </w:del>
      <w:del w:id="203" w:author="Jessup, Benjamin" w:date="2022-05-31T12:28:00Z">
        <w:r w:rsidR="001D38F7" w:rsidDel="005736F0">
          <w:delText>]</w:delText>
        </w:r>
        <w:r w:rsidR="00247D11" w:rsidDel="005736F0">
          <w:delText xml:space="preserve">). </w:delText>
        </w:r>
        <w:r w:rsidR="00FE5414" w:rsidDel="005736F0">
          <w:delText xml:space="preserve">The </w:delText>
        </w:r>
        <w:r w:rsidR="00F42B63" w:rsidDel="005736F0">
          <w:delText xml:space="preserve">environmental factors were reduced to eight variables that consistently explained </w:delText>
        </w:r>
        <w:r w:rsidR="00873FB9" w:rsidDel="005736F0">
          <w:delText xml:space="preserve">&gt;20% of the variability in the selected responsive metrics. </w:delText>
        </w:r>
        <w:r w:rsidR="00983B78" w:rsidDel="005736F0">
          <w:delText xml:space="preserve">The RF analysis using eight predictor variables and 17 candidate index metrics resulted in 10 metrics that were adjusted </w:delText>
        </w:r>
      </w:del>
      <w:del w:id="204" w:author="Jessup, Benjamin" w:date="2022-05-31T06:58:00Z">
        <w:r w:rsidR="00983B78" w:rsidDel="00262E94">
          <w:delText>because more than 20% of reference metrics variability was explained in the model</w:delText>
        </w:r>
      </w:del>
      <w:del w:id="205" w:author="Jessup, Benjamin" w:date="2022-05-31T12:28:00Z">
        <w:r w:rsidR="00983B78" w:rsidDel="005736F0">
          <w:delText xml:space="preserve"> (Table </w:delText>
        </w:r>
      </w:del>
      <w:del w:id="206" w:author="Jessup, Benjamin" w:date="2022-05-31T07:30:00Z">
        <w:r w:rsidR="00983B78" w:rsidDel="00AC32D4">
          <w:delText xml:space="preserve">__). </w:delText>
        </w:r>
      </w:del>
    </w:p>
    <w:p w14:paraId="629A5548" w14:textId="4F64576B" w:rsidR="002A5C49" w:rsidDel="005736F0" w:rsidRDefault="002A5C49" w:rsidP="00966CEA">
      <w:pPr>
        <w:rPr>
          <w:del w:id="207" w:author="Jessup, Benjamin" w:date="2022-05-31T12:28:00Z"/>
        </w:rPr>
      </w:pPr>
    </w:p>
    <w:p w14:paraId="05AE7312" w14:textId="67245DD6" w:rsidR="009B0543" w:rsidRPr="007B4E8F" w:rsidRDefault="009B0543" w:rsidP="009B0543">
      <w:pPr>
        <w:pStyle w:val="Caption"/>
        <w:keepNext/>
        <w:rPr>
          <w:sz w:val="22"/>
          <w:szCs w:val="22"/>
        </w:rPr>
      </w:pPr>
      <w:bookmarkStart w:id="208" w:name="_Toc104959170"/>
      <w:r w:rsidRPr="007B4E8F">
        <w:rPr>
          <w:sz w:val="22"/>
          <w:szCs w:val="22"/>
        </w:rPr>
        <w:t xml:space="preserve">Table </w:t>
      </w:r>
      <w:r w:rsidRPr="007B4E8F">
        <w:rPr>
          <w:sz w:val="22"/>
          <w:szCs w:val="22"/>
        </w:rPr>
        <w:fldChar w:fldCharType="begin"/>
      </w:r>
      <w:r w:rsidRPr="007B4E8F">
        <w:rPr>
          <w:sz w:val="22"/>
          <w:szCs w:val="22"/>
        </w:rPr>
        <w:instrText xml:space="preserve"> SEQ Table \* ARABIC </w:instrText>
      </w:r>
      <w:r w:rsidRPr="007B4E8F">
        <w:rPr>
          <w:sz w:val="22"/>
          <w:szCs w:val="22"/>
        </w:rPr>
        <w:fldChar w:fldCharType="separate"/>
      </w:r>
      <w:r w:rsidR="00FE4DC4">
        <w:rPr>
          <w:noProof/>
          <w:sz w:val="22"/>
          <w:szCs w:val="22"/>
        </w:rPr>
        <w:t>5</w:t>
      </w:r>
      <w:r w:rsidRPr="007B4E8F">
        <w:rPr>
          <w:noProof/>
          <w:sz w:val="22"/>
          <w:szCs w:val="22"/>
        </w:rPr>
        <w:fldChar w:fldCharType="end"/>
      </w:r>
      <w:r w:rsidRPr="007B4E8F">
        <w:rPr>
          <w:sz w:val="22"/>
          <w:szCs w:val="22"/>
        </w:rPr>
        <w:t xml:space="preserve">. Predictor variables used in random forest (RF) analysis to account for natural gradient effects on diatom metrics. Variables included in the final RF models are noted in the “Final” column. Variables marked with an * were provided by </w:t>
      </w:r>
      <w:r w:rsidR="00F24B45">
        <w:rPr>
          <w:sz w:val="22"/>
          <w:szCs w:val="22"/>
        </w:rPr>
        <w:t>WDEQ</w:t>
      </w:r>
      <w:r w:rsidRPr="007B4E8F">
        <w:rPr>
          <w:sz w:val="22"/>
          <w:szCs w:val="22"/>
        </w:rPr>
        <w:t>. All other</w:t>
      </w:r>
      <w:r w:rsidR="00F24B45">
        <w:rPr>
          <w:sz w:val="22"/>
          <w:szCs w:val="22"/>
        </w:rPr>
        <w:t xml:space="preserve"> variable</w:t>
      </w:r>
      <w:r w:rsidRPr="007B4E8F">
        <w:rPr>
          <w:sz w:val="22"/>
          <w:szCs w:val="22"/>
        </w:rPr>
        <w:t xml:space="preserve">s were derived from </w:t>
      </w:r>
      <w:proofErr w:type="spellStart"/>
      <w:r w:rsidRPr="007B4E8F">
        <w:rPr>
          <w:sz w:val="22"/>
          <w:szCs w:val="22"/>
        </w:rPr>
        <w:t>StreamCat</w:t>
      </w:r>
      <w:proofErr w:type="spellEnd"/>
      <w:r w:rsidRPr="007B4E8F">
        <w:rPr>
          <w:sz w:val="22"/>
          <w:szCs w:val="22"/>
        </w:rPr>
        <w:t xml:space="preserve"> based on coordinates.</w:t>
      </w:r>
      <w:ins w:id="209" w:author="Jessup, Benjamin" w:date="2022-05-31T12:29:00Z">
        <w:r w:rsidR="005736F0">
          <w:rPr>
            <w:sz w:val="22"/>
            <w:szCs w:val="22"/>
          </w:rPr>
          <w:t xml:space="preserve"> Continued on the following page.</w:t>
        </w:r>
      </w:ins>
      <w:bookmarkEnd w:id="208"/>
    </w:p>
    <w:tbl>
      <w:tblPr>
        <w:tblW w:w="92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20"/>
        <w:gridCol w:w="7020"/>
        <w:gridCol w:w="652"/>
      </w:tblGrid>
      <w:tr w:rsidR="009B0543" w:rsidRPr="00C13969" w14:paraId="6CC725F7" w14:textId="77777777" w:rsidTr="002362F6">
        <w:trPr>
          <w:trHeight w:val="288"/>
          <w:tblHeader/>
        </w:trPr>
        <w:tc>
          <w:tcPr>
            <w:tcW w:w="1620" w:type="dxa"/>
            <w:shd w:val="clear" w:color="auto" w:fill="D9D9D9" w:themeFill="background1" w:themeFillShade="D9"/>
            <w:noWrap/>
            <w:vAlign w:val="center"/>
          </w:tcPr>
          <w:p w14:paraId="108124A0" w14:textId="77777777" w:rsidR="009B0543" w:rsidRPr="004334F1" w:rsidRDefault="009B0543" w:rsidP="004334F1">
            <w:pPr>
              <w:spacing w:after="0"/>
              <w:rPr>
                <w:rFonts w:eastAsia="Times New Roman" w:cstheme="minorHAnsi"/>
              </w:rPr>
            </w:pPr>
            <w:r w:rsidRPr="004334F1">
              <w:rPr>
                <w:rFonts w:eastAsia="Times New Roman" w:cstheme="minorHAnsi"/>
                <w:color w:val="000000"/>
              </w:rPr>
              <w:t>Name</w:t>
            </w:r>
          </w:p>
        </w:tc>
        <w:tc>
          <w:tcPr>
            <w:tcW w:w="7020" w:type="dxa"/>
            <w:shd w:val="clear" w:color="auto" w:fill="D9D9D9" w:themeFill="background1" w:themeFillShade="D9"/>
            <w:noWrap/>
            <w:vAlign w:val="center"/>
          </w:tcPr>
          <w:p w14:paraId="4566D29C" w14:textId="77777777" w:rsidR="009B0543" w:rsidRPr="004334F1" w:rsidRDefault="009B0543" w:rsidP="004334F1">
            <w:pPr>
              <w:spacing w:after="0"/>
              <w:rPr>
                <w:rFonts w:eastAsia="Times New Roman" w:cstheme="minorHAnsi"/>
              </w:rPr>
            </w:pPr>
            <w:r w:rsidRPr="004334F1">
              <w:rPr>
                <w:rFonts w:eastAsia="Times New Roman" w:cstheme="minorHAnsi"/>
                <w:color w:val="000000"/>
              </w:rPr>
              <w:t>Definition</w:t>
            </w:r>
          </w:p>
        </w:tc>
        <w:tc>
          <w:tcPr>
            <w:tcW w:w="652" w:type="dxa"/>
            <w:shd w:val="clear" w:color="auto" w:fill="D9D9D9" w:themeFill="background1" w:themeFillShade="D9"/>
            <w:noWrap/>
            <w:vAlign w:val="center"/>
          </w:tcPr>
          <w:p w14:paraId="14AA8543" w14:textId="77777777" w:rsidR="009B0543" w:rsidRPr="004334F1" w:rsidRDefault="009B0543" w:rsidP="004334F1">
            <w:pPr>
              <w:spacing w:after="0"/>
              <w:jc w:val="center"/>
              <w:rPr>
                <w:rFonts w:eastAsia="Times New Roman" w:cstheme="minorHAnsi"/>
              </w:rPr>
            </w:pPr>
            <w:r w:rsidRPr="004334F1">
              <w:rPr>
                <w:rFonts w:eastAsia="Times New Roman" w:cstheme="minorHAnsi"/>
              </w:rPr>
              <w:t>Final</w:t>
            </w:r>
          </w:p>
        </w:tc>
      </w:tr>
      <w:tr w:rsidR="009B0543" w:rsidRPr="00C13969" w14:paraId="4ED7DD63" w14:textId="77777777" w:rsidTr="004334F1">
        <w:trPr>
          <w:trHeight w:val="288"/>
        </w:trPr>
        <w:tc>
          <w:tcPr>
            <w:tcW w:w="1620" w:type="dxa"/>
            <w:noWrap/>
            <w:vAlign w:val="center"/>
          </w:tcPr>
          <w:p w14:paraId="2F0871A3"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Longitude*</w:t>
            </w:r>
          </w:p>
        </w:tc>
        <w:tc>
          <w:tcPr>
            <w:tcW w:w="7020" w:type="dxa"/>
            <w:noWrap/>
            <w:vAlign w:val="center"/>
          </w:tcPr>
          <w:p w14:paraId="71FC4C42"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Decimal degree site location</w:t>
            </w:r>
          </w:p>
        </w:tc>
        <w:tc>
          <w:tcPr>
            <w:tcW w:w="652" w:type="dxa"/>
            <w:noWrap/>
            <w:vAlign w:val="center"/>
          </w:tcPr>
          <w:p w14:paraId="77067C34" w14:textId="77777777" w:rsidR="009B0543" w:rsidRPr="004334F1" w:rsidRDefault="009B0543" w:rsidP="004334F1">
            <w:pPr>
              <w:spacing w:after="0"/>
              <w:jc w:val="center"/>
              <w:rPr>
                <w:rFonts w:eastAsia="Times New Roman" w:cstheme="minorHAnsi"/>
              </w:rPr>
            </w:pPr>
          </w:p>
        </w:tc>
      </w:tr>
      <w:tr w:rsidR="009B0543" w:rsidRPr="00C13969" w14:paraId="35288C7E" w14:textId="77777777" w:rsidTr="004334F1">
        <w:trPr>
          <w:trHeight w:val="288"/>
        </w:trPr>
        <w:tc>
          <w:tcPr>
            <w:tcW w:w="1620" w:type="dxa"/>
            <w:noWrap/>
            <w:vAlign w:val="center"/>
          </w:tcPr>
          <w:p w14:paraId="4A54FA9A"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Latititude</w:t>
            </w:r>
            <w:proofErr w:type="spellEnd"/>
            <w:r w:rsidRPr="004334F1">
              <w:rPr>
                <w:rFonts w:eastAsia="Times New Roman" w:cstheme="minorHAnsi"/>
                <w:color w:val="000000"/>
              </w:rPr>
              <w:t>*</w:t>
            </w:r>
          </w:p>
        </w:tc>
        <w:tc>
          <w:tcPr>
            <w:tcW w:w="7020" w:type="dxa"/>
            <w:noWrap/>
            <w:vAlign w:val="center"/>
          </w:tcPr>
          <w:p w14:paraId="391EC56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Decimal degree site location</w:t>
            </w:r>
          </w:p>
        </w:tc>
        <w:tc>
          <w:tcPr>
            <w:tcW w:w="652" w:type="dxa"/>
            <w:noWrap/>
            <w:vAlign w:val="center"/>
          </w:tcPr>
          <w:p w14:paraId="6C87E9FD" w14:textId="77777777" w:rsidR="009B0543" w:rsidRPr="004334F1" w:rsidRDefault="009B0543" w:rsidP="004334F1">
            <w:pPr>
              <w:spacing w:after="0"/>
              <w:jc w:val="center"/>
              <w:rPr>
                <w:rFonts w:eastAsia="Times New Roman" w:cstheme="minorHAnsi"/>
              </w:rPr>
            </w:pPr>
          </w:p>
        </w:tc>
      </w:tr>
      <w:tr w:rsidR="009B0543" w:rsidRPr="00C13969" w14:paraId="1A2E1E34" w14:textId="77777777" w:rsidTr="004334F1">
        <w:trPr>
          <w:trHeight w:val="288"/>
        </w:trPr>
        <w:tc>
          <w:tcPr>
            <w:tcW w:w="1620" w:type="dxa"/>
            <w:noWrap/>
            <w:vAlign w:val="center"/>
          </w:tcPr>
          <w:p w14:paraId="6FA281BB"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Elevation*</w:t>
            </w:r>
          </w:p>
        </w:tc>
        <w:tc>
          <w:tcPr>
            <w:tcW w:w="7020" w:type="dxa"/>
            <w:noWrap/>
            <w:vAlign w:val="center"/>
          </w:tcPr>
          <w:p w14:paraId="4857D97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Elevation above mean sea level (feet)</w:t>
            </w:r>
          </w:p>
        </w:tc>
        <w:tc>
          <w:tcPr>
            <w:tcW w:w="652" w:type="dxa"/>
            <w:noWrap/>
            <w:vAlign w:val="center"/>
          </w:tcPr>
          <w:p w14:paraId="6D3EB838"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1C19B8C7" w14:textId="77777777" w:rsidTr="004334F1">
        <w:trPr>
          <w:trHeight w:val="288"/>
        </w:trPr>
        <w:tc>
          <w:tcPr>
            <w:tcW w:w="1620" w:type="dxa"/>
            <w:noWrap/>
            <w:vAlign w:val="center"/>
          </w:tcPr>
          <w:p w14:paraId="76496D0E"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US_L3Code*</w:t>
            </w:r>
          </w:p>
        </w:tc>
        <w:tc>
          <w:tcPr>
            <w:tcW w:w="7020" w:type="dxa"/>
            <w:noWrap/>
            <w:vAlign w:val="center"/>
          </w:tcPr>
          <w:p w14:paraId="79E9ACD1"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Omernik</w:t>
            </w:r>
            <w:proofErr w:type="spellEnd"/>
            <w:r w:rsidRPr="004334F1">
              <w:rPr>
                <w:rFonts w:eastAsia="Times New Roman" w:cstheme="minorHAnsi"/>
                <w:color w:val="000000"/>
              </w:rPr>
              <w:t xml:space="preserve"> Level III ecoregion</w:t>
            </w:r>
          </w:p>
        </w:tc>
        <w:tc>
          <w:tcPr>
            <w:tcW w:w="652" w:type="dxa"/>
            <w:noWrap/>
            <w:vAlign w:val="center"/>
          </w:tcPr>
          <w:p w14:paraId="1497BC26" w14:textId="77777777" w:rsidR="009B0543" w:rsidRPr="004334F1" w:rsidRDefault="009B0543" w:rsidP="004334F1">
            <w:pPr>
              <w:spacing w:after="0"/>
              <w:jc w:val="center"/>
              <w:rPr>
                <w:rFonts w:eastAsia="Times New Roman" w:cstheme="minorHAnsi"/>
              </w:rPr>
            </w:pPr>
          </w:p>
        </w:tc>
      </w:tr>
      <w:tr w:rsidR="009B0543" w:rsidRPr="00C13969" w14:paraId="0B762362" w14:textId="77777777" w:rsidTr="004334F1">
        <w:trPr>
          <w:trHeight w:val="288"/>
        </w:trPr>
        <w:tc>
          <w:tcPr>
            <w:tcW w:w="1620" w:type="dxa"/>
            <w:noWrap/>
            <w:vAlign w:val="center"/>
          </w:tcPr>
          <w:p w14:paraId="21D25BE6"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WsAreaSqKm</w:t>
            </w:r>
            <w:proofErr w:type="spellEnd"/>
          </w:p>
        </w:tc>
        <w:tc>
          <w:tcPr>
            <w:tcW w:w="7020" w:type="dxa"/>
            <w:noWrap/>
            <w:vAlign w:val="center"/>
          </w:tcPr>
          <w:p w14:paraId="1E1C437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 xml:space="preserve">Area of local </w:t>
            </w:r>
            <w:proofErr w:type="spellStart"/>
            <w:r w:rsidRPr="004334F1">
              <w:rPr>
                <w:rFonts w:eastAsia="Times New Roman" w:cstheme="minorHAnsi"/>
                <w:color w:val="000000"/>
              </w:rPr>
              <w:t>NHDPlus</w:t>
            </w:r>
            <w:proofErr w:type="spellEnd"/>
            <w:r w:rsidRPr="004334F1">
              <w:rPr>
                <w:rFonts w:eastAsia="Times New Roman" w:cstheme="minorHAnsi"/>
                <w:color w:val="000000"/>
              </w:rPr>
              <w:t xml:space="preserve"> catchment (square km)</w:t>
            </w:r>
          </w:p>
        </w:tc>
        <w:tc>
          <w:tcPr>
            <w:tcW w:w="652" w:type="dxa"/>
            <w:noWrap/>
            <w:vAlign w:val="center"/>
          </w:tcPr>
          <w:p w14:paraId="3D554649" w14:textId="77777777" w:rsidR="009B0543" w:rsidRPr="004334F1" w:rsidRDefault="009B0543" w:rsidP="004334F1">
            <w:pPr>
              <w:spacing w:after="0"/>
              <w:jc w:val="center"/>
              <w:rPr>
                <w:rFonts w:eastAsia="Times New Roman" w:cstheme="minorHAnsi"/>
              </w:rPr>
            </w:pPr>
          </w:p>
        </w:tc>
      </w:tr>
      <w:tr w:rsidR="009B0543" w:rsidRPr="00C13969" w14:paraId="2619C67E" w14:textId="77777777" w:rsidTr="004334F1">
        <w:trPr>
          <w:trHeight w:val="288"/>
        </w:trPr>
        <w:tc>
          <w:tcPr>
            <w:tcW w:w="1620" w:type="dxa"/>
            <w:noWrap/>
            <w:vAlign w:val="center"/>
            <w:hideMark/>
          </w:tcPr>
          <w:p w14:paraId="4E38174E"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BFIWs</w:t>
            </w:r>
          </w:p>
        </w:tc>
        <w:tc>
          <w:tcPr>
            <w:tcW w:w="7020" w:type="dxa"/>
            <w:noWrap/>
            <w:vAlign w:val="center"/>
            <w:hideMark/>
          </w:tcPr>
          <w:p w14:paraId="58E2E7B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Base flow is the component of streamflow that can be attributed to ground-water discharge into streams. The BFI is the ratio of base flow to total flow, expressed as a percentage, within watershed</w:t>
            </w:r>
          </w:p>
        </w:tc>
        <w:tc>
          <w:tcPr>
            <w:tcW w:w="652" w:type="dxa"/>
            <w:noWrap/>
            <w:vAlign w:val="center"/>
            <w:hideMark/>
          </w:tcPr>
          <w:p w14:paraId="13E07CA0"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79527EE3" w14:textId="77777777" w:rsidTr="004334F1">
        <w:trPr>
          <w:trHeight w:val="288"/>
        </w:trPr>
        <w:tc>
          <w:tcPr>
            <w:tcW w:w="1620" w:type="dxa"/>
            <w:noWrap/>
            <w:vAlign w:val="center"/>
            <w:hideMark/>
          </w:tcPr>
          <w:p w14:paraId="45E0846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Al2O3Ws</w:t>
            </w:r>
          </w:p>
        </w:tc>
        <w:tc>
          <w:tcPr>
            <w:tcW w:w="7020" w:type="dxa"/>
            <w:noWrap/>
            <w:vAlign w:val="center"/>
            <w:hideMark/>
          </w:tcPr>
          <w:p w14:paraId="51431DFB"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aluminum oxide (Al2O3) content in surface or near surface geology within catchment</w:t>
            </w:r>
          </w:p>
        </w:tc>
        <w:tc>
          <w:tcPr>
            <w:tcW w:w="652" w:type="dxa"/>
            <w:noWrap/>
            <w:vAlign w:val="center"/>
            <w:hideMark/>
          </w:tcPr>
          <w:p w14:paraId="16E20E7D" w14:textId="77777777" w:rsidR="009B0543" w:rsidRPr="004334F1" w:rsidRDefault="009B0543" w:rsidP="004334F1">
            <w:pPr>
              <w:spacing w:after="0"/>
              <w:jc w:val="center"/>
              <w:rPr>
                <w:rFonts w:eastAsia="Times New Roman" w:cstheme="minorHAnsi"/>
              </w:rPr>
            </w:pPr>
          </w:p>
        </w:tc>
      </w:tr>
      <w:tr w:rsidR="009B0543" w:rsidRPr="00C13969" w14:paraId="00568729" w14:textId="77777777" w:rsidTr="004334F1">
        <w:trPr>
          <w:trHeight w:val="288"/>
        </w:trPr>
        <w:tc>
          <w:tcPr>
            <w:tcW w:w="1620" w:type="dxa"/>
            <w:noWrap/>
            <w:vAlign w:val="center"/>
            <w:hideMark/>
          </w:tcPr>
          <w:p w14:paraId="6CDAD47B"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CaOWs</w:t>
            </w:r>
            <w:proofErr w:type="spellEnd"/>
          </w:p>
        </w:tc>
        <w:tc>
          <w:tcPr>
            <w:tcW w:w="7020" w:type="dxa"/>
            <w:noWrap/>
            <w:vAlign w:val="center"/>
            <w:hideMark/>
          </w:tcPr>
          <w:p w14:paraId="22166301"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calcium oxide (</w:t>
            </w:r>
            <w:proofErr w:type="spellStart"/>
            <w:r w:rsidRPr="004334F1">
              <w:rPr>
                <w:rFonts w:eastAsia="Times New Roman" w:cstheme="minorHAnsi"/>
                <w:color w:val="000000"/>
              </w:rPr>
              <w:t>CaO</w:t>
            </w:r>
            <w:proofErr w:type="spellEnd"/>
            <w:r w:rsidRPr="004334F1">
              <w:rPr>
                <w:rFonts w:eastAsia="Times New Roman" w:cstheme="minorHAnsi"/>
                <w:color w:val="000000"/>
              </w:rPr>
              <w:t>) content in surface or near surface geology within watershed</w:t>
            </w:r>
          </w:p>
        </w:tc>
        <w:tc>
          <w:tcPr>
            <w:tcW w:w="652" w:type="dxa"/>
            <w:noWrap/>
            <w:vAlign w:val="center"/>
            <w:hideMark/>
          </w:tcPr>
          <w:p w14:paraId="4FE0DBA1" w14:textId="77777777" w:rsidR="009B0543" w:rsidRPr="004334F1" w:rsidRDefault="009B0543" w:rsidP="004334F1">
            <w:pPr>
              <w:spacing w:after="0"/>
              <w:jc w:val="center"/>
              <w:rPr>
                <w:rFonts w:eastAsia="Times New Roman" w:cstheme="minorHAnsi"/>
              </w:rPr>
            </w:pPr>
          </w:p>
        </w:tc>
      </w:tr>
      <w:tr w:rsidR="009B0543" w:rsidRPr="00C13969" w14:paraId="2EAA01C7" w14:textId="77777777" w:rsidTr="004334F1">
        <w:trPr>
          <w:trHeight w:val="288"/>
        </w:trPr>
        <w:tc>
          <w:tcPr>
            <w:tcW w:w="1620" w:type="dxa"/>
            <w:noWrap/>
            <w:vAlign w:val="center"/>
            <w:hideMark/>
          </w:tcPr>
          <w:p w14:paraId="128BD0F1"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Fe2O3Ws</w:t>
            </w:r>
          </w:p>
        </w:tc>
        <w:tc>
          <w:tcPr>
            <w:tcW w:w="7020" w:type="dxa"/>
            <w:noWrap/>
            <w:vAlign w:val="center"/>
            <w:hideMark/>
          </w:tcPr>
          <w:p w14:paraId="18DB650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ferric oxide (Fe2O3) content in surface or near surface geology within watershed</w:t>
            </w:r>
          </w:p>
        </w:tc>
        <w:tc>
          <w:tcPr>
            <w:tcW w:w="652" w:type="dxa"/>
            <w:noWrap/>
            <w:vAlign w:val="center"/>
            <w:hideMark/>
          </w:tcPr>
          <w:p w14:paraId="33BE82BB" w14:textId="77777777" w:rsidR="009B0543" w:rsidRPr="004334F1" w:rsidRDefault="009B0543" w:rsidP="004334F1">
            <w:pPr>
              <w:spacing w:after="0"/>
              <w:jc w:val="center"/>
              <w:rPr>
                <w:rFonts w:eastAsia="Times New Roman" w:cstheme="minorHAnsi"/>
              </w:rPr>
            </w:pPr>
          </w:p>
        </w:tc>
      </w:tr>
      <w:tr w:rsidR="009B0543" w:rsidRPr="00C13969" w14:paraId="6B6FAB79" w14:textId="77777777" w:rsidTr="004334F1">
        <w:trPr>
          <w:trHeight w:val="288"/>
        </w:trPr>
        <w:tc>
          <w:tcPr>
            <w:tcW w:w="1620" w:type="dxa"/>
            <w:noWrap/>
            <w:vAlign w:val="center"/>
            <w:hideMark/>
          </w:tcPr>
          <w:p w14:paraId="4B13040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K2OWs</w:t>
            </w:r>
          </w:p>
        </w:tc>
        <w:tc>
          <w:tcPr>
            <w:tcW w:w="7020" w:type="dxa"/>
            <w:noWrap/>
            <w:vAlign w:val="center"/>
            <w:hideMark/>
          </w:tcPr>
          <w:p w14:paraId="338EB7D2"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potassium oxide (K2O) content in surface or near surface geology within watershed</w:t>
            </w:r>
          </w:p>
        </w:tc>
        <w:tc>
          <w:tcPr>
            <w:tcW w:w="652" w:type="dxa"/>
            <w:noWrap/>
            <w:vAlign w:val="center"/>
            <w:hideMark/>
          </w:tcPr>
          <w:p w14:paraId="052EB202" w14:textId="77777777" w:rsidR="009B0543" w:rsidRPr="004334F1" w:rsidRDefault="009B0543" w:rsidP="004334F1">
            <w:pPr>
              <w:spacing w:after="0"/>
              <w:jc w:val="center"/>
              <w:rPr>
                <w:rFonts w:eastAsia="Times New Roman" w:cstheme="minorHAnsi"/>
              </w:rPr>
            </w:pPr>
          </w:p>
        </w:tc>
      </w:tr>
      <w:tr w:rsidR="009B0543" w:rsidRPr="00C13969" w14:paraId="636DE676" w14:textId="77777777" w:rsidTr="004334F1">
        <w:trPr>
          <w:trHeight w:val="288"/>
        </w:trPr>
        <w:tc>
          <w:tcPr>
            <w:tcW w:w="1620" w:type="dxa"/>
            <w:noWrap/>
            <w:vAlign w:val="center"/>
            <w:hideMark/>
          </w:tcPr>
          <w:p w14:paraId="36123C5D"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MgOWs</w:t>
            </w:r>
            <w:proofErr w:type="spellEnd"/>
          </w:p>
        </w:tc>
        <w:tc>
          <w:tcPr>
            <w:tcW w:w="7020" w:type="dxa"/>
            <w:noWrap/>
            <w:vAlign w:val="center"/>
            <w:hideMark/>
          </w:tcPr>
          <w:p w14:paraId="74A29BEA"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magnesium oxide (MgO) content in surface or near surface geology within watershed</w:t>
            </w:r>
          </w:p>
        </w:tc>
        <w:tc>
          <w:tcPr>
            <w:tcW w:w="652" w:type="dxa"/>
            <w:noWrap/>
            <w:vAlign w:val="center"/>
            <w:hideMark/>
          </w:tcPr>
          <w:p w14:paraId="1D4461F0" w14:textId="77777777" w:rsidR="009B0543" w:rsidRPr="004334F1" w:rsidRDefault="009B0543" w:rsidP="004334F1">
            <w:pPr>
              <w:spacing w:after="0"/>
              <w:jc w:val="center"/>
              <w:rPr>
                <w:rFonts w:eastAsia="Times New Roman" w:cstheme="minorHAnsi"/>
              </w:rPr>
            </w:pPr>
          </w:p>
        </w:tc>
      </w:tr>
      <w:tr w:rsidR="009B0543" w:rsidRPr="00C13969" w14:paraId="55766095" w14:textId="77777777" w:rsidTr="004334F1">
        <w:trPr>
          <w:trHeight w:val="288"/>
        </w:trPr>
        <w:tc>
          <w:tcPr>
            <w:tcW w:w="1620" w:type="dxa"/>
            <w:noWrap/>
            <w:vAlign w:val="center"/>
            <w:hideMark/>
          </w:tcPr>
          <w:p w14:paraId="0A2F3881"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Na2OWs</w:t>
            </w:r>
          </w:p>
        </w:tc>
        <w:tc>
          <w:tcPr>
            <w:tcW w:w="7020" w:type="dxa"/>
            <w:noWrap/>
            <w:vAlign w:val="center"/>
            <w:hideMark/>
          </w:tcPr>
          <w:p w14:paraId="5097551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sodium oxide (Na2O) content in surface or near surface geology within watershed</w:t>
            </w:r>
          </w:p>
        </w:tc>
        <w:tc>
          <w:tcPr>
            <w:tcW w:w="652" w:type="dxa"/>
            <w:noWrap/>
            <w:vAlign w:val="center"/>
            <w:hideMark/>
          </w:tcPr>
          <w:p w14:paraId="58A88EAD" w14:textId="77777777" w:rsidR="009B0543" w:rsidRPr="004334F1" w:rsidRDefault="009B0543" w:rsidP="004334F1">
            <w:pPr>
              <w:spacing w:after="0"/>
              <w:jc w:val="center"/>
              <w:rPr>
                <w:rFonts w:eastAsia="Times New Roman" w:cstheme="minorHAnsi"/>
              </w:rPr>
            </w:pPr>
          </w:p>
        </w:tc>
      </w:tr>
      <w:tr w:rsidR="009B0543" w:rsidRPr="00C13969" w14:paraId="4BEC8993" w14:textId="77777777" w:rsidTr="004334F1">
        <w:trPr>
          <w:trHeight w:val="288"/>
        </w:trPr>
        <w:tc>
          <w:tcPr>
            <w:tcW w:w="1620" w:type="dxa"/>
            <w:noWrap/>
            <w:vAlign w:val="center"/>
            <w:hideMark/>
          </w:tcPr>
          <w:p w14:paraId="396416E3"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lastRenderedPageBreak/>
              <w:t>P2O5Ws</w:t>
            </w:r>
          </w:p>
        </w:tc>
        <w:tc>
          <w:tcPr>
            <w:tcW w:w="7020" w:type="dxa"/>
            <w:noWrap/>
            <w:vAlign w:val="center"/>
            <w:hideMark/>
          </w:tcPr>
          <w:p w14:paraId="4FCEC56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phosphorous oxide (P2O5) content in surface or near surface geology within watershed</w:t>
            </w:r>
          </w:p>
        </w:tc>
        <w:tc>
          <w:tcPr>
            <w:tcW w:w="652" w:type="dxa"/>
            <w:noWrap/>
            <w:vAlign w:val="center"/>
            <w:hideMark/>
          </w:tcPr>
          <w:p w14:paraId="4A76D595" w14:textId="77777777" w:rsidR="009B0543" w:rsidRPr="004334F1" w:rsidRDefault="009B0543" w:rsidP="004334F1">
            <w:pPr>
              <w:spacing w:after="0"/>
              <w:jc w:val="center"/>
              <w:rPr>
                <w:rFonts w:eastAsia="Times New Roman" w:cstheme="minorHAnsi"/>
              </w:rPr>
            </w:pPr>
          </w:p>
        </w:tc>
      </w:tr>
      <w:tr w:rsidR="009B0543" w:rsidRPr="00C13969" w14:paraId="07BE3C9A" w14:textId="77777777" w:rsidTr="004334F1">
        <w:trPr>
          <w:trHeight w:val="288"/>
        </w:trPr>
        <w:tc>
          <w:tcPr>
            <w:tcW w:w="1620" w:type="dxa"/>
            <w:noWrap/>
            <w:vAlign w:val="center"/>
            <w:hideMark/>
          </w:tcPr>
          <w:p w14:paraId="4C669B14"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SWs</w:t>
            </w:r>
          </w:p>
        </w:tc>
        <w:tc>
          <w:tcPr>
            <w:tcW w:w="7020" w:type="dxa"/>
            <w:noWrap/>
            <w:vAlign w:val="center"/>
            <w:hideMark/>
          </w:tcPr>
          <w:p w14:paraId="17581D7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sulfur (S) content in surface or near surface geology within watershed</w:t>
            </w:r>
          </w:p>
        </w:tc>
        <w:tc>
          <w:tcPr>
            <w:tcW w:w="652" w:type="dxa"/>
            <w:noWrap/>
            <w:vAlign w:val="center"/>
            <w:hideMark/>
          </w:tcPr>
          <w:p w14:paraId="2A6F37D9"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28894CF3" w14:textId="77777777" w:rsidTr="004334F1">
        <w:trPr>
          <w:trHeight w:val="288"/>
        </w:trPr>
        <w:tc>
          <w:tcPr>
            <w:tcW w:w="1620" w:type="dxa"/>
            <w:noWrap/>
            <w:vAlign w:val="center"/>
            <w:hideMark/>
          </w:tcPr>
          <w:p w14:paraId="28279F56"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SiO2Ws</w:t>
            </w:r>
          </w:p>
        </w:tc>
        <w:tc>
          <w:tcPr>
            <w:tcW w:w="7020" w:type="dxa"/>
            <w:noWrap/>
            <w:vAlign w:val="center"/>
            <w:hideMark/>
          </w:tcPr>
          <w:p w14:paraId="13187359"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silicon dioxide (SiO2) content in surface or near surface geology within watershed</w:t>
            </w:r>
          </w:p>
        </w:tc>
        <w:tc>
          <w:tcPr>
            <w:tcW w:w="652" w:type="dxa"/>
            <w:noWrap/>
            <w:vAlign w:val="center"/>
            <w:hideMark/>
          </w:tcPr>
          <w:p w14:paraId="2C0DCD4A" w14:textId="77777777" w:rsidR="009B0543" w:rsidRPr="004334F1" w:rsidRDefault="009B0543" w:rsidP="004334F1">
            <w:pPr>
              <w:spacing w:after="0"/>
              <w:jc w:val="center"/>
              <w:rPr>
                <w:rFonts w:eastAsia="Times New Roman" w:cstheme="minorHAnsi"/>
              </w:rPr>
            </w:pPr>
          </w:p>
        </w:tc>
      </w:tr>
      <w:tr w:rsidR="009B0543" w:rsidRPr="00C13969" w14:paraId="7C6A0009" w14:textId="77777777" w:rsidTr="004334F1">
        <w:trPr>
          <w:trHeight w:val="288"/>
        </w:trPr>
        <w:tc>
          <w:tcPr>
            <w:tcW w:w="1620" w:type="dxa"/>
            <w:noWrap/>
            <w:vAlign w:val="center"/>
            <w:hideMark/>
          </w:tcPr>
          <w:p w14:paraId="3659E18A"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NWs</w:t>
            </w:r>
          </w:p>
        </w:tc>
        <w:tc>
          <w:tcPr>
            <w:tcW w:w="7020" w:type="dxa"/>
            <w:noWrap/>
            <w:vAlign w:val="center"/>
            <w:hideMark/>
          </w:tcPr>
          <w:p w14:paraId="312E4E1D"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 of lithological nitrogen (N) content in surface or near surface geology within watershed</w:t>
            </w:r>
          </w:p>
        </w:tc>
        <w:tc>
          <w:tcPr>
            <w:tcW w:w="652" w:type="dxa"/>
            <w:noWrap/>
            <w:vAlign w:val="center"/>
            <w:hideMark/>
          </w:tcPr>
          <w:p w14:paraId="5877865A" w14:textId="77777777" w:rsidR="009B0543" w:rsidRPr="004334F1" w:rsidRDefault="009B0543" w:rsidP="004334F1">
            <w:pPr>
              <w:spacing w:after="0"/>
              <w:jc w:val="center"/>
              <w:rPr>
                <w:rFonts w:eastAsia="Times New Roman" w:cstheme="minorHAnsi"/>
              </w:rPr>
            </w:pPr>
          </w:p>
        </w:tc>
      </w:tr>
      <w:tr w:rsidR="009B0543" w:rsidRPr="00C13969" w14:paraId="572F7B30" w14:textId="77777777" w:rsidTr="004334F1">
        <w:trPr>
          <w:trHeight w:val="288"/>
        </w:trPr>
        <w:tc>
          <w:tcPr>
            <w:tcW w:w="1620" w:type="dxa"/>
            <w:noWrap/>
            <w:vAlign w:val="center"/>
            <w:hideMark/>
          </w:tcPr>
          <w:p w14:paraId="09905534"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HydrlCondWs</w:t>
            </w:r>
            <w:proofErr w:type="spellEnd"/>
          </w:p>
        </w:tc>
        <w:tc>
          <w:tcPr>
            <w:tcW w:w="7020" w:type="dxa"/>
            <w:noWrap/>
            <w:vAlign w:val="center"/>
            <w:hideMark/>
          </w:tcPr>
          <w:p w14:paraId="01217028"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lithological hydraulic conductivity (micrometers per second) content in surface or near surface geology within watershed</w:t>
            </w:r>
          </w:p>
        </w:tc>
        <w:tc>
          <w:tcPr>
            <w:tcW w:w="652" w:type="dxa"/>
            <w:noWrap/>
            <w:vAlign w:val="center"/>
            <w:hideMark/>
          </w:tcPr>
          <w:p w14:paraId="7AD84DD9" w14:textId="77777777" w:rsidR="009B0543" w:rsidRPr="004334F1" w:rsidRDefault="009B0543" w:rsidP="004334F1">
            <w:pPr>
              <w:spacing w:after="0"/>
              <w:jc w:val="center"/>
              <w:rPr>
                <w:rFonts w:eastAsia="Times New Roman" w:cstheme="minorHAnsi"/>
              </w:rPr>
            </w:pPr>
          </w:p>
        </w:tc>
      </w:tr>
      <w:tr w:rsidR="009B0543" w:rsidRPr="00C13969" w14:paraId="0AC46A75" w14:textId="77777777" w:rsidTr="004334F1">
        <w:trPr>
          <w:trHeight w:val="288"/>
        </w:trPr>
        <w:tc>
          <w:tcPr>
            <w:tcW w:w="1620" w:type="dxa"/>
            <w:noWrap/>
            <w:vAlign w:val="center"/>
            <w:hideMark/>
          </w:tcPr>
          <w:p w14:paraId="5395C178"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CompStrgthWs</w:t>
            </w:r>
            <w:proofErr w:type="spellEnd"/>
          </w:p>
        </w:tc>
        <w:tc>
          <w:tcPr>
            <w:tcW w:w="7020" w:type="dxa"/>
            <w:noWrap/>
            <w:vAlign w:val="center"/>
            <w:hideMark/>
          </w:tcPr>
          <w:p w14:paraId="332BFB0D"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lithological uniaxial compressive strength (</w:t>
            </w:r>
            <w:proofErr w:type="spellStart"/>
            <w:r w:rsidRPr="004334F1">
              <w:rPr>
                <w:rFonts w:eastAsia="Times New Roman" w:cstheme="minorHAnsi"/>
                <w:color w:val="000000"/>
              </w:rPr>
              <w:t>megaPascals</w:t>
            </w:r>
            <w:proofErr w:type="spellEnd"/>
            <w:r w:rsidRPr="004334F1">
              <w:rPr>
                <w:rFonts w:eastAsia="Times New Roman" w:cstheme="minorHAnsi"/>
                <w:color w:val="000000"/>
              </w:rPr>
              <w:t>) content in surface or near surface geology within watershed</w:t>
            </w:r>
          </w:p>
        </w:tc>
        <w:tc>
          <w:tcPr>
            <w:tcW w:w="652" w:type="dxa"/>
            <w:noWrap/>
            <w:vAlign w:val="center"/>
            <w:hideMark/>
          </w:tcPr>
          <w:p w14:paraId="394AEF20" w14:textId="77777777" w:rsidR="009B0543" w:rsidRPr="004334F1" w:rsidRDefault="009B0543" w:rsidP="004334F1">
            <w:pPr>
              <w:spacing w:after="0"/>
              <w:jc w:val="center"/>
              <w:rPr>
                <w:rFonts w:eastAsia="Times New Roman" w:cstheme="minorHAnsi"/>
              </w:rPr>
            </w:pPr>
          </w:p>
        </w:tc>
      </w:tr>
      <w:tr w:rsidR="009B0543" w:rsidRPr="00C13969" w14:paraId="121536ED" w14:textId="77777777" w:rsidTr="004334F1">
        <w:trPr>
          <w:trHeight w:val="288"/>
        </w:trPr>
        <w:tc>
          <w:tcPr>
            <w:tcW w:w="1620" w:type="dxa"/>
            <w:noWrap/>
            <w:vAlign w:val="center"/>
            <w:hideMark/>
          </w:tcPr>
          <w:p w14:paraId="2C34B716"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KffactWs</w:t>
            </w:r>
            <w:proofErr w:type="spellEnd"/>
          </w:p>
        </w:tc>
        <w:tc>
          <w:tcPr>
            <w:tcW w:w="7020" w:type="dxa"/>
            <w:noWrap/>
            <w:vAlign w:val="center"/>
            <w:hideMark/>
          </w:tcPr>
          <w:p w14:paraId="7D60A3C0"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soil erodibility (</w:t>
            </w:r>
            <w:proofErr w:type="spellStart"/>
            <w:r w:rsidRPr="004334F1">
              <w:rPr>
                <w:rFonts w:eastAsia="Times New Roman" w:cstheme="minorHAnsi"/>
                <w:color w:val="000000"/>
              </w:rPr>
              <w:t>Kf</w:t>
            </w:r>
            <w:proofErr w:type="spellEnd"/>
            <w:r w:rsidRPr="004334F1">
              <w:rPr>
                <w:rFonts w:eastAsia="Times New Roman" w:cstheme="minorHAnsi"/>
                <w:color w:val="000000"/>
              </w:rPr>
              <w:t xml:space="preserve">) factor (unitless) of soils within watershed. The </w:t>
            </w:r>
            <w:proofErr w:type="spellStart"/>
            <w:r w:rsidRPr="004334F1">
              <w:rPr>
                <w:rFonts w:eastAsia="Times New Roman" w:cstheme="minorHAnsi"/>
                <w:color w:val="000000"/>
              </w:rPr>
              <w:t>Kffactor</w:t>
            </w:r>
            <w:proofErr w:type="spellEnd"/>
            <w:r w:rsidRPr="004334F1">
              <w:rPr>
                <w:rFonts w:eastAsia="Times New Roman" w:cstheme="minorHAnsi"/>
                <w:color w:val="000000"/>
              </w:rPr>
              <w:t xml:space="preserve"> is used in the Universal Soil Loss Equation (USLE) and represents a relative index of susceptibility of bare, cultivated soil to particle detachment and transport by rainfall.</w:t>
            </w:r>
          </w:p>
        </w:tc>
        <w:tc>
          <w:tcPr>
            <w:tcW w:w="652" w:type="dxa"/>
            <w:noWrap/>
            <w:vAlign w:val="center"/>
            <w:hideMark/>
          </w:tcPr>
          <w:p w14:paraId="7F76F801"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01AF3AA5" w14:textId="77777777" w:rsidTr="004334F1">
        <w:trPr>
          <w:trHeight w:val="288"/>
        </w:trPr>
        <w:tc>
          <w:tcPr>
            <w:tcW w:w="1620" w:type="dxa"/>
            <w:noWrap/>
            <w:vAlign w:val="center"/>
            <w:hideMark/>
          </w:tcPr>
          <w:p w14:paraId="52E8DF9D"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PctOw2016Ws</w:t>
            </w:r>
          </w:p>
        </w:tc>
        <w:tc>
          <w:tcPr>
            <w:tcW w:w="7020" w:type="dxa"/>
            <w:noWrap/>
            <w:vAlign w:val="center"/>
            <w:hideMark/>
          </w:tcPr>
          <w:p w14:paraId="4AD768BF"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Percent of watershed area classified as open water land cover (NLCD 2016)</w:t>
            </w:r>
          </w:p>
        </w:tc>
        <w:tc>
          <w:tcPr>
            <w:tcW w:w="652" w:type="dxa"/>
            <w:noWrap/>
            <w:vAlign w:val="center"/>
            <w:hideMark/>
          </w:tcPr>
          <w:p w14:paraId="44DA31A4" w14:textId="77777777" w:rsidR="009B0543" w:rsidRPr="004334F1" w:rsidRDefault="009B0543" w:rsidP="004334F1">
            <w:pPr>
              <w:spacing w:after="0"/>
              <w:jc w:val="center"/>
              <w:rPr>
                <w:rFonts w:eastAsia="Times New Roman" w:cstheme="minorHAnsi"/>
              </w:rPr>
            </w:pPr>
          </w:p>
        </w:tc>
      </w:tr>
      <w:tr w:rsidR="009B0543" w:rsidRPr="00C13969" w14:paraId="23190B9C" w14:textId="77777777" w:rsidTr="004334F1">
        <w:trPr>
          <w:trHeight w:val="288"/>
        </w:trPr>
        <w:tc>
          <w:tcPr>
            <w:tcW w:w="1620" w:type="dxa"/>
            <w:noWrap/>
            <w:vAlign w:val="center"/>
            <w:hideMark/>
          </w:tcPr>
          <w:p w14:paraId="3A698C28"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PrecipWs</w:t>
            </w:r>
            <w:proofErr w:type="spellEnd"/>
          </w:p>
        </w:tc>
        <w:tc>
          <w:tcPr>
            <w:tcW w:w="7020" w:type="dxa"/>
            <w:noWrap/>
            <w:vAlign w:val="center"/>
            <w:hideMark/>
          </w:tcPr>
          <w:p w14:paraId="7E32A78E" w14:textId="02D29C0B"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 xml:space="preserve">30-year </w:t>
            </w:r>
            <w:r w:rsidR="00597A22" w:rsidRPr="004334F1">
              <w:rPr>
                <w:rFonts w:cstheme="minorHAnsi"/>
                <w:color w:val="1B1B1B"/>
                <w:shd w:val="clear" w:color="auto" w:fill="FFFFFF"/>
              </w:rPr>
              <w:t xml:space="preserve">(1981-2010) </w:t>
            </w:r>
            <w:r w:rsidRPr="004334F1">
              <w:rPr>
                <w:rFonts w:cstheme="minorHAnsi"/>
                <w:color w:val="1B1B1B"/>
                <w:shd w:val="clear" w:color="auto" w:fill="FFFFFF"/>
              </w:rPr>
              <w:t>normal mean precipitation (mm)</w:t>
            </w:r>
            <w:r w:rsidR="00597A22" w:rsidRPr="004334F1">
              <w:rPr>
                <w:rFonts w:cstheme="minorHAnsi"/>
                <w:color w:val="1B1B1B"/>
                <w:shd w:val="clear" w:color="auto" w:fill="FFFFFF"/>
              </w:rPr>
              <w:t xml:space="preserve"> within the watershed (PRISM climate data)</w:t>
            </w:r>
          </w:p>
        </w:tc>
        <w:tc>
          <w:tcPr>
            <w:tcW w:w="652" w:type="dxa"/>
            <w:noWrap/>
            <w:vAlign w:val="center"/>
            <w:hideMark/>
          </w:tcPr>
          <w:p w14:paraId="7852FF4C"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4702B654" w14:textId="77777777" w:rsidTr="004334F1">
        <w:trPr>
          <w:trHeight w:val="288"/>
        </w:trPr>
        <w:tc>
          <w:tcPr>
            <w:tcW w:w="1620" w:type="dxa"/>
            <w:noWrap/>
            <w:vAlign w:val="center"/>
            <w:hideMark/>
          </w:tcPr>
          <w:p w14:paraId="12DF2309"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TmaxWs</w:t>
            </w:r>
            <w:proofErr w:type="spellEnd"/>
          </w:p>
        </w:tc>
        <w:tc>
          <w:tcPr>
            <w:tcW w:w="7020" w:type="dxa"/>
            <w:noWrap/>
            <w:vAlign w:val="center"/>
            <w:hideMark/>
          </w:tcPr>
          <w:p w14:paraId="154FCF10"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30-year (1981-2010) normal maximum temperature (°C) within the watershed (PRISM climate data)</w:t>
            </w:r>
          </w:p>
        </w:tc>
        <w:tc>
          <w:tcPr>
            <w:tcW w:w="652" w:type="dxa"/>
            <w:noWrap/>
            <w:vAlign w:val="center"/>
            <w:hideMark/>
          </w:tcPr>
          <w:p w14:paraId="31C75488"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0F20AD39" w14:textId="77777777" w:rsidTr="004334F1">
        <w:trPr>
          <w:trHeight w:val="288"/>
        </w:trPr>
        <w:tc>
          <w:tcPr>
            <w:tcW w:w="1620" w:type="dxa"/>
            <w:noWrap/>
            <w:vAlign w:val="center"/>
            <w:hideMark/>
          </w:tcPr>
          <w:p w14:paraId="4E1994F3"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TmeanWs</w:t>
            </w:r>
            <w:proofErr w:type="spellEnd"/>
          </w:p>
        </w:tc>
        <w:tc>
          <w:tcPr>
            <w:tcW w:w="7020" w:type="dxa"/>
            <w:noWrap/>
            <w:vAlign w:val="center"/>
            <w:hideMark/>
          </w:tcPr>
          <w:p w14:paraId="4673FF5A"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30-year (1981-2010) normal mean temperature (°C) within the watershed (PRISM climate data)</w:t>
            </w:r>
          </w:p>
        </w:tc>
        <w:tc>
          <w:tcPr>
            <w:tcW w:w="652" w:type="dxa"/>
            <w:noWrap/>
            <w:vAlign w:val="center"/>
            <w:hideMark/>
          </w:tcPr>
          <w:p w14:paraId="6B17E7B3" w14:textId="77777777" w:rsidR="009B0543" w:rsidRPr="004334F1" w:rsidRDefault="009B0543" w:rsidP="004334F1">
            <w:pPr>
              <w:spacing w:after="0"/>
              <w:jc w:val="center"/>
              <w:rPr>
                <w:rFonts w:eastAsia="Times New Roman" w:cstheme="minorHAnsi"/>
              </w:rPr>
            </w:pPr>
            <w:r w:rsidRPr="004334F1">
              <w:rPr>
                <w:rFonts w:eastAsia="Times New Roman" w:cstheme="minorHAnsi"/>
              </w:rPr>
              <w:t>X</w:t>
            </w:r>
          </w:p>
        </w:tc>
      </w:tr>
      <w:tr w:rsidR="009B0543" w:rsidRPr="00C13969" w14:paraId="32E020D9" w14:textId="77777777" w:rsidTr="004334F1">
        <w:trPr>
          <w:trHeight w:val="288"/>
        </w:trPr>
        <w:tc>
          <w:tcPr>
            <w:tcW w:w="1620" w:type="dxa"/>
            <w:noWrap/>
            <w:vAlign w:val="center"/>
            <w:hideMark/>
          </w:tcPr>
          <w:p w14:paraId="73A22C76"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TminWs</w:t>
            </w:r>
            <w:proofErr w:type="spellEnd"/>
          </w:p>
        </w:tc>
        <w:tc>
          <w:tcPr>
            <w:tcW w:w="7020" w:type="dxa"/>
            <w:noWrap/>
            <w:vAlign w:val="center"/>
            <w:hideMark/>
          </w:tcPr>
          <w:p w14:paraId="2F909305"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30-year (1981-2010) normal minimum temperature (°C) within the watershed (PRISM climate data)</w:t>
            </w:r>
          </w:p>
        </w:tc>
        <w:tc>
          <w:tcPr>
            <w:tcW w:w="652" w:type="dxa"/>
            <w:noWrap/>
            <w:vAlign w:val="center"/>
            <w:hideMark/>
          </w:tcPr>
          <w:p w14:paraId="5864ECE0" w14:textId="77777777" w:rsidR="009B0543" w:rsidRPr="004334F1" w:rsidRDefault="009B0543" w:rsidP="004334F1">
            <w:pPr>
              <w:spacing w:after="0"/>
              <w:jc w:val="center"/>
              <w:rPr>
                <w:rFonts w:eastAsia="Times New Roman" w:cstheme="minorHAnsi"/>
              </w:rPr>
            </w:pPr>
          </w:p>
        </w:tc>
      </w:tr>
      <w:tr w:rsidR="009B0543" w:rsidRPr="00C13969" w14:paraId="5013F14F" w14:textId="77777777" w:rsidTr="004334F1">
        <w:trPr>
          <w:trHeight w:val="288"/>
        </w:trPr>
        <w:tc>
          <w:tcPr>
            <w:tcW w:w="1620" w:type="dxa"/>
            <w:noWrap/>
            <w:vAlign w:val="center"/>
            <w:hideMark/>
          </w:tcPr>
          <w:p w14:paraId="5B58E5A5"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MSST_4yrAvg</w:t>
            </w:r>
          </w:p>
        </w:tc>
        <w:tc>
          <w:tcPr>
            <w:tcW w:w="7020" w:type="dxa"/>
            <w:noWrap/>
            <w:vAlign w:val="center"/>
            <w:hideMark/>
          </w:tcPr>
          <w:p w14:paraId="7C6EC959" w14:textId="77777777" w:rsidR="009B0543" w:rsidRPr="004334F1" w:rsidRDefault="009B0543" w:rsidP="004334F1">
            <w:pPr>
              <w:spacing w:after="0"/>
              <w:rPr>
                <w:rFonts w:eastAsia="Times New Roman" w:cstheme="minorHAnsi"/>
                <w:color w:val="000000"/>
              </w:rPr>
            </w:pPr>
            <w:r w:rsidRPr="004334F1">
              <w:rPr>
                <w:rFonts w:cstheme="minorHAnsi"/>
                <w:color w:val="1B1B1B"/>
                <w:shd w:val="clear" w:color="auto" w:fill="FFFFFF"/>
              </w:rPr>
              <w:t>Predicted mean summer stream temperature (July-Aug) for year 2008 – 2009, 2013 - 2014</w:t>
            </w:r>
          </w:p>
        </w:tc>
        <w:tc>
          <w:tcPr>
            <w:tcW w:w="652" w:type="dxa"/>
            <w:noWrap/>
            <w:vAlign w:val="center"/>
            <w:hideMark/>
          </w:tcPr>
          <w:p w14:paraId="412F5671" w14:textId="0E755EBA" w:rsidR="009B0543" w:rsidRPr="004334F1" w:rsidRDefault="009B0543" w:rsidP="004334F1">
            <w:pPr>
              <w:spacing w:after="0"/>
              <w:jc w:val="center"/>
              <w:rPr>
                <w:rFonts w:eastAsia="Times New Roman" w:cstheme="minorHAnsi"/>
              </w:rPr>
            </w:pPr>
          </w:p>
        </w:tc>
      </w:tr>
      <w:tr w:rsidR="009B0543" w:rsidRPr="00C13969" w14:paraId="49016091" w14:textId="77777777" w:rsidTr="004334F1">
        <w:trPr>
          <w:trHeight w:val="288"/>
        </w:trPr>
        <w:tc>
          <w:tcPr>
            <w:tcW w:w="1620" w:type="dxa"/>
            <w:noWrap/>
            <w:vAlign w:val="center"/>
            <w:hideMark/>
          </w:tcPr>
          <w:p w14:paraId="281D4FBF" w14:textId="77777777" w:rsidR="009B0543" w:rsidRPr="004334F1" w:rsidRDefault="009B0543" w:rsidP="004334F1">
            <w:pPr>
              <w:spacing w:after="0"/>
              <w:rPr>
                <w:rFonts w:eastAsia="Times New Roman" w:cstheme="minorHAnsi"/>
                <w:color w:val="000000"/>
              </w:rPr>
            </w:pPr>
            <w:proofErr w:type="spellStart"/>
            <w:r w:rsidRPr="004334F1">
              <w:rPr>
                <w:rFonts w:eastAsia="Times New Roman" w:cstheme="minorHAnsi"/>
                <w:color w:val="000000"/>
              </w:rPr>
              <w:t>RckDepWs</w:t>
            </w:r>
            <w:proofErr w:type="spellEnd"/>
          </w:p>
        </w:tc>
        <w:tc>
          <w:tcPr>
            <w:tcW w:w="7020" w:type="dxa"/>
            <w:noWrap/>
            <w:vAlign w:val="center"/>
            <w:hideMark/>
          </w:tcPr>
          <w:p w14:paraId="07892962" w14:textId="77777777" w:rsidR="009B0543" w:rsidRPr="004334F1" w:rsidRDefault="009B0543" w:rsidP="004334F1">
            <w:pPr>
              <w:spacing w:after="0"/>
              <w:rPr>
                <w:rFonts w:eastAsia="Times New Roman" w:cstheme="minorHAnsi"/>
                <w:color w:val="000000"/>
              </w:rPr>
            </w:pPr>
            <w:r w:rsidRPr="004334F1">
              <w:rPr>
                <w:rFonts w:eastAsia="Times New Roman" w:cstheme="minorHAnsi"/>
                <w:color w:val="000000"/>
              </w:rPr>
              <w:t>Mean depth (cm) to bedrock of soils (STATSGO) within watershed</w:t>
            </w:r>
          </w:p>
        </w:tc>
        <w:tc>
          <w:tcPr>
            <w:tcW w:w="652" w:type="dxa"/>
            <w:noWrap/>
            <w:vAlign w:val="center"/>
            <w:hideMark/>
          </w:tcPr>
          <w:p w14:paraId="340543A8" w14:textId="47BFB3F3" w:rsidR="009B0543" w:rsidRPr="004334F1" w:rsidRDefault="00254E55" w:rsidP="004334F1">
            <w:pPr>
              <w:spacing w:after="0"/>
              <w:jc w:val="center"/>
              <w:rPr>
                <w:rFonts w:eastAsia="Times New Roman" w:cstheme="minorHAnsi"/>
              </w:rPr>
            </w:pPr>
            <w:r w:rsidRPr="004334F1">
              <w:rPr>
                <w:rFonts w:eastAsia="Times New Roman" w:cstheme="minorHAnsi"/>
              </w:rPr>
              <w:t>X</w:t>
            </w:r>
          </w:p>
        </w:tc>
      </w:tr>
    </w:tbl>
    <w:p w14:paraId="54E28107" w14:textId="39C9C476" w:rsidR="009B0543" w:rsidRDefault="009B0543" w:rsidP="009B0543"/>
    <w:p w14:paraId="2526F59A" w14:textId="62A8CC04" w:rsidR="00A53F38" w:rsidRDefault="00A53F38" w:rsidP="009B0543"/>
    <w:p w14:paraId="6872DAD0" w14:textId="23065EB4" w:rsidR="00911FFC" w:rsidRPr="00A622AF" w:rsidRDefault="00911FFC" w:rsidP="00911FFC">
      <w:pPr>
        <w:pStyle w:val="Caption"/>
        <w:keepNext/>
        <w:rPr>
          <w:sz w:val="22"/>
          <w:szCs w:val="22"/>
        </w:rPr>
      </w:pPr>
      <w:bookmarkStart w:id="210" w:name="_Toc104959171"/>
      <w:r w:rsidRPr="00A622AF">
        <w:rPr>
          <w:sz w:val="22"/>
          <w:szCs w:val="22"/>
        </w:rPr>
        <w:t xml:space="preserve">Table </w:t>
      </w:r>
      <w:r w:rsidRPr="00A622AF">
        <w:rPr>
          <w:sz w:val="22"/>
          <w:szCs w:val="22"/>
        </w:rPr>
        <w:fldChar w:fldCharType="begin"/>
      </w:r>
      <w:r w:rsidRPr="00A622AF">
        <w:rPr>
          <w:sz w:val="22"/>
          <w:szCs w:val="22"/>
        </w:rPr>
        <w:instrText xml:space="preserve"> SEQ Table \* ARABIC </w:instrText>
      </w:r>
      <w:r w:rsidRPr="00A622AF">
        <w:rPr>
          <w:sz w:val="22"/>
          <w:szCs w:val="22"/>
        </w:rPr>
        <w:fldChar w:fldCharType="separate"/>
      </w:r>
      <w:r w:rsidR="00FE4DC4">
        <w:rPr>
          <w:noProof/>
          <w:sz w:val="22"/>
          <w:szCs w:val="22"/>
        </w:rPr>
        <w:t>6</w:t>
      </w:r>
      <w:r w:rsidRPr="00A622AF">
        <w:rPr>
          <w:sz w:val="22"/>
          <w:szCs w:val="22"/>
        </w:rPr>
        <w:fldChar w:fldCharType="end"/>
      </w:r>
      <w:r w:rsidRPr="00A622AF">
        <w:rPr>
          <w:sz w:val="22"/>
          <w:szCs w:val="22"/>
        </w:rPr>
        <w:t xml:space="preserve">. </w:t>
      </w:r>
      <w:r w:rsidR="002F5FA6" w:rsidRPr="00A622AF">
        <w:rPr>
          <w:sz w:val="22"/>
          <w:szCs w:val="22"/>
        </w:rPr>
        <w:t xml:space="preserve">Random Forest results for the 17 candidate index metrics and </w:t>
      </w:r>
      <w:r w:rsidR="00EE7BE3" w:rsidRPr="00A622AF">
        <w:rPr>
          <w:sz w:val="22"/>
          <w:szCs w:val="22"/>
        </w:rPr>
        <w:t xml:space="preserve">eight predictor variables, showing the </w:t>
      </w:r>
      <w:commentRangeStart w:id="211"/>
      <w:commentRangeStart w:id="212"/>
      <w:r w:rsidR="00EE7BE3" w:rsidRPr="00A622AF">
        <w:rPr>
          <w:sz w:val="22"/>
          <w:szCs w:val="22"/>
        </w:rPr>
        <w:t xml:space="preserve">pseudo-R2 </w:t>
      </w:r>
      <w:commentRangeEnd w:id="211"/>
      <w:r w:rsidR="0062721A">
        <w:rPr>
          <w:rStyle w:val="CommentReference"/>
          <w:rFonts w:ascii="Times New Roman" w:eastAsia="Times New Roman" w:hAnsi="Times New Roman" w:cs="Times New Roman"/>
          <w:i w:val="0"/>
          <w:iCs w:val="0"/>
          <w:color w:val="auto"/>
        </w:rPr>
        <w:commentReference w:id="211"/>
      </w:r>
      <w:commentRangeEnd w:id="212"/>
      <w:r w:rsidR="00262E94">
        <w:rPr>
          <w:rStyle w:val="CommentReference"/>
          <w:rFonts w:ascii="Times New Roman" w:eastAsia="Times New Roman" w:hAnsi="Times New Roman" w:cs="Times New Roman"/>
          <w:i w:val="0"/>
          <w:iCs w:val="0"/>
          <w:color w:val="auto"/>
        </w:rPr>
        <w:commentReference w:id="212"/>
      </w:r>
      <w:r w:rsidR="00A622AF" w:rsidRPr="00A622AF">
        <w:rPr>
          <w:sz w:val="22"/>
          <w:szCs w:val="22"/>
        </w:rPr>
        <w:t xml:space="preserve">and variables in the model in order of importance. </w:t>
      </w:r>
      <w:r w:rsidR="00B33929" w:rsidRPr="00551EEE">
        <w:rPr>
          <w:sz w:val="22"/>
          <w:szCs w:val="22"/>
        </w:rPr>
        <w:t xml:space="preserve">Refer to Appendix </w:t>
      </w:r>
      <w:r w:rsidR="00F3000B">
        <w:rPr>
          <w:sz w:val="22"/>
          <w:szCs w:val="22"/>
        </w:rPr>
        <w:t>A</w:t>
      </w:r>
      <w:r w:rsidR="00B33929" w:rsidRPr="00551EEE">
        <w:rPr>
          <w:sz w:val="22"/>
          <w:szCs w:val="22"/>
        </w:rPr>
        <w:t xml:space="preserve"> for metric code </w:t>
      </w:r>
      <w:r w:rsidR="000F5F4C">
        <w:rPr>
          <w:sz w:val="22"/>
          <w:szCs w:val="22"/>
        </w:rPr>
        <w:t>descriptions</w:t>
      </w:r>
      <w:r w:rsidR="00B33929">
        <w:rPr>
          <w:sz w:val="22"/>
          <w:szCs w:val="22"/>
        </w:rPr>
        <w:t xml:space="preserve"> and </w:t>
      </w:r>
      <w:r w:rsidR="00262E94">
        <w:rPr>
          <w:sz w:val="22"/>
          <w:szCs w:val="22"/>
        </w:rPr>
        <w:t xml:space="preserve">Table </w:t>
      </w:r>
      <w:del w:id="213" w:author="Jessup, Benjamin" w:date="2022-05-31T07:31:00Z">
        <w:r w:rsidR="00262E94" w:rsidDel="00AC32D4">
          <w:rPr>
            <w:sz w:val="22"/>
            <w:szCs w:val="22"/>
          </w:rPr>
          <w:delText xml:space="preserve">6 </w:delText>
        </w:r>
      </w:del>
      <w:ins w:id="214" w:author="Jessup, Benjamin" w:date="2022-05-31T07:31:00Z">
        <w:r w:rsidR="00AC32D4">
          <w:rPr>
            <w:sz w:val="22"/>
            <w:szCs w:val="22"/>
          </w:rPr>
          <w:t xml:space="preserve">5 </w:t>
        </w:r>
      </w:ins>
      <w:r w:rsidR="00B33929">
        <w:rPr>
          <w:sz w:val="22"/>
          <w:szCs w:val="22"/>
        </w:rPr>
        <w:t>for predictor variable description</w:t>
      </w:r>
      <w:r w:rsidR="000F5F4C">
        <w:rPr>
          <w:sz w:val="22"/>
          <w:szCs w:val="22"/>
        </w:rPr>
        <w:t>s.</w:t>
      </w:r>
      <w:bookmarkEnd w:id="210"/>
      <w:r w:rsidR="000F5F4C">
        <w:rPr>
          <w:sz w:val="22"/>
          <w:szCs w:val="22"/>
        </w:rPr>
        <w:t xml:space="preserve"> </w:t>
      </w:r>
    </w:p>
    <w:tbl>
      <w:tblPr>
        <w:tblW w:w="100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0"/>
        <w:gridCol w:w="940"/>
        <w:gridCol w:w="787"/>
        <w:gridCol w:w="1030"/>
        <w:gridCol w:w="1033"/>
        <w:gridCol w:w="1030"/>
        <w:gridCol w:w="1084"/>
        <w:gridCol w:w="1084"/>
        <w:gridCol w:w="1122"/>
      </w:tblGrid>
      <w:tr w:rsidR="00911FFC" w:rsidRPr="00B55139" w14:paraId="452BFB3B" w14:textId="77777777" w:rsidTr="00911FFC">
        <w:trPr>
          <w:trHeight w:val="300"/>
        </w:trPr>
        <w:tc>
          <w:tcPr>
            <w:tcW w:w="1960" w:type="dxa"/>
            <w:shd w:val="clear" w:color="auto" w:fill="auto"/>
            <w:noWrap/>
            <w:vAlign w:val="bottom"/>
            <w:hideMark/>
          </w:tcPr>
          <w:p w14:paraId="040B0A9D" w14:textId="66B8CE3B" w:rsidR="00B55139" w:rsidRPr="00B55139" w:rsidRDefault="00911FFC" w:rsidP="00B55139">
            <w:pPr>
              <w:spacing w:after="0" w:line="240" w:lineRule="auto"/>
              <w:rPr>
                <w:rFonts w:ascii="Calibri" w:eastAsia="Times New Roman" w:hAnsi="Calibri" w:cs="Calibri"/>
                <w:color w:val="000000"/>
              </w:rPr>
            </w:pPr>
            <w:r>
              <w:rPr>
                <w:rFonts w:ascii="Calibri" w:eastAsia="Times New Roman" w:hAnsi="Calibri" w:cs="Calibri"/>
                <w:color w:val="000000"/>
              </w:rPr>
              <w:t>M</w:t>
            </w:r>
            <w:r w:rsidR="00B55139" w:rsidRPr="00B55139">
              <w:rPr>
                <w:rFonts w:ascii="Calibri" w:eastAsia="Times New Roman" w:hAnsi="Calibri" w:cs="Calibri"/>
                <w:color w:val="000000"/>
              </w:rPr>
              <w:t>etric</w:t>
            </w:r>
          </w:p>
        </w:tc>
        <w:tc>
          <w:tcPr>
            <w:tcW w:w="940" w:type="dxa"/>
            <w:shd w:val="clear" w:color="auto" w:fill="auto"/>
            <w:noWrap/>
            <w:vAlign w:val="bottom"/>
            <w:hideMark/>
          </w:tcPr>
          <w:p w14:paraId="16CCA580" w14:textId="41AEC773" w:rsid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Pseudo</w:t>
            </w:r>
            <w:r>
              <w:rPr>
                <w:rFonts w:ascii="Calibri" w:eastAsia="Times New Roman" w:hAnsi="Calibri" w:cs="Calibri"/>
                <w:color w:val="000000"/>
              </w:rPr>
              <w:t>-</w:t>
            </w:r>
          </w:p>
          <w:p w14:paraId="36A2E534" w14:textId="316BFCC3" w:rsidR="00B55139" w:rsidRPr="00B55139" w:rsidRDefault="00B55139" w:rsidP="00911FFC">
            <w:pPr>
              <w:spacing w:after="0" w:line="240" w:lineRule="auto"/>
              <w:jc w:val="center"/>
              <w:rPr>
                <w:rFonts w:ascii="Calibri" w:eastAsia="Times New Roman" w:hAnsi="Calibri" w:cs="Calibri"/>
                <w:color w:val="000000"/>
              </w:rPr>
            </w:pPr>
            <w:proofErr w:type="spellStart"/>
            <w:r w:rsidRPr="00B55139">
              <w:rPr>
                <w:rFonts w:ascii="Calibri" w:eastAsia="Times New Roman" w:hAnsi="Calibri" w:cs="Calibri"/>
                <w:color w:val="000000"/>
              </w:rPr>
              <w:t>Rsq</w:t>
            </w:r>
            <w:proofErr w:type="spellEnd"/>
          </w:p>
        </w:tc>
        <w:tc>
          <w:tcPr>
            <w:tcW w:w="787" w:type="dxa"/>
            <w:shd w:val="clear" w:color="auto" w:fill="auto"/>
            <w:noWrap/>
            <w:vAlign w:val="bottom"/>
            <w:hideMark/>
          </w:tcPr>
          <w:p w14:paraId="223FD043" w14:textId="01F06C95" w:rsidR="00B55139" w:rsidRPr="00B55139" w:rsidRDefault="00B55139" w:rsidP="00B55139">
            <w:pPr>
              <w:spacing w:after="0" w:line="240" w:lineRule="auto"/>
              <w:rPr>
                <w:rFonts w:ascii="Calibri" w:eastAsia="Times New Roman" w:hAnsi="Calibri" w:cs="Calibri"/>
                <w:color w:val="000000"/>
              </w:rPr>
            </w:pPr>
            <w:r>
              <w:rPr>
                <w:rFonts w:ascii="Calibri" w:eastAsia="Times New Roman" w:hAnsi="Calibri" w:cs="Calibri"/>
                <w:color w:val="000000"/>
              </w:rPr>
              <w:t>A</w:t>
            </w:r>
            <w:r w:rsidRPr="00B55139">
              <w:rPr>
                <w:rFonts w:ascii="Calibri" w:eastAsia="Times New Roman" w:hAnsi="Calibri" w:cs="Calibri"/>
                <w:color w:val="000000"/>
              </w:rPr>
              <w:t>djust</w:t>
            </w:r>
          </w:p>
        </w:tc>
        <w:tc>
          <w:tcPr>
            <w:tcW w:w="1030" w:type="dxa"/>
            <w:shd w:val="clear" w:color="auto" w:fill="auto"/>
            <w:noWrap/>
            <w:vAlign w:val="bottom"/>
            <w:hideMark/>
          </w:tcPr>
          <w:p w14:paraId="0525620D"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pred1</w:t>
            </w:r>
          </w:p>
        </w:tc>
        <w:tc>
          <w:tcPr>
            <w:tcW w:w="1033" w:type="dxa"/>
            <w:shd w:val="clear" w:color="auto" w:fill="auto"/>
            <w:noWrap/>
            <w:vAlign w:val="bottom"/>
            <w:hideMark/>
          </w:tcPr>
          <w:p w14:paraId="062F39AF"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pred2</w:t>
            </w:r>
          </w:p>
        </w:tc>
        <w:tc>
          <w:tcPr>
            <w:tcW w:w="1030" w:type="dxa"/>
            <w:shd w:val="clear" w:color="auto" w:fill="auto"/>
            <w:noWrap/>
            <w:vAlign w:val="bottom"/>
            <w:hideMark/>
          </w:tcPr>
          <w:p w14:paraId="5CC4A173"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pred3</w:t>
            </w:r>
          </w:p>
        </w:tc>
        <w:tc>
          <w:tcPr>
            <w:tcW w:w="1084" w:type="dxa"/>
            <w:shd w:val="clear" w:color="auto" w:fill="auto"/>
            <w:noWrap/>
            <w:vAlign w:val="bottom"/>
            <w:hideMark/>
          </w:tcPr>
          <w:p w14:paraId="7E729F6D"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pred4</w:t>
            </w:r>
          </w:p>
        </w:tc>
        <w:tc>
          <w:tcPr>
            <w:tcW w:w="1084" w:type="dxa"/>
            <w:shd w:val="clear" w:color="auto" w:fill="auto"/>
            <w:noWrap/>
            <w:vAlign w:val="bottom"/>
            <w:hideMark/>
          </w:tcPr>
          <w:p w14:paraId="0E5B12F5"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pred5</w:t>
            </w:r>
          </w:p>
        </w:tc>
        <w:tc>
          <w:tcPr>
            <w:tcW w:w="1122" w:type="dxa"/>
            <w:shd w:val="clear" w:color="auto" w:fill="auto"/>
            <w:noWrap/>
            <w:vAlign w:val="bottom"/>
            <w:hideMark/>
          </w:tcPr>
          <w:p w14:paraId="56F30C4E"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pred6</w:t>
            </w:r>
          </w:p>
        </w:tc>
      </w:tr>
      <w:tr w:rsidR="00911FFC" w:rsidRPr="00B55139" w14:paraId="4ACEBD6D" w14:textId="77777777" w:rsidTr="00911FFC">
        <w:trPr>
          <w:trHeight w:val="300"/>
        </w:trPr>
        <w:tc>
          <w:tcPr>
            <w:tcW w:w="1960" w:type="dxa"/>
            <w:shd w:val="clear" w:color="auto" w:fill="auto"/>
            <w:noWrap/>
            <w:vAlign w:val="bottom"/>
            <w:hideMark/>
          </w:tcPr>
          <w:p w14:paraId="4351D9AE"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pt_H_WDEQ_34</w:t>
            </w:r>
          </w:p>
        </w:tc>
        <w:tc>
          <w:tcPr>
            <w:tcW w:w="940" w:type="dxa"/>
            <w:shd w:val="clear" w:color="auto" w:fill="auto"/>
            <w:noWrap/>
            <w:vAlign w:val="bottom"/>
            <w:hideMark/>
          </w:tcPr>
          <w:p w14:paraId="3618BA7C"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59.17</w:t>
            </w:r>
          </w:p>
        </w:tc>
        <w:tc>
          <w:tcPr>
            <w:tcW w:w="787" w:type="dxa"/>
            <w:shd w:val="clear" w:color="auto" w:fill="auto"/>
            <w:noWrap/>
            <w:vAlign w:val="bottom"/>
            <w:hideMark/>
          </w:tcPr>
          <w:p w14:paraId="6DB6EB74"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1D73BB20"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3" w:type="dxa"/>
            <w:shd w:val="clear" w:color="auto" w:fill="auto"/>
            <w:noWrap/>
            <w:vAlign w:val="bottom"/>
            <w:hideMark/>
          </w:tcPr>
          <w:p w14:paraId="7BDE895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30" w:type="dxa"/>
            <w:shd w:val="clear" w:color="auto" w:fill="auto"/>
            <w:noWrap/>
            <w:vAlign w:val="bottom"/>
            <w:hideMark/>
          </w:tcPr>
          <w:p w14:paraId="2348FE0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4246C1A4"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084" w:type="dxa"/>
            <w:shd w:val="clear" w:color="auto" w:fill="auto"/>
            <w:noWrap/>
            <w:vAlign w:val="bottom"/>
            <w:hideMark/>
          </w:tcPr>
          <w:p w14:paraId="2F7F7BA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122" w:type="dxa"/>
            <w:shd w:val="clear" w:color="auto" w:fill="auto"/>
            <w:noWrap/>
            <w:vAlign w:val="bottom"/>
            <w:hideMark/>
          </w:tcPr>
          <w:p w14:paraId="48B7B60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r>
      <w:tr w:rsidR="00911FFC" w:rsidRPr="00B55139" w14:paraId="48123623" w14:textId="77777777" w:rsidTr="00911FFC">
        <w:trPr>
          <w:trHeight w:val="300"/>
        </w:trPr>
        <w:tc>
          <w:tcPr>
            <w:tcW w:w="1960" w:type="dxa"/>
            <w:shd w:val="clear" w:color="auto" w:fill="auto"/>
            <w:noWrap/>
            <w:vAlign w:val="bottom"/>
            <w:hideMark/>
          </w:tcPr>
          <w:p w14:paraId="7845CFBE"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pt_T_WDEQ_56</w:t>
            </w:r>
          </w:p>
        </w:tc>
        <w:tc>
          <w:tcPr>
            <w:tcW w:w="940" w:type="dxa"/>
            <w:shd w:val="clear" w:color="auto" w:fill="auto"/>
            <w:noWrap/>
            <w:vAlign w:val="bottom"/>
            <w:hideMark/>
          </w:tcPr>
          <w:p w14:paraId="293FA15D"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57.63</w:t>
            </w:r>
          </w:p>
        </w:tc>
        <w:tc>
          <w:tcPr>
            <w:tcW w:w="787" w:type="dxa"/>
            <w:shd w:val="clear" w:color="auto" w:fill="auto"/>
            <w:noWrap/>
            <w:vAlign w:val="bottom"/>
            <w:hideMark/>
          </w:tcPr>
          <w:p w14:paraId="091E31A6"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66635E0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33" w:type="dxa"/>
            <w:shd w:val="clear" w:color="auto" w:fill="auto"/>
            <w:noWrap/>
            <w:vAlign w:val="bottom"/>
            <w:hideMark/>
          </w:tcPr>
          <w:p w14:paraId="0D1A4F1E"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030" w:type="dxa"/>
            <w:shd w:val="clear" w:color="auto" w:fill="auto"/>
            <w:noWrap/>
            <w:vAlign w:val="bottom"/>
            <w:hideMark/>
          </w:tcPr>
          <w:p w14:paraId="4559E3F3"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248AC80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7B27A95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3B97C2A0"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r>
      <w:tr w:rsidR="00911FFC" w:rsidRPr="00B55139" w14:paraId="25F919CA" w14:textId="77777777" w:rsidTr="00911FFC">
        <w:trPr>
          <w:trHeight w:val="300"/>
        </w:trPr>
        <w:tc>
          <w:tcPr>
            <w:tcW w:w="1960" w:type="dxa"/>
            <w:shd w:val="clear" w:color="auto" w:fill="auto"/>
            <w:noWrap/>
            <w:vAlign w:val="bottom"/>
            <w:hideMark/>
          </w:tcPr>
          <w:p w14:paraId="7DB3B786"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BC_45.pt</w:t>
            </w:r>
          </w:p>
        </w:tc>
        <w:tc>
          <w:tcPr>
            <w:tcW w:w="940" w:type="dxa"/>
            <w:shd w:val="clear" w:color="auto" w:fill="auto"/>
            <w:noWrap/>
            <w:vAlign w:val="bottom"/>
            <w:hideMark/>
          </w:tcPr>
          <w:p w14:paraId="72949593"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53.36</w:t>
            </w:r>
          </w:p>
        </w:tc>
        <w:tc>
          <w:tcPr>
            <w:tcW w:w="787" w:type="dxa"/>
            <w:shd w:val="clear" w:color="auto" w:fill="auto"/>
            <w:noWrap/>
            <w:vAlign w:val="bottom"/>
            <w:hideMark/>
          </w:tcPr>
          <w:p w14:paraId="493B1905"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B3BAEF4"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BB3B430"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78145E7D"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079E56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1F63AF4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122" w:type="dxa"/>
            <w:shd w:val="clear" w:color="auto" w:fill="auto"/>
            <w:noWrap/>
            <w:vAlign w:val="bottom"/>
            <w:hideMark/>
          </w:tcPr>
          <w:p w14:paraId="4E47724F"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r>
      <w:tr w:rsidR="00911FFC" w:rsidRPr="00B55139" w14:paraId="43EEB160" w14:textId="77777777" w:rsidTr="00911FFC">
        <w:trPr>
          <w:trHeight w:val="300"/>
        </w:trPr>
        <w:tc>
          <w:tcPr>
            <w:tcW w:w="1960" w:type="dxa"/>
            <w:shd w:val="clear" w:color="auto" w:fill="auto"/>
            <w:noWrap/>
            <w:vAlign w:val="bottom"/>
            <w:hideMark/>
          </w:tcPr>
          <w:p w14:paraId="605F3319"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pt_Diatas_TN_1</w:t>
            </w:r>
          </w:p>
        </w:tc>
        <w:tc>
          <w:tcPr>
            <w:tcW w:w="940" w:type="dxa"/>
            <w:shd w:val="clear" w:color="auto" w:fill="auto"/>
            <w:noWrap/>
            <w:vAlign w:val="bottom"/>
            <w:hideMark/>
          </w:tcPr>
          <w:p w14:paraId="3F382252"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41.11</w:t>
            </w:r>
          </w:p>
        </w:tc>
        <w:tc>
          <w:tcPr>
            <w:tcW w:w="787" w:type="dxa"/>
            <w:shd w:val="clear" w:color="auto" w:fill="auto"/>
            <w:noWrap/>
            <w:vAlign w:val="bottom"/>
            <w:hideMark/>
          </w:tcPr>
          <w:p w14:paraId="67896E44"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1E5815AD"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44441B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39993E2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6F32F7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7A71EB3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7F5A3D4D"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r>
      <w:tr w:rsidR="00911FFC" w:rsidRPr="00B55139" w14:paraId="4740FDEB" w14:textId="77777777" w:rsidTr="00911FFC">
        <w:trPr>
          <w:trHeight w:val="300"/>
        </w:trPr>
        <w:tc>
          <w:tcPr>
            <w:tcW w:w="1960" w:type="dxa"/>
            <w:shd w:val="clear" w:color="auto" w:fill="auto"/>
            <w:noWrap/>
            <w:vAlign w:val="bottom"/>
            <w:hideMark/>
          </w:tcPr>
          <w:p w14:paraId="37179A33"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pt_T_WDEQ_12</w:t>
            </w:r>
          </w:p>
        </w:tc>
        <w:tc>
          <w:tcPr>
            <w:tcW w:w="940" w:type="dxa"/>
            <w:shd w:val="clear" w:color="auto" w:fill="auto"/>
            <w:noWrap/>
            <w:vAlign w:val="bottom"/>
            <w:hideMark/>
          </w:tcPr>
          <w:p w14:paraId="1F8366B4"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39.52</w:t>
            </w:r>
          </w:p>
        </w:tc>
        <w:tc>
          <w:tcPr>
            <w:tcW w:w="787" w:type="dxa"/>
            <w:shd w:val="clear" w:color="auto" w:fill="auto"/>
            <w:noWrap/>
            <w:vAlign w:val="bottom"/>
            <w:hideMark/>
          </w:tcPr>
          <w:p w14:paraId="0F07C882"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38A3D0C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3" w:type="dxa"/>
            <w:shd w:val="clear" w:color="auto" w:fill="auto"/>
            <w:noWrap/>
            <w:vAlign w:val="bottom"/>
            <w:hideMark/>
          </w:tcPr>
          <w:p w14:paraId="7F8D7347"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030" w:type="dxa"/>
            <w:shd w:val="clear" w:color="auto" w:fill="auto"/>
            <w:noWrap/>
            <w:vAlign w:val="bottom"/>
            <w:hideMark/>
          </w:tcPr>
          <w:p w14:paraId="708C56D6"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52EC4D3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4E5C4D51"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122" w:type="dxa"/>
            <w:shd w:val="clear" w:color="auto" w:fill="auto"/>
            <w:noWrap/>
            <w:vAlign w:val="bottom"/>
            <w:hideMark/>
          </w:tcPr>
          <w:p w14:paraId="460EF7B0"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r>
      <w:tr w:rsidR="00911FFC" w:rsidRPr="00B55139" w14:paraId="078D506A" w14:textId="77777777" w:rsidTr="00911FFC">
        <w:trPr>
          <w:trHeight w:val="300"/>
        </w:trPr>
        <w:tc>
          <w:tcPr>
            <w:tcW w:w="1960" w:type="dxa"/>
            <w:shd w:val="clear" w:color="auto" w:fill="auto"/>
            <w:noWrap/>
            <w:vAlign w:val="bottom"/>
            <w:hideMark/>
          </w:tcPr>
          <w:p w14:paraId="2359F830"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lastRenderedPageBreak/>
              <w:t>Bahls_12.pt</w:t>
            </w:r>
          </w:p>
        </w:tc>
        <w:tc>
          <w:tcPr>
            <w:tcW w:w="940" w:type="dxa"/>
            <w:shd w:val="clear" w:color="auto" w:fill="auto"/>
            <w:noWrap/>
            <w:vAlign w:val="bottom"/>
            <w:hideMark/>
          </w:tcPr>
          <w:p w14:paraId="4D931EC8"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37.02</w:t>
            </w:r>
          </w:p>
        </w:tc>
        <w:tc>
          <w:tcPr>
            <w:tcW w:w="787" w:type="dxa"/>
            <w:shd w:val="clear" w:color="auto" w:fill="auto"/>
            <w:noWrap/>
            <w:vAlign w:val="bottom"/>
            <w:hideMark/>
          </w:tcPr>
          <w:p w14:paraId="2010B43A"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3BDED92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6F3E97D1"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4F53328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5C6136C"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084" w:type="dxa"/>
            <w:shd w:val="clear" w:color="auto" w:fill="auto"/>
            <w:noWrap/>
            <w:vAlign w:val="bottom"/>
            <w:hideMark/>
          </w:tcPr>
          <w:p w14:paraId="5AE400C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77FEDDBB"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r>
      <w:tr w:rsidR="00911FFC" w:rsidRPr="00B55139" w14:paraId="33E7E24C" w14:textId="77777777" w:rsidTr="00911FFC">
        <w:trPr>
          <w:trHeight w:val="300"/>
        </w:trPr>
        <w:tc>
          <w:tcPr>
            <w:tcW w:w="1960" w:type="dxa"/>
            <w:shd w:val="clear" w:color="auto" w:fill="auto"/>
            <w:noWrap/>
            <w:vAlign w:val="bottom"/>
            <w:hideMark/>
          </w:tcPr>
          <w:p w14:paraId="5352A130"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pt_Diat_Cond_2</w:t>
            </w:r>
          </w:p>
        </w:tc>
        <w:tc>
          <w:tcPr>
            <w:tcW w:w="940" w:type="dxa"/>
            <w:shd w:val="clear" w:color="auto" w:fill="auto"/>
            <w:noWrap/>
            <w:vAlign w:val="bottom"/>
            <w:hideMark/>
          </w:tcPr>
          <w:p w14:paraId="23FE8E7F"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25.07</w:t>
            </w:r>
          </w:p>
        </w:tc>
        <w:tc>
          <w:tcPr>
            <w:tcW w:w="787" w:type="dxa"/>
            <w:shd w:val="clear" w:color="auto" w:fill="auto"/>
            <w:noWrap/>
            <w:vAlign w:val="bottom"/>
            <w:hideMark/>
          </w:tcPr>
          <w:p w14:paraId="77AD72BA"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54174C8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3" w:type="dxa"/>
            <w:shd w:val="clear" w:color="auto" w:fill="auto"/>
            <w:noWrap/>
            <w:vAlign w:val="bottom"/>
            <w:hideMark/>
          </w:tcPr>
          <w:p w14:paraId="1CE05DD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667BF54A"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84" w:type="dxa"/>
            <w:shd w:val="clear" w:color="auto" w:fill="auto"/>
            <w:noWrap/>
            <w:vAlign w:val="bottom"/>
            <w:hideMark/>
          </w:tcPr>
          <w:p w14:paraId="3C7DF3F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7055400"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122" w:type="dxa"/>
            <w:shd w:val="clear" w:color="auto" w:fill="auto"/>
            <w:noWrap/>
            <w:vAlign w:val="bottom"/>
            <w:hideMark/>
          </w:tcPr>
          <w:p w14:paraId="327454D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r w:rsidR="00911FFC" w:rsidRPr="00B55139" w14:paraId="0FA8A1BA" w14:textId="77777777" w:rsidTr="00911FFC">
        <w:trPr>
          <w:trHeight w:val="300"/>
        </w:trPr>
        <w:tc>
          <w:tcPr>
            <w:tcW w:w="1960" w:type="dxa"/>
            <w:shd w:val="clear" w:color="auto" w:fill="auto"/>
            <w:noWrap/>
            <w:vAlign w:val="bottom"/>
            <w:hideMark/>
          </w:tcPr>
          <w:p w14:paraId="61E152CD" w14:textId="77777777" w:rsidR="00B55139" w:rsidRPr="00B55139" w:rsidRDefault="00B55139" w:rsidP="00B55139">
            <w:pPr>
              <w:spacing w:after="0" w:line="240" w:lineRule="auto"/>
              <w:rPr>
                <w:rFonts w:ascii="Calibri" w:eastAsia="Times New Roman" w:hAnsi="Calibri" w:cs="Calibri"/>
                <w:color w:val="000000"/>
              </w:rPr>
            </w:pPr>
            <w:proofErr w:type="spellStart"/>
            <w:r w:rsidRPr="00B55139">
              <w:rPr>
                <w:rFonts w:ascii="Calibri" w:eastAsia="Times New Roman" w:hAnsi="Calibri" w:cs="Calibri"/>
                <w:color w:val="000000"/>
              </w:rPr>
              <w:t>LOW_P.r</w:t>
            </w:r>
            <w:proofErr w:type="spellEnd"/>
          </w:p>
        </w:tc>
        <w:tc>
          <w:tcPr>
            <w:tcW w:w="940" w:type="dxa"/>
            <w:shd w:val="clear" w:color="auto" w:fill="auto"/>
            <w:noWrap/>
            <w:vAlign w:val="bottom"/>
            <w:hideMark/>
          </w:tcPr>
          <w:p w14:paraId="1C327078"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22.23</w:t>
            </w:r>
          </w:p>
        </w:tc>
        <w:tc>
          <w:tcPr>
            <w:tcW w:w="787" w:type="dxa"/>
            <w:shd w:val="clear" w:color="auto" w:fill="auto"/>
            <w:noWrap/>
            <w:vAlign w:val="bottom"/>
            <w:hideMark/>
          </w:tcPr>
          <w:p w14:paraId="561177F2"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7335C4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3" w:type="dxa"/>
            <w:shd w:val="clear" w:color="auto" w:fill="auto"/>
            <w:noWrap/>
            <w:vAlign w:val="bottom"/>
            <w:hideMark/>
          </w:tcPr>
          <w:p w14:paraId="0867CFB6"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30" w:type="dxa"/>
            <w:shd w:val="clear" w:color="auto" w:fill="auto"/>
            <w:noWrap/>
            <w:vAlign w:val="bottom"/>
            <w:hideMark/>
          </w:tcPr>
          <w:p w14:paraId="11982A5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159D58C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50635F7F"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122" w:type="dxa"/>
            <w:shd w:val="clear" w:color="auto" w:fill="auto"/>
            <w:noWrap/>
            <w:vAlign w:val="bottom"/>
            <w:hideMark/>
          </w:tcPr>
          <w:p w14:paraId="0F53747D"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r w:rsidR="00911FFC" w:rsidRPr="00B55139" w14:paraId="19B3F12A" w14:textId="77777777" w:rsidTr="00911FFC">
        <w:trPr>
          <w:trHeight w:val="300"/>
        </w:trPr>
        <w:tc>
          <w:tcPr>
            <w:tcW w:w="1960" w:type="dxa"/>
            <w:shd w:val="clear" w:color="auto" w:fill="auto"/>
            <w:noWrap/>
            <w:vAlign w:val="bottom"/>
            <w:hideMark/>
          </w:tcPr>
          <w:p w14:paraId="53510688"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nt_Diatas_TN_2</w:t>
            </w:r>
          </w:p>
        </w:tc>
        <w:tc>
          <w:tcPr>
            <w:tcW w:w="940" w:type="dxa"/>
            <w:shd w:val="clear" w:color="auto" w:fill="auto"/>
            <w:noWrap/>
            <w:vAlign w:val="bottom"/>
            <w:hideMark/>
          </w:tcPr>
          <w:p w14:paraId="66745E74"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20.43</w:t>
            </w:r>
          </w:p>
        </w:tc>
        <w:tc>
          <w:tcPr>
            <w:tcW w:w="787" w:type="dxa"/>
            <w:shd w:val="clear" w:color="auto" w:fill="auto"/>
            <w:noWrap/>
            <w:vAlign w:val="bottom"/>
            <w:hideMark/>
          </w:tcPr>
          <w:p w14:paraId="19587A2F"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254221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20AC64A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109D6F00"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02B805CE"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68C3692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122" w:type="dxa"/>
            <w:shd w:val="clear" w:color="auto" w:fill="auto"/>
            <w:noWrap/>
            <w:vAlign w:val="bottom"/>
            <w:hideMark/>
          </w:tcPr>
          <w:p w14:paraId="2BA5FBA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r>
      <w:tr w:rsidR="00911FFC" w:rsidRPr="00B55139" w14:paraId="77CB1509" w14:textId="77777777" w:rsidTr="00911FFC">
        <w:trPr>
          <w:trHeight w:val="300"/>
        </w:trPr>
        <w:tc>
          <w:tcPr>
            <w:tcW w:w="1960" w:type="dxa"/>
            <w:shd w:val="clear" w:color="auto" w:fill="auto"/>
            <w:noWrap/>
            <w:vAlign w:val="bottom"/>
            <w:hideMark/>
          </w:tcPr>
          <w:p w14:paraId="27379447"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nt_M_WDEQ_12</w:t>
            </w:r>
          </w:p>
        </w:tc>
        <w:tc>
          <w:tcPr>
            <w:tcW w:w="940" w:type="dxa"/>
            <w:shd w:val="clear" w:color="auto" w:fill="auto"/>
            <w:noWrap/>
            <w:vAlign w:val="bottom"/>
            <w:hideMark/>
          </w:tcPr>
          <w:p w14:paraId="1A402E3A"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20.1</w:t>
            </w:r>
          </w:p>
        </w:tc>
        <w:tc>
          <w:tcPr>
            <w:tcW w:w="787" w:type="dxa"/>
            <w:shd w:val="clear" w:color="auto" w:fill="auto"/>
            <w:noWrap/>
            <w:vAlign w:val="bottom"/>
            <w:hideMark/>
          </w:tcPr>
          <w:p w14:paraId="2B3A3705"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Y</w:t>
            </w:r>
          </w:p>
        </w:tc>
        <w:tc>
          <w:tcPr>
            <w:tcW w:w="1030" w:type="dxa"/>
            <w:shd w:val="clear" w:color="auto" w:fill="auto"/>
            <w:noWrap/>
            <w:vAlign w:val="bottom"/>
            <w:hideMark/>
          </w:tcPr>
          <w:p w14:paraId="735D8D62"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33" w:type="dxa"/>
            <w:shd w:val="clear" w:color="auto" w:fill="auto"/>
            <w:noWrap/>
            <w:vAlign w:val="bottom"/>
            <w:hideMark/>
          </w:tcPr>
          <w:p w14:paraId="6705EF3F"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0" w:type="dxa"/>
            <w:shd w:val="clear" w:color="auto" w:fill="auto"/>
            <w:noWrap/>
            <w:vAlign w:val="bottom"/>
            <w:hideMark/>
          </w:tcPr>
          <w:p w14:paraId="69B82D7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84" w:type="dxa"/>
            <w:shd w:val="clear" w:color="auto" w:fill="auto"/>
            <w:noWrap/>
            <w:vAlign w:val="bottom"/>
            <w:hideMark/>
          </w:tcPr>
          <w:p w14:paraId="59B4DF1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84" w:type="dxa"/>
            <w:shd w:val="clear" w:color="auto" w:fill="auto"/>
            <w:noWrap/>
            <w:vAlign w:val="bottom"/>
            <w:hideMark/>
          </w:tcPr>
          <w:p w14:paraId="0ADF12F5"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122" w:type="dxa"/>
            <w:shd w:val="clear" w:color="auto" w:fill="auto"/>
            <w:noWrap/>
            <w:vAlign w:val="bottom"/>
            <w:hideMark/>
          </w:tcPr>
          <w:p w14:paraId="2AE6EAD1"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r>
      <w:tr w:rsidR="00911FFC" w:rsidRPr="00B55139" w14:paraId="1B996034" w14:textId="77777777" w:rsidTr="00911FFC">
        <w:trPr>
          <w:trHeight w:val="300"/>
        </w:trPr>
        <w:tc>
          <w:tcPr>
            <w:tcW w:w="1960" w:type="dxa"/>
            <w:shd w:val="clear" w:color="auto" w:fill="auto"/>
            <w:noWrap/>
            <w:vAlign w:val="bottom"/>
            <w:hideMark/>
          </w:tcPr>
          <w:p w14:paraId="44F2F48D"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nt_Diat_Cl_2</w:t>
            </w:r>
          </w:p>
        </w:tc>
        <w:tc>
          <w:tcPr>
            <w:tcW w:w="940" w:type="dxa"/>
            <w:shd w:val="clear" w:color="auto" w:fill="auto"/>
            <w:noWrap/>
            <w:vAlign w:val="bottom"/>
            <w:hideMark/>
          </w:tcPr>
          <w:p w14:paraId="379CAFD9"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17.65</w:t>
            </w:r>
          </w:p>
        </w:tc>
        <w:tc>
          <w:tcPr>
            <w:tcW w:w="787" w:type="dxa"/>
            <w:shd w:val="clear" w:color="auto" w:fill="auto"/>
            <w:noWrap/>
            <w:vAlign w:val="bottom"/>
            <w:hideMark/>
          </w:tcPr>
          <w:p w14:paraId="1112DD85"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1BC8E7F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33" w:type="dxa"/>
            <w:shd w:val="clear" w:color="auto" w:fill="auto"/>
            <w:noWrap/>
            <w:vAlign w:val="bottom"/>
            <w:hideMark/>
          </w:tcPr>
          <w:p w14:paraId="0577045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41EE0D6A"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648581DC"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70D3B36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122" w:type="dxa"/>
            <w:shd w:val="clear" w:color="auto" w:fill="auto"/>
            <w:noWrap/>
            <w:vAlign w:val="bottom"/>
            <w:hideMark/>
          </w:tcPr>
          <w:p w14:paraId="0496787F"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r>
      <w:tr w:rsidR="00911FFC" w:rsidRPr="00B55139" w14:paraId="52CF0643" w14:textId="77777777" w:rsidTr="00911FFC">
        <w:trPr>
          <w:trHeight w:val="300"/>
        </w:trPr>
        <w:tc>
          <w:tcPr>
            <w:tcW w:w="1960" w:type="dxa"/>
            <w:shd w:val="clear" w:color="auto" w:fill="auto"/>
            <w:noWrap/>
            <w:vAlign w:val="bottom"/>
            <w:hideMark/>
          </w:tcPr>
          <w:p w14:paraId="660C69FA"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pt_O_WDEQ_4</w:t>
            </w:r>
          </w:p>
        </w:tc>
        <w:tc>
          <w:tcPr>
            <w:tcW w:w="940" w:type="dxa"/>
            <w:shd w:val="clear" w:color="auto" w:fill="auto"/>
            <w:noWrap/>
            <w:vAlign w:val="bottom"/>
            <w:hideMark/>
          </w:tcPr>
          <w:p w14:paraId="054A99C7"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11.56</w:t>
            </w:r>
          </w:p>
        </w:tc>
        <w:tc>
          <w:tcPr>
            <w:tcW w:w="787" w:type="dxa"/>
            <w:shd w:val="clear" w:color="auto" w:fill="auto"/>
            <w:noWrap/>
            <w:vAlign w:val="bottom"/>
            <w:hideMark/>
          </w:tcPr>
          <w:p w14:paraId="19FA27BC"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2CD312D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88791A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30" w:type="dxa"/>
            <w:shd w:val="clear" w:color="auto" w:fill="auto"/>
            <w:noWrap/>
            <w:vAlign w:val="bottom"/>
            <w:hideMark/>
          </w:tcPr>
          <w:p w14:paraId="43EADC8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84" w:type="dxa"/>
            <w:shd w:val="clear" w:color="auto" w:fill="auto"/>
            <w:noWrap/>
            <w:vAlign w:val="bottom"/>
            <w:hideMark/>
          </w:tcPr>
          <w:p w14:paraId="241AF75E"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3990A03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7C5E9034"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r w:rsidR="00911FFC" w:rsidRPr="00B55139" w14:paraId="3AA65473" w14:textId="77777777" w:rsidTr="00911FFC">
        <w:trPr>
          <w:trHeight w:val="300"/>
        </w:trPr>
        <w:tc>
          <w:tcPr>
            <w:tcW w:w="1960" w:type="dxa"/>
            <w:shd w:val="clear" w:color="auto" w:fill="auto"/>
            <w:noWrap/>
            <w:vAlign w:val="bottom"/>
            <w:hideMark/>
          </w:tcPr>
          <w:p w14:paraId="6B301D6A"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O_45.pt</w:t>
            </w:r>
          </w:p>
        </w:tc>
        <w:tc>
          <w:tcPr>
            <w:tcW w:w="940" w:type="dxa"/>
            <w:shd w:val="clear" w:color="auto" w:fill="auto"/>
            <w:noWrap/>
            <w:vAlign w:val="bottom"/>
            <w:hideMark/>
          </w:tcPr>
          <w:p w14:paraId="2FE56CFC"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2.03</w:t>
            </w:r>
          </w:p>
        </w:tc>
        <w:tc>
          <w:tcPr>
            <w:tcW w:w="787" w:type="dxa"/>
            <w:shd w:val="clear" w:color="auto" w:fill="auto"/>
            <w:noWrap/>
            <w:vAlign w:val="bottom"/>
            <w:hideMark/>
          </w:tcPr>
          <w:p w14:paraId="0F92D498"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0EF284E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3" w:type="dxa"/>
            <w:shd w:val="clear" w:color="auto" w:fill="auto"/>
            <w:noWrap/>
            <w:vAlign w:val="bottom"/>
            <w:hideMark/>
          </w:tcPr>
          <w:p w14:paraId="08E1D99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5B65C58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6A58C5E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084" w:type="dxa"/>
            <w:shd w:val="clear" w:color="auto" w:fill="auto"/>
            <w:noWrap/>
            <w:vAlign w:val="bottom"/>
            <w:hideMark/>
          </w:tcPr>
          <w:p w14:paraId="6AAD2FA4"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122" w:type="dxa"/>
            <w:shd w:val="clear" w:color="auto" w:fill="auto"/>
            <w:noWrap/>
            <w:vAlign w:val="bottom"/>
            <w:hideMark/>
          </w:tcPr>
          <w:p w14:paraId="1109A908"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r>
      <w:tr w:rsidR="00911FFC" w:rsidRPr="00B55139" w14:paraId="16F00DEF" w14:textId="77777777" w:rsidTr="00911FFC">
        <w:trPr>
          <w:trHeight w:val="300"/>
        </w:trPr>
        <w:tc>
          <w:tcPr>
            <w:tcW w:w="1960" w:type="dxa"/>
            <w:shd w:val="clear" w:color="auto" w:fill="auto"/>
            <w:noWrap/>
            <w:vAlign w:val="bottom"/>
            <w:hideMark/>
          </w:tcPr>
          <w:p w14:paraId="1A0290A1" w14:textId="77777777" w:rsidR="00B55139" w:rsidRPr="00B55139" w:rsidRDefault="00B55139" w:rsidP="00B55139">
            <w:pPr>
              <w:spacing w:after="0" w:line="240" w:lineRule="auto"/>
              <w:rPr>
                <w:rFonts w:ascii="Calibri" w:eastAsia="Times New Roman" w:hAnsi="Calibri" w:cs="Calibri"/>
                <w:color w:val="000000"/>
              </w:rPr>
            </w:pPr>
            <w:proofErr w:type="spellStart"/>
            <w:r w:rsidRPr="00B55139">
              <w:rPr>
                <w:rFonts w:ascii="Calibri" w:eastAsia="Times New Roman" w:hAnsi="Calibri" w:cs="Calibri"/>
                <w:color w:val="000000"/>
              </w:rPr>
              <w:t>pi_TubeDwellers</w:t>
            </w:r>
            <w:proofErr w:type="spellEnd"/>
          </w:p>
        </w:tc>
        <w:tc>
          <w:tcPr>
            <w:tcW w:w="940" w:type="dxa"/>
            <w:shd w:val="clear" w:color="auto" w:fill="auto"/>
            <w:noWrap/>
            <w:vAlign w:val="bottom"/>
            <w:hideMark/>
          </w:tcPr>
          <w:p w14:paraId="6F732396"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-1.28</w:t>
            </w:r>
          </w:p>
        </w:tc>
        <w:tc>
          <w:tcPr>
            <w:tcW w:w="787" w:type="dxa"/>
            <w:shd w:val="clear" w:color="auto" w:fill="auto"/>
            <w:noWrap/>
            <w:vAlign w:val="bottom"/>
            <w:hideMark/>
          </w:tcPr>
          <w:p w14:paraId="2F292D0D"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59B2136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33" w:type="dxa"/>
            <w:shd w:val="clear" w:color="auto" w:fill="auto"/>
            <w:noWrap/>
            <w:vAlign w:val="bottom"/>
            <w:hideMark/>
          </w:tcPr>
          <w:p w14:paraId="1FA0364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0" w:type="dxa"/>
            <w:shd w:val="clear" w:color="auto" w:fill="auto"/>
            <w:noWrap/>
            <w:vAlign w:val="bottom"/>
            <w:hideMark/>
          </w:tcPr>
          <w:p w14:paraId="604F416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84" w:type="dxa"/>
            <w:shd w:val="clear" w:color="auto" w:fill="auto"/>
            <w:noWrap/>
            <w:vAlign w:val="bottom"/>
            <w:hideMark/>
          </w:tcPr>
          <w:p w14:paraId="5B8CA658"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3DD651F7"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c>
          <w:tcPr>
            <w:tcW w:w="1122" w:type="dxa"/>
            <w:shd w:val="clear" w:color="auto" w:fill="auto"/>
            <w:noWrap/>
            <w:vAlign w:val="bottom"/>
            <w:hideMark/>
          </w:tcPr>
          <w:p w14:paraId="62133BF5"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r>
      <w:tr w:rsidR="00911FFC" w:rsidRPr="00B55139" w14:paraId="3C272E32" w14:textId="77777777" w:rsidTr="00911FFC">
        <w:trPr>
          <w:trHeight w:val="300"/>
        </w:trPr>
        <w:tc>
          <w:tcPr>
            <w:tcW w:w="1960" w:type="dxa"/>
            <w:shd w:val="clear" w:color="auto" w:fill="auto"/>
            <w:noWrap/>
            <w:vAlign w:val="bottom"/>
            <w:hideMark/>
          </w:tcPr>
          <w:p w14:paraId="12533AD5"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BC_12.pa</w:t>
            </w:r>
          </w:p>
        </w:tc>
        <w:tc>
          <w:tcPr>
            <w:tcW w:w="940" w:type="dxa"/>
            <w:shd w:val="clear" w:color="auto" w:fill="auto"/>
            <w:noWrap/>
            <w:vAlign w:val="bottom"/>
            <w:hideMark/>
          </w:tcPr>
          <w:p w14:paraId="1E04A8EA"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-2.91</w:t>
            </w:r>
          </w:p>
        </w:tc>
        <w:tc>
          <w:tcPr>
            <w:tcW w:w="787" w:type="dxa"/>
            <w:shd w:val="clear" w:color="auto" w:fill="auto"/>
            <w:noWrap/>
            <w:vAlign w:val="bottom"/>
            <w:hideMark/>
          </w:tcPr>
          <w:p w14:paraId="33D0E0F1"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6F523F6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41579262"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5797A187"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6F1C8F68"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SWs</w:t>
            </w:r>
          </w:p>
        </w:tc>
        <w:tc>
          <w:tcPr>
            <w:tcW w:w="1084" w:type="dxa"/>
            <w:shd w:val="clear" w:color="auto" w:fill="auto"/>
            <w:noWrap/>
            <w:vAlign w:val="bottom"/>
            <w:hideMark/>
          </w:tcPr>
          <w:p w14:paraId="35B6810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35814B01"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r>
      <w:tr w:rsidR="00911FFC" w:rsidRPr="00B55139" w14:paraId="11B43AB6" w14:textId="77777777" w:rsidTr="00911FFC">
        <w:trPr>
          <w:trHeight w:val="300"/>
        </w:trPr>
        <w:tc>
          <w:tcPr>
            <w:tcW w:w="1960" w:type="dxa"/>
            <w:shd w:val="clear" w:color="auto" w:fill="auto"/>
            <w:noWrap/>
            <w:vAlign w:val="bottom"/>
            <w:hideMark/>
          </w:tcPr>
          <w:p w14:paraId="4623FCEB" w14:textId="77777777" w:rsidR="00B55139" w:rsidRPr="00B55139" w:rsidRDefault="00B55139" w:rsidP="00B55139">
            <w:pPr>
              <w:spacing w:after="0" w:line="240" w:lineRule="auto"/>
              <w:rPr>
                <w:rFonts w:ascii="Calibri" w:eastAsia="Times New Roman" w:hAnsi="Calibri" w:cs="Calibri"/>
                <w:color w:val="000000"/>
              </w:rPr>
            </w:pPr>
            <w:r w:rsidRPr="00B55139">
              <w:rPr>
                <w:rFonts w:ascii="Calibri" w:eastAsia="Times New Roman" w:hAnsi="Calibri" w:cs="Calibri"/>
                <w:color w:val="000000"/>
              </w:rPr>
              <w:t>WA_SAP_USGS</w:t>
            </w:r>
          </w:p>
        </w:tc>
        <w:tc>
          <w:tcPr>
            <w:tcW w:w="940" w:type="dxa"/>
            <w:shd w:val="clear" w:color="auto" w:fill="auto"/>
            <w:noWrap/>
            <w:vAlign w:val="bottom"/>
            <w:hideMark/>
          </w:tcPr>
          <w:p w14:paraId="6DAAAB85"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-4.87</w:t>
            </w:r>
          </w:p>
        </w:tc>
        <w:tc>
          <w:tcPr>
            <w:tcW w:w="787" w:type="dxa"/>
            <w:shd w:val="clear" w:color="auto" w:fill="auto"/>
            <w:noWrap/>
            <w:vAlign w:val="bottom"/>
            <w:hideMark/>
          </w:tcPr>
          <w:p w14:paraId="4782F996"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06ADDB78"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56C93441"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7FE67B26"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480F6354"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1162778B"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c>
          <w:tcPr>
            <w:tcW w:w="1122" w:type="dxa"/>
            <w:shd w:val="clear" w:color="auto" w:fill="auto"/>
            <w:noWrap/>
            <w:vAlign w:val="bottom"/>
            <w:hideMark/>
          </w:tcPr>
          <w:p w14:paraId="0990C3CD"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Elevation</w:t>
            </w:r>
          </w:p>
        </w:tc>
      </w:tr>
      <w:tr w:rsidR="00911FFC" w:rsidRPr="00B55139" w14:paraId="58572AD4" w14:textId="77777777" w:rsidTr="00911FFC">
        <w:trPr>
          <w:trHeight w:val="300"/>
        </w:trPr>
        <w:tc>
          <w:tcPr>
            <w:tcW w:w="1960" w:type="dxa"/>
            <w:shd w:val="clear" w:color="auto" w:fill="auto"/>
            <w:noWrap/>
            <w:vAlign w:val="bottom"/>
            <w:hideMark/>
          </w:tcPr>
          <w:p w14:paraId="4A3D042D" w14:textId="77777777" w:rsidR="00B55139" w:rsidRPr="00B55139" w:rsidRDefault="00B55139" w:rsidP="00B55139">
            <w:pPr>
              <w:spacing w:after="0" w:line="240" w:lineRule="auto"/>
              <w:rPr>
                <w:rFonts w:ascii="Calibri" w:eastAsia="Times New Roman" w:hAnsi="Calibri" w:cs="Calibri"/>
                <w:color w:val="000000"/>
              </w:rPr>
            </w:pPr>
            <w:proofErr w:type="spellStart"/>
            <w:r w:rsidRPr="00B55139">
              <w:rPr>
                <w:rFonts w:ascii="Calibri" w:eastAsia="Times New Roman" w:hAnsi="Calibri" w:cs="Calibri"/>
                <w:color w:val="000000"/>
              </w:rPr>
              <w:t>WA_Salinity_USGS</w:t>
            </w:r>
            <w:proofErr w:type="spellEnd"/>
          </w:p>
        </w:tc>
        <w:tc>
          <w:tcPr>
            <w:tcW w:w="940" w:type="dxa"/>
            <w:shd w:val="clear" w:color="auto" w:fill="auto"/>
            <w:noWrap/>
            <w:vAlign w:val="bottom"/>
            <w:hideMark/>
          </w:tcPr>
          <w:p w14:paraId="21D604B2" w14:textId="77777777" w:rsidR="00B55139" w:rsidRPr="00B55139" w:rsidRDefault="00B55139" w:rsidP="00911FFC">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-7.99</w:t>
            </w:r>
          </w:p>
        </w:tc>
        <w:tc>
          <w:tcPr>
            <w:tcW w:w="787" w:type="dxa"/>
            <w:shd w:val="clear" w:color="auto" w:fill="auto"/>
            <w:noWrap/>
            <w:vAlign w:val="bottom"/>
            <w:hideMark/>
          </w:tcPr>
          <w:p w14:paraId="2A7EEC0B" w14:textId="77777777" w:rsidR="00B55139" w:rsidRPr="00B55139" w:rsidRDefault="00B55139" w:rsidP="00B55139">
            <w:pPr>
              <w:spacing w:after="0" w:line="240" w:lineRule="auto"/>
              <w:jc w:val="center"/>
              <w:rPr>
                <w:rFonts w:ascii="Calibri" w:eastAsia="Times New Roman" w:hAnsi="Calibri" w:cs="Calibri"/>
                <w:color w:val="000000"/>
              </w:rPr>
            </w:pPr>
            <w:r w:rsidRPr="00B55139">
              <w:rPr>
                <w:rFonts w:ascii="Calibri" w:eastAsia="Times New Roman" w:hAnsi="Calibri" w:cs="Calibri"/>
                <w:color w:val="000000"/>
              </w:rPr>
              <w:t>N</w:t>
            </w:r>
          </w:p>
        </w:tc>
        <w:tc>
          <w:tcPr>
            <w:tcW w:w="1030" w:type="dxa"/>
            <w:shd w:val="clear" w:color="auto" w:fill="auto"/>
            <w:noWrap/>
            <w:vAlign w:val="bottom"/>
            <w:hideMark/>
          </w:tcPr>
          <w:p w14:paraId="6232317E"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TmaxWs</w:t>
            </w:r>
            <w:proofErr w:type="spellEnd"/>
          </w:p>
        </w:tc>
        <w:tc>
          <w:tcPr>
            <w:tcW w:w="1033" w:type="dxa"/>
            <w:shd w:val="clear" w:color="auto" w:fill="auto"/>
            <w:noWrap/>
            <w:vAlign w:val="bottom"/>
            <w:hideMark/>
          </w:tcPr>
          <w:p w14:paraId="3AA1A443"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TmeanWs</w:t>
            </w:r>
            <w:proofErr w:type="spellEnd"/>
          </w:p>
        </w:tc>
        <w:tc>
          <w:tcPr>
            <w:tcW w:w="1030" w:type="dxa"/>
            <w:shd w:val="clear" w:color="auto" w:fill="auto"/>
            <w:noWrap/>
            <w:vAlign w:val="bottom"/>
            <w:hideMark/>
          </w:tcPr>
          <w:p w14:paraId="662770FC"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KffactWs</w:t>
            </w:r>
            <w:proofErr w:type="spellEnd"/>
          </w:p>
        </w:tc>
        <w:tc>
          <w:tcPr>
            <w:tcW w:w="1084" w:type="dxa"/>
            <w:shd w:val="clear" w:color="auto" w:fill="auto"/>
            <w:noWrap/>
            <w:vAlign w:val="bottom"/>
            <w:hideMark/>
          </w:tcPr>
          <w:p w14:paraId="12265ACD" w14:textId="77777777" w:rsidR="00B55139" w:rsidRPr="00B55139" w:rsidRDefault="00B55139" w:rsidP="00B55139">
            <w:pPr>
              <w:spacing w:after="0" w:line="240" w:lineRule="auto"/>
              <w:rPr>
                <w:rFonts w:ascii="Calibri" w:eastAsia="Times New Roman" w:hAnsi="Calibri" w:cs="Calibri"/>
                <w:color w:val="000000"/>
                <w:sz w:val="20"/>
                <w:szCs w:val="20"/>
              </w:rPr>
            </w:pPr>
            <w:r w:rsidRPr="00B55139">
              <w:rPr>
                <w:rFonts w:ascii="Calibri" w:eastAsia="Times New Roman" w:hAnsi="Calibri" w:cs="Calibri"/>
                <w:color w:val="000000"/>
                <w:sz w:val="20"/>
                <w:szCs w:val="20"/>
              </w:rPr>
              <w:t>BFIWs</w:t>
            </w:r>
          </w:p>
        </w:tc>
        <w:tc>
          <w:tcPr>
            <w:tcW w:w="1084" w:type="dxa"/>
            <w:shd w:val="clear" w:color="auto" w:fill="auto"/>
            <w:noWrap/>
            <w:vAlign w:val="bottom"/>
            <w:hideMark/>
          </w:tcPr>
          <w:p w14:paraId="6476297C"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PrecipWs</w:t>
            </w:r>
            <w:proofErr w:type="spellEnd"/>
          </w:p>
        </w:tc>
        <w:tc>
          <w:tcPr>
            <w:tcW w:w="1122" w:type="dxa"/>
            <w:shd w:val="clear" w:color="auto" w:fill="auto"/>
            <w:noWrap/>
            <w:vAlign w:val="bottom"/>
            <w:hideMark/>
          </w:tcPr>
          <w:p w14:paraId="24227109" w14:textId="77777777" w:rsidR="00B55139" w:rsidRPr="00B55139" w:rsidRDefault="00B55139" w:rsidP="00B55139">
            <w:pPr>
              <w:spacing w:after="0" w:line="240" w:lineRule="auto"/>
              <w:rPr>
                <w:rFonts w:ascii="Calibri" w:eastAsia="Times New Roman" w:hAnsi="Calibri" w:cs="Calibri"/>
                <w:color w:val="000000"/>
                <w:sz w:val="20"/>
                <w:szCs w:val="20"/>
              </w:rPr>
            </w:pPr>
            <w:proofErr w:type="spellStart"/>
            <w:r w:rsidRPr="00B55139">
              <w:rPr>
                <w:rFonts w:ascii="Calibri" w:eastAsia="Times New Roman" w:hAnsi="Calibri" w:cs="Calibri"/>
                <w:color w:val="000000"/>
                <w:sz w:val="20"/>
                <w:szCs w:val="20"/>
              </w:rPr>
              <w:t>RckDepWs</w:t>
            </w:r>
            <w:proofErr w:type="spellEnd"/>
          </w:p>
        </w:tc>
      </w:tr>
    </w:tbl>
    <w:p w14:paraId="0DF443D7" w14:textId="2A34A1D1" w:rsidR="00B55139" w:rsidRDefault="00B55139" w:rsidP="00490B3C"/>
    <w:p w14:paraId="4030A3D2" w14:textId="77777777" w:rsidR="00983B78" w:rsidRDefault="00983B78" w:rsidP="00490B3C"/>
    <w:p w14:paraId="5A6072C0" w14:textId="76D57CBF" w:rsidR="00966CEA" w:rsidRDefault="002D12DA" w:rsidP="00586201">
      <w:pPr>
        <w:pStyle w:val="Heading2"/>
      </w:pPr>
      <w:bookmarkStart w:id="215" w:name="_Toc104960202"/>
      <w:r>
        <w:t xml:space="preserve">Index </w:t>
      </w:r>
      <w:r w:rsidR="00130DB5">
        <w:t>Compilation</w:t>
      </w:r>
      <w:bookmarkEnd w:id="215"/>
    </w:p>
    <w:p w14:paraId="4402BE07" w14:textId="43022C48" w:rsidR="00FE6436" w:rsidRDefault="00E63C8F" w:rsidP="00B407A5">
      <w:r>
        <w:t>The 10 adjusted metric</w:t>
      </w:r>
      <w:r w:rsidR="00B86769">
        <w:t xml:space="preserve"> residual</w:t>
      </w:r>
      <w:r>
        <w:t xml:space="preserve">s and </w:t>
      </w:r>
      <w:r w:rsidR="00C710C6">
        <w:t>seven</w:t>
      </w:r>
      <w:r w:rsidR="004E058E">
        <w:t xml:space="preserve"> unadjusted </w:t>
      </w:r>
      <w:r>
        <w:t>metric</w:t>
      </w:r>
      <w:r w:rsidR="00B86769">
        <w:t xml:space="preserve"> value</w:t>
      </w:r>
      <w:r>
        <w:t xml:space="preserve">s were </w:t>
      </w:r>
      <w:commentRangeStart w:id="216"/>
      <w:commentRangeStart w:id="217"/>
      <w:del w:id="218" w:author="Hargett, Eric" w:date="2022-05-19T15:07:00Z">
        <w:r w:rsidR="004E058E" w:rsidDel="0062721A">
          <w:delText xml:space="preserve">scored </w:delText>
        </w:r>
      </w:del>
      <w:ins w:id="219" w:author="Hargett, Eric" w:date="2022-05-19T15:07:00Z">
        <w:del w:id="220" w:author="Jessup, Benjamin" w:date="2022-05-31T07:05:00Z">
          <w:r w:rsidR="0062721A" w:rsidDel="00262E94">
            <w:delText xml:space="preserve">normalized? </w:delText>
          </w:r>
          <w:r w:rsidR="00262E94" w:rsidDel="00262E94">
            <w:delText>T</w:delText>
          </w:r>
          <w:r w:rsidR="0062721A" w:rsidDel="00262E94">
            <w:delText>o</w:delText>
          </w:r>
        </w:del>
      </w:ins>
      <w:del w:id="221" w:author="Jessup, Benjamin" w:date="2022-05-31T07:05:00Z">
        <w:r w:rsidR="004E058E" w:rsidDel="00262E94">
          <w:delText>on</w:delText>
        </w:r>
      </w:del>
      <w:ins w:id="222" w:author="Jessup, Benjamin" w:date="2022-05-31T07:05:00Z">
        <w:r w:rsidR="00262E94">
          <w:t>scored to standardize on</w:t>
        </w:r>
      </w:ins>
      <w:r w:rsidR="004E058E">
        <w:t xml:space="preserve"> a </w:t>
      </w:r>
      <w:commentRangeEnd w:id="216"/>
      <w:r w:rsidR="0062721A">
        <w:rPr>
          <w:rStyle w:val="CommentReference"/>
          <w:rFonts w:ascii="Times New Roman" w:eastAsia="Times New Roman" w:hAnsi="Times New Roman" w:cs="Times New Roman"/>
        </w:rPr>
        <w:commentReference w:id="216"/>
      </w:r>
      <w:commentRangeEnd w:id="217"/>
      <w:r w:rsidR="00262E94">
        <w:rPr>
          <w:rStyle w:val="CommentReference"/>
          <w:rFonts w:ascii="Times New Roman" w:eastAsia="Times New Roman" w:hAnsi="Times New Roman" w:cs="Times New Roman"/>
        </w:rPr>
        <w:commentReference w:id="217"/>
      </w:r>
      <w:r w:rsidR="00B86769">
        <w:t>100-point</w:t>
      </w:r>
      <w:r w:rsidR="004E058E">
        <w:t xml:space="preserve"> scale. </w:t>
      </w:r>
      <w:r w:rsidR="00B86769">
        <w:t xml:space="preserve">Indices were calculated as the average of metric scores for those metrics included in </w:t>
      </w:r>
      <w:r w:rsidR="00833A61">
        <w:t>each</w:t>
      </w:r>
      <w:r w:rsidR="00B86769">
        <w:t xml:space="preserve"> index</w:t>
      </w:r>
      <w:r w:rsidR="00833A61">
        <w:t xml:space="preserve"> alternative. </w:t>
      </w:r>
      <w:r w:rsidR="00FE6436">
        <w:t xml:space="preserve">The all-subsets routine evaluated </w:t>
      </w:r>
      <w:r w:rsidR="008F535C">
        <w:t xml:space="preserve">index performance for </w:t>
      </w:r>
      <w:r w:rsidR="00CB0F35">
        <w:t xml:space="preserve">all possible </w:t>
      </w:r>
      <w:commentRangeStart w:id="223"/>
      <w:commentRangeStart w:id="224"/>
      <w:r w:rsidR="00CB0F35">
        <w:t xml:space="preserve">6-7 </w:t>
      </w:r>
      <w:commentRangeEnd w:id="223"/>
      <w:r w:rsidR="00E51101">
        <w:rPr>
          <w:rStyle w:val="CommentReference"/>
          <w:rFonts w:ascii="Times New Roman" w:eastAsia="Times New Roman" w:hAnsi="Times New Roman" w:cs="Times New Roman"/>
        </w:rPr>
        <w:commentReference w:id="223"/>
      </w:r>
      <w:commentRangeEnd w:id="224"/>
      <w:r w:rsidR="007E6A69">
        <w:rPr>
          <w:rStyle w:val="CommentReference"/>
          <w:rFonts w:ascii="Times New Roman" w:eastAsia="Times New Roman" w:hAnsi="Times New Roman" w:cs="Times New Roman"/>
        </w:rPr>
        <w:commentReference w:id="224"/>
      </w:r>
      <w:r w:rsidR="00CB0F35">
        <w:t>metric combinations</w:t>
      </w:r>
      <w:r w:rsidR="008F535C">
        <w:t xml:space="preserve">. </w:t>
      </w:r>
      <w:r w:rsidR="00C710C6">
        <w:t xml:space="preserve">With 6-7 metrics, multiple trait categories </w:t>
      </w:r>
      <w:r w:rsidR="0075349B">
        <w:t>c</w:t>
      </w:r>
      <w:r w:rsidR="00C710C6">
        <w:t>ould be included</w:t>
      </w:r>
      <w:r w:rsidR="004A6A52">
        <w:t xml:space="preserve"> (biological condition, ion sensitivity, nutrient sensitivity, </w:t>
      </w:r>
      <w:proofErr w:type="spellStart"/>
      <w:r w:rsidR="004A6A52">
        <w:t>saprobity</w:t>
      </w:r>
      <w:proofErr w:type="spellEnd"/>
      <w:r w:rsidR="004A6A52">
        <w:t>, trophic status, moisture, oxygen sensitivity, and tolerance)</w:t>
      </w:r>
      <w:r w:rsidR="00C710C6">
        <w:t xml:space="preserve">. </w:t>
      </w:r>
      <w:r w:rsidR="00C918AF">
        <w:t>Including m</w:t>
      </w:r>
      <w:r w:rsidR="0075349B">
        <w:t xml:space="preserve">ore than </w:t>
      </w:r>
      <w:r w:rsidR="00171FDC">
        <w:t>seven</w:t>
      </w:r>
      <w:r w:rsidR="0075349B">
        <w:t xml:space="preserve"> metrics in the index </w:t>
      </w:r>
      <w:r w:rsidR="00C918AF">
        <w:t xml:space="preserve">was not likely to improve index performance </w:t>
      </w:r>
      <w:r w:rsidR="00CC4873">
        <w:t xml:space="preserve">(Carlisle et al. 2022). </w:t>
      </w:r>
    </w:p>
    <w:p w14:paraId="1B7C9FBA" w14:textId="136E0E9C" w:rsidR="00000D74" w:rsidRDefault="000B3875" w:rsidP="00DA4966">
      <w:r>
        <w:t xml:space="preserve">All-subsets of </w:t>
      </w:r>
      <w:r w:rsidR="00DA4966">
        <w:t>17 metrics</w:t>
      </w:r>
      <w:r w:rsidR="004045AF">
        <w:t xml:space="preserve"> in seven-</w:t>
      </w:r>
      <w:r w:rsidR="00DA4966">
        <w:t>metric index</w:t>
      </w:r>
      <w:r w:rsidR="004045AF">
        <w:t xml:space="preserve"> combinations </w:t>
      </w:r>
      <w:r w:rsidR="00FE5E63">
        <w:t>include</w:t>
      </w:r>
      <w:r w:rsidR="00DA4966">
        <w:t xml:space="preserve"> 19,448 possibilities</w:t>
      </w:r>
      <w:r w:rsidR="00FE5E63">
        <w:t xml:space="preserve">. To ensure </w:t>
      </w:r>
      <w:r w:rsidR="008F7D97">
        <w:t xml:space="preserve">that all combinations were tested, </w:t>
      </w:r>
      <w:r w:rsidR="00DA4966">
        <w:t xml:space="preserve">30,000 </w:t>
      </w:r>
      <w:r w:rsidR="008F7D97">
        <w:t>random seven-metric index</w:t>
      </w:r>
      <w:r w:rsidR="00DA4966">
        <w:t xml:space="preserve"> </w:t>
      </w:r>
      <w:r w:rsidR="008F7D97">
        <w:t>combinations were tested</w:t>
      </w:r>
      <w:r w:rsidR="00DA4966">
        <w:t xml:space="preserve">. </w:t>
      </w:r>
      <w:r w:rsidR="00BD6862">
        <w:t xml:space="preserve">The maximum </w:t>
      </w:r>
      <w:r w:rsidR="00DA4966">
        <w:t xml:space="preserve">DE </w:t>
      </w:r>
      <w:r w:rsidR="00BD6862">
        <w:t>of th</w:t>
      </w:r>
      <w:del w:id="225" w:author="Jessup, Benjamin" w:date="2022-05-31T07:18:00Z">
        <w:r w:rsidR="00BD6862" w:rsidDel="0017631D">
          <w:delText>os</w:delText>
        </w:r>
      </w:del>
      <w:r w:rsidR="00BD6862">
        <w:t xml:space="preserve">e </w:t>
      </w:r>
      <w:ins w:id="226" w:author="Jessup, Benjamin" w:date="2022-05-31T07:18:00Z">
        <w:r w:rsidR="0017631D">
          <w:t xml:space="preserve">seven-metric </w:t>
        </w:r>
      </w:ins>
      <w:r w:rsidR="00BD6862">
        <w:t xml:space="preserve">trials </w:t>
      </w:r>
      <w:r w:rsidR="00DA4966">
        <w:t xml:space="preserve">was </w:t>
      </w:r>
      <w:r w:rsidR="00006341">
        <w:t>95.8%</w:t>
      </w:r>
      <w:r w:rsidR="00DA4966">
        <w:t xml:space="preserve">. </w:t>
      </w:r>
      <w:r w:rsidR="00006341">
        <w:t xml:space="preserve">The </w:t>
      </w:r>
      <w:r w:rsidR="00DA4966">
        <w:t>95</w:t>
      </w:r>
      <w:r w:rsidR="00DA4966" w:rsidRPr="004311E9">
        <w:rPr>
          <w:vertAlign w:val="superscript"/>
        </w:rPr>
        <w:t>th</w:t>
      </w:r>
      <w:r w:rsidR="00DA4966">
        <w:t xml:space="preserve"> </w:t>
      </w:r>
      <w:commentRangeStart w:id="227"/>
      <w:r w:rsidR="00DA4966">
        <w:t>quantile</w:t>
      </w:r>
      <w:commentRangeEnd w:id="227"/>
      <w:r w:rsidR="00E51101">
        <w:rPr>
          <w:rStyle w:val="CommentReference"/>
          <w:rFonts w:ascii="Times New Roman" w:eastAsia="Times New Roman" w:hAnsi="Times New Roman" w:cs="Times New Roman"/>
        </w:rPr>
        <w:commentReference w:id="227"/>
      </w:r>
      <w:r w:rsidR="00006341">
        <w:t xml:space="preserve"> DE of all trials was</w:t>
      </w:r>
      <w:r w:rsidR="00DA4966">
        <w:t xml:space="preserve"> </w:t>
      </w:r>
      <w:r w:rsidR="002D1449">
        <w:t xml:space="preserve">91.7%. There were </w:t>
      </w:r>
      <w:r w:rsidR="00DA4966">
        <w:t>2</w:t>
      </w:r>
      <w:ins w:id="228" w:author="Hargett, Eric" w:date="2022-05-19T15:13:00Z">
        <w:r w:rsidR="00E51101">
          <w:t>,</w:t>
        </w:r>
      </w:ins>
      <w:r w:rsidR="00DA4966">
        <w:t xml:space="preserve">937 index combinations </w:t>
      </w:r>
      <w:r w:rsidR="002D1449">
        <w:t>with</w:t>
      </w:r>
      <w:r w:rsidR="00DA4966">
        <w:t xml:space="preserve"> DE &gt;= 91.7%</w:t>
      </w:r>
      <w:r w:rsidR="002D1449">
        <w:t xml:space="preserve">. </w:t>
      </w:r>
      <w:r w:rsidR="004A6A52">
        <w:t xml:space="preserve">To ensure that the final </w:t>
      </w:r>
      <w:ins w:id="229" w:author="Hargett, Eric" w:date="2022-05-19T15:14:00Z">
        <w:r w:rsidR="00E51101">
          <w:t>index</w:t>
        </w:r>
      </w:ins>
      <w:del w:id="230" w:author="Hargett, Eric" w:date="2022-05-19T15:14:00Z">
        <w:r w:rsidR="004A6A52" w:rsidDel="00E51101">
          <w:delText>IBI</w:delText>
        </w:r>
      </w:del>
      <w:r w:rsidR="004A6A52">
        <w:t xml:space="preserve"> was robust to the entire dataset, the top 5% of the metric combinations, in terms of DE, were further evaluated by </w:t>
      </w:r>
      <w:commentRangeStart w:id="231"/>
      <w:r w:rsidR="004A6A52">
        <w:t>building 4 randomized training datasets</w:t>
      </w:r>
      <w:commentRangeEnd w:id="231"/>
      <w:r w:rsidR="00E51101">
        <w:rPr>
          <w:rStyle w:val="CommentReference"/>
          <w:rFonts w:ascii="Times New Roman" w:eastAsia="Times New Roman" w:hAnsi="Times New Roman" w:cs="Times New Roman"/>
        </w:rPr>
        <w:commentReference w:id="231"/>
      </w:r>
      <w:r w:rsidR="004A6A52">
        <w:t xml:space="preserve">. </w:t>
      </w:r>
      <w:r w:rsidR="00BA4BF5">
        <w:t xml:space="preserve">The average DE of each of the 2,937 metric combinations was calculated for the 4 training data sets. </w:t>
      </w:r>
      <w:r w:rsidR="007E7004">
        <w:t>Indices with high DE were considered as candidates for selection as the final index.</w:t>
      </w:r>
      <w:r w:rsidR="008E4D2D">
        <w:t xml:space="preserve"> </w:t>
      </w:r>
      <w:r w:rsidR="00BA4BF5">
        <w:t xml:space="preserve">Nine unique 7-metric combinations had the highest average DE of </w:t>
      </w:r>
      <w:r w:rsidR="008F0EB2">
        <w:t>96.8%</w:t>
      </w:r>
      <w:r w:rsidR="00DA4966">
        <w:t xml:space="preserve">. </w:t>
      </w:r>
      <w:r w:rsidR="00E53AC2">
        <w:t>The only correlated pair</w:t>
      </w:r>
      <w:r w:rsidR="00760369">
        <w:t xml:space="preserve"> of metrics</w:t>
      </w:r>
      <w:r w:rsidR="00E53AC2">
        <w:t xml:space="preserve"> included the two oxygen affinity metrics (r = 0.88) (Table </w:t>
      </w:r>
      <w:del w:id="232" w:author="Jessup, Benjamin" w:date="2022-05-31T07:31:00Z">
        <w:r w:rsidR="00E53AC2" w:rsidDel="00AC32D4">
          <w:delText>__).</w:delText>
        </w:r>
        <w:r w:rsidR="00760369" w:rsidDel="00AC32D4">
          <w:delText xml:space="preserve"> </w:delText>
        </w:r>
      </w:del>
      <w:ins w:id="233" w:author="Jessup, Benjamin" w:date="2022-05-31T07:31:00Z">
        <w:r w:rsidR="00AC32D4">
          <w:t xml:space="preserve">7). </w:t>
        </w:r>
      </w:ins>
      <w:ins w:id="234" w:author="Hargett, Eric" w:date="2022-05-19T15:17:00Z">
        <w:r w:rsidR="00E51101">
          <w:t xml:space="preserve">Of these nine candidate indices, </w:t>
        </w:r>
      </w:ins>
      <w:del w:id="235" w:author="Hargett, Eric" w:date="2022-05-19T15:17:00Z">
        <w:r w:rsidR="008F0EB2" w:rsidDel="00E51101">
          <w:delText>F</w:delText>
        </w:r>
      </w:del>
      <w:ins w:id="236" w:author="Hargett, Eric" w:date="2022-05-19T15:17:00Z">
        <w:r w:rsidR="00E51101">
          <w:t>f</w:t>
        </w:r>
      </w:ins>
      <w:r w:rsidR="008F0EB2">
        <w:t>ive</w:t>
      </w:r>
      <w:r w:rsidR="00DA4966">
        <w:t xml:space="preserve"> </w:t>
      </w:r>
      <w:del w:id="237" w:author="Hargett, Eric" w:date="2022-05-19T15:17:00Z">
        <w:r w:rsidR="00760369" w:rsidDel="00E51101">
          <w:delText>highly performing index trials</w:delText>
        </w:r>
        <w:r w:rsidR="00DA4966" w:rsidDel="00E51101">
          <w:delText xml:space="preserve"> </w:delText>
        </w:r>
      </w:del>
      <w:r w:rsidR="00760369">
        <w:t>did</w:t>
      </w:r>
      <w:r w:rsidR="00DA4966">
        <w:t xml:space="preserve"> not include </w:t>
      </w:r>
      <w:r w:rsidR="00000D74">
        <w:t>both highly</w:t>
      </w:r>
      <w:r w:rsidR="008F0EB2">
        <w:t xml:space="preserve"> correlated </w:t>
      </w:r>
      <w:r w:rsidR="00000D74">
        <w:t>oxygen affinity metrics</w:t>
      </w:r>
      <w:ins w:id="238" w:author="Hargett, Eric" w:date="2022-05-19T15:17:00Z">
        <w:r w:rsidR="00E51101">
          <w:t xml:space="preserve"> and were considered the best performing index trials</w:t>
        </w:r>
      </w:ins>
      <w:r w:rsidR="00567661">
        <w:t xml:space="preserve"> (Table </w:t>
      </w:r>
      <w:del w:id="239" w:author="Jessup, Benjamin" w:date="2022-05-31T07:32:00Z">
        <w:r w:rsidR="00567661" w:rsidDel="00AC32D4">
          <w:delText>__)</w:delText>
        </w:r>
        <w:r w:rsidR="00000D74" w:rsidDel="00AC32D4">
          <w:delText xml:space="preserve">. </w:delText>
        </w:r>
      </w:del>
      <w:ins w:id="240" w:author="Jessup, Benjamin" w:date="2022-05-31T07:32:00Z">
        <w:r w:rsidR="00AC32D4">
          <w:t xml:space="preserve">8). </w:t>
        </w:r>
      </w:ins>
      <w:commentRangeStart w:id="241"/>
      <w:commentRangeStart w:id="242"/>
      <w:r w:rsidR="00193310">
        <w:t>Six-metric index combinations were also evaluated but were not ultimately selected.</w:t>
      </w:r>
      <w:commentRangeEnd w:id="241"/>
      <w:r w:rsidR="00E51101">
        <w:rPr>
          <w:rStyle w:val="CommentReference"/>
          <w:rFonts w:ascii="Times New Roman" w:eastAsia="Times New Roman" w:hAnsi="Times New Roman" w:cs="Times New Roman"/>
        </w:rPr>
        <w:commentReference w:id="241"/>
      </w:r>
      <w:commentRangeEnd w:id="242"/>
      <w:r w:rsidR="0017631D">
        <w:rPr>
          <w:rStyle w:val="CommentReference"/>
          <w:rFonts w:ascii="Times New Roman" w:eastAsia="Times New Roman" w:hAnsi="Times New Roman" w:cs="Times New Roman"/>
        </w:rPr>
        <w:commentReference w:id="242"/>
      </w:r>
    </w:p>
    <w:p w14:paraId="633E909E" w14:textId="32435899" w:rsidR="00FB6B95" w:rsidRDefault="00000D74" w:rsidP="00000D74">
      <w:r>
        <w:t xml:space="preserve">Final </w:t>
      </w:r>
      <w:ins w:id="243" w:author="Jessup, Benjamin" w:date="2022-05-31T09:20:00Z">
        <w:r w:rsidR="00843AD2">
          <w:t xml:space="preserve">seven-metric </w:t>
        </w:r>
      </w:ins>
      <w:r>
        <w:t>index selection from among the</w:t>
      </w:r>
      <w:ins w:id="244" w:author="Hargett, Eric" w:date="2022-05-19T15:17:00Z">
        <w:r w:rsidR="00E51101">
          <w:t xml:space="preserve"> five</w:t>
        </w:r>
      </w:ins>
      <w:r>
        <w:t xml:space="preserve"> top performers </w:t>
      </w:r>
      <w:r w:rsidR="009002FC">
        <w:t>was decided in part by</w:t>
      </w:r>
      <w:r>
        <w:t xml:space="preserve"> </w:t>
      </w:r>
      <w:r w:rsidR="009002FC">
        <w:t xml:space="preserve">index </w:t>
      </w:r>
      <w:r w:rsidR="00C9418D">
        <w:t>correlations with individual stressors</w:t>
      </w:r>
      <w:r w:rsidR="009002FC">
        <w:t xml:space="preserve"> </w:t>
      </w:r>
      <w:r w:rsidR="009002FC" w:rsidRPr="00143C48">
        <w:t>(grab sample chloride concentration, specific conductivity, total nitrogen</w:t>
      </w:r>
      <w:r w:rsidR="009002FC">
        <w:t xml:space="preserve"> and</w:t>
      </w:r>
      <w:r w:rsidR="009002FC" w:rsidRPr="00143C48">
        <w:t xml:space="preserve"> total phosphorus</w:t>
      </w:r>
      <w:r w:rsidR="009002FC">
        <w:t xml:space="preserve"> concentrations</w:t>
      </w:r>
      <w:r w:rsidR="009002FC" w:rsidRPr="00143C48">
        <w:t>, and urban</w:t>
      </w:r>
      <w:r w:rsidR="009002FC">
        <w:t xml:space="preserve"> land cover</w:t>
      </w:r>
      <w:r w:rsidR="009002FC" w:rsidRPr="00143C48">
        <w:t>)</w:t>
      </w:r>
      <w:r w:rsidR="009002FC">
        <w:t xml:space="preserve"> </w:t>
      </w:r>
      <w:r w:rsidR="00166494">
        <w:t xml:space="preserve">(Table </w:t>
      </w:r>
      <w:del w:id="245" w:author="Jessup, Benjamin" w:date="2022-05-31T07:32:00Z">
        <w:r w:rsidR="00166494" w:rsidDel="00AC32D4">
          <w:delText>__)</w:delText>
        </w:r>
        <w:r w:rsidR="00C9418D" w:rsidDel="00AC32D4">
          <w:delText xml:space="preserve">. </w:delText>
        </w:r>
      </w:del>
      <w:ins w:id="246" w:author="Jessup, Benjamin" w:date="2022-05-31T07:32:00Z">
        <w:r w:rsidR="00AC32D4">
          <w:t>9</w:t>
        </w:r>
      </w:ins>
      <w:ins w:id="247" w:author="Jessup, Benjamin" w:date="2022-05-31T09:27:00Z">
        <w:r w:rsidR="00E4700F">
          <w:t>, Figure 3</w:t>
        </w:r>
      </w:ins>
      <w:ins w:id="248" w:author="Jessup, Benjamin" w:date="2022-05-31T07:32:00Z">
        <w:r w:rsidR="00AC32D4">
          <w:t xml:space="preserve">). </w:t>
        </w:r>
      </w:ins>
      <w:r w:rsidR="00E53AC2">
        <w:t xml:space="preserve">Index #6 </w:t>
      </w:r>
      <w:r w:rsidR="008606A6">
        <w:t>had relatively high correlations with</w:t>
      </w:r>
      <w:r w:rsidR="00E53AC2">
        <w:t xml:space="preserve"> </w:t>
      </w:r>
      <w:r w:rsidR="008606A6">
        <w:t>all</w:t>
      </w:r>
      <w:r w:rsidR="00E53AC2">
        <w:t xml:space="preserve"> the stressors. </w:t>
      </w:r>
      <w:r w:rsidR="00ED3C25">
        <w:t xml:space="preserve">This </w:t>
      </w:r>
      <w:r w:rsidR="000D1156">
        <w:t xml:space="preserve">index was among the three that had the highest DE in the </w:t>
      </w:r>
      <w:ins w:id="249" w:author="Hargett, Eric" w:date="2022-05-19T15:18:00Z">
        <w:r w:rsidR="00E51101">
          <w:t>M</w:t>
        </w:r>
      </w:ins>
      <w:del w:id="250" w:author="Hargett, Eric" w:date="2022-05-19T15:18:00Z">
        <w:r w:rsidR="000D1156" w:rsidDel="00E51101">
          <w:delText>m</w:delText>
        </w:r>
      </w:del>
      <w:r w:rsidR="000D1156">
        <w:t>i</w:t>
      </w:r>
      <w:r w:rsidR="009854F5">
        <w:t xml:space="preserve">d-elevation </w:t>
      </w:r>
      <w:ins w:id="251" w:author="Hargett, Eric" w:date="2022-05-19T15:18:00Z">
        <w:r w:rsidR="00E51101">
          <w:t>M</w:t>
        </w:r>
      </w:ins>
      <w:del w:id="252" w:author="Hargett, Eric" w:date="2022-05-19T15:18:00Z">
        <w:r w:rsidR="009854F5" w:rsidDel="00E51101">
          <w:delText>m</w:delText>
        </w:r>
      </w:del>
      <w:r w:rsidR="009854F5">
        <w:t xml:space="preserve">ountains and </w:t>
      </w:r>
      <w:ins w:id="253" w:author="Hargett, Eric" w:date="2022-05-19T15:18:00Z">
        <w:r w:rsidR="00E51101">
          <w:t>B</w:t>
        </w:r>
      </w:ins>
      <w:del w:id="254" w:author="Hargett, Eric" w:date="2022-05-19T15:18:00Z">
        <w:r w:rsidR="009854F5" w:rsidDel="00E51101">
          <w:delText>b</w:delText>
        </w:r>
      </w:del>
      <w:r w:rsidR="009854F5">
        <w:t>asins site class (91.7%</w:t>
      </w:r>
      <w:r w:rsidR="00EC6BB8">
        <w:t xml:space="preserve">). DE in the other </w:t>
      </w:r>
      <w:ins w:id="255" w:author="Hargett, Eric" w:date="2022-05-19T15:18:00Z">
        <w:r w:rsidR="00EB5BBA">
          <w:t xml:space="preserve">two </w:t>
        </w:r>
      </w:ins>
      <w:r w:rsidR="00EC6BB8">
        <w:t>site classes was invariable (100%)</w:t>
      </w:r>
      <w:r w:rsidR="009002FC">
        <w:t xml:space="preserve"> among index combinations</w:t>
      </w:r>
      <w:r w:rsidR="00A13BE9">
        <w:t xml:space="preserve">. </w:t>
      </w:r>
      <w:r w:rsidR="00CD2931">
        <w:t xml:space="preserve">Through consensus of WDEQ </w:t>
      </w:r>
      <w:r w:rsidR="009B7C9E">
        <w:t xml:space="preserve">staff, </w:t>
      </w:r>
      <w:r w:rsidR="009002FC">
        <w:t xml:space="preserve">index #6 </w:t>
      </w:r>
      <w:r w:rsidR="009B7C9E">
        <w:lastRenderedPageBreak/>
        <w:t xml:space="preserve">was selected as the final index. </w:t>
      </w:r>
      <w:ins w:id="256" w:author="Hargett, Eric" w:date="2022-05-19T15:19:00Z">
        <w:r w:rsidR="00EB5BBA">
          <w:t>I</w:t>
        </w:r>
      </w:ins>
      <w:del w:id="257" w:author="Hargett, Eric" w:date="2022-05-19T15:19:00Z">
        <w:r w:rsidR="00A704FE" w:rsidDel="00EB5BBA">
          <w:delText>This i</w:delText>
        </w:r>
      </w:del>
      <w:r w:rsidR="00A704FE">
        <w:t xml:space="preserve">ndex </w:t>
      </w:r>
      <w:ins w:id="258" w:author="Hargett, Eric" w:date="2022-05-19T15:19:00Z">
        <w:r w:rsidR="00EB5BBA">
          <w:t xml:space="preserve">#6 </w:t>
        </w:r>
      </w:ins>
      <w:r w:rsidR="00A704FE">
        <w:t xml:space="preserve">included </w:t>
      </w:r>
      <w:ins w:id="259" w:author="Hargett, Eric" w:date="2022-05-19T15:19:00Z">
        <w:r w:rsidR="00EB5BBA">
          <w:t xml:space="preserve">the following </w:t>
        </w:r>
      </w:ins>
      <w:r w:rsidR="00A704FE">
        <w:t xml:space="preserve">metrics from </w:t>
      </w:r>
      <w:r w:rsidR="001B25FC">
        <w:t xml:space="preserve">five </w:t>
      </w:r>
      <w:ins w:id="260" w:author="Hargett, Eric" w:date="2022-05-19T15:19:00Z">
        <w:r w:rsidR="00EB5BBA">
          <w:t xml:space="preserve">metric </w:t>
        </w:r>
      </w:ins>
      <w:r w:rsidR="001B25FC">
        <w:t>categories</w:t>
      </w:r>
      <w:del w:id="261" w:author="Hargett, Eric" w:date="2022-05-19T15:19:00Z">
        <w:r w:rsidR="001B25FC" w:rsidDel="00EB5BBA">
          <w:delText>. The metrics in index #6 included</w:delText>
        </w:r>
      </w:del>
      <w:r w:rsidR="00FB6B95">
        <w:t xml:space="preserve">: </w:t>
      </w:r>
    </w:p>
    <w:p w14:paraId="5D6CEB53" w14:textId="5C4225CD" w:rsidR="00000D74" w:rsidRDefault="00FB6B95" w:rsidP="00FB6B95">
      <w:pPr>
        <w:pStyle w:val="ListParagraph"/>
        <w:numPr>
          <w:ilvl w:val="0"/>
          <w:numId w:val="26"/>
        </w:numPr>
      </w:pPr>
      <w:r w:rsidRPr="00FB6B95">
        <w:rPr>
          <w:color w:val="000000"/>
        </w:rPr>
        <w:t>BC_12.pa</w:t>
      </w:r>
      <w:r w:rsidR="00F96E1A">
        <w:rPr>
          <w:color w:val="000000"/>
        </w:rPr>
        <w:tab/>
      </w:r>
      <w:r w:rsidR="00F96E1A">
        <w:rPr>
          <w:color w:val="000000"/>
        </w:rPr>
        <w:tab/>
      </w:r>
      <w:r w:rsidR="00F96E1A">
        <w:rPr>
          <w:color w:val="000000"/>
        </w:rPr>
        <w:tab/>
      </w:r>
      <w:r w:rsidR="00C54217">
        <w:rPr>
          <w:color w:val="000000"/>
        </w:rPr>
        <w:t>% abundance of sensitive biological condition taxa</w:t>
      </w:r>
    </w:p>
    <w:p w14:paraId="3A3820BA" w14:textId="0306D3B6" w:rsidR="00000D74" w:rsidRPr="00FB6B95" w:rsidRDefault="00FB6B95" w:rsidP="00FB6B95">
      <w:pPr>
        <w:pStyle w:val="ListParagraph"/>
        <w:numPr>
          <w:ilvl w:val="0"/>
          <w:numId w:val="26"/>
        </w:numPr>
        <w:rPr>
          <w:color w:val="000000"/>
        </w:rPr>
      </w:pPr>
      <w:r w:rsidRPr="00FB6B95">
        <w:rPr>
          <w:color w:val="000000"/>
        </w:rPr>
        <w:t>pt_H_WDEQ_34_RFadj</w:t>
      </w:r>
      <w:r w:rsidR="00C54217">
        <w:rPr>
          <w:color w:val="000000"/>
        </w:rPr>
        <w:tab/>
      </w:r>
      <w:r w:rsidR="00C54217">
        <w:rPr>
          <w:color w:val="000000"/>
        </w:rPr>
        <w:tab/>
        <w:t xml:space="preserve">% taxa </w:t>
      </w:r>
      <w:r w:rsidR="00695E86">
        <w:rPr>
          <w:color w:val="000000"/>
        </w:rPr>
        <w:t>of salinity tolerant taxa</w:t>
      </w:r>
    </w:p>
    <w:p w14:paraId="6F0B3F8E" w14:textId="77777777" w:rsidR="00293AA6" w:rsidRPr="00FB6B95" w:rsidRDefault="00293AA6" w:rsidP="00293AA6">
      <w:pPr>
        <w:pStyle w:val="ListParagraph"/>
        <w:numPr>
          <w:ilvl w:val="0"/>
          <w:numId w:val="26"/>
        </w:numPr>
        <w:rPr>
          <w:color w:val="000000"/>
        </w:rPr>
      </w:pPr>
      <w:proofErr w:type="spellStart"/>
      <w:r w:rsidRPr="00FB6B95">
        <w:rPr>
          <w:color w:val="000000"/>
        </w:rPr>
        <w:t>WA_Salinity_USGS</w:t>
      </w:r>
      <w:proofErr w:type="spellEnd"/>
      <w:r>
        <w:rPr>
          <w:color w:val="000000"/>
        </w:rPr>
        <w:tab/>
      </w:r>
      <w:r>
        <w:rPr>
          <w:color w:val="000000"/>
        </w:rPr>
        <w:tab/>
        <w:t>Weighted average of salinity tolerance by abundance</w:t>
      </w:r>
    </w:p>
    <w:p w14:paraId="2FB5A292" w14:textId="13BFAB0D" w:rsidR="00FB6B95" w:rsidRPr="00FB6B95" w:rsidRDefault="00FB6B95" w:rsidP="00FB6B95">
      <w:pPr>
        <w:pStyle w:val="ListParagraph"/>
        <w:numPr>
          <w:ilvl w:val="0"/>
          <w:numId w:val="26"/>
        </w:numPr>
        <w:rPr>
          <w:color w:val="000000"/>
        </w:rPr>
      </w:pPr>
      <w:r w:rsidRPr="00FB6B95">
        <w:rPr>
          <w:color w:val="000000"/>
        </w:rPr>
        <w:t>nt_Diatas_TN_2_RFadj</w:t>
      </w:r>
      <w:r w:rsidR="00552B70">
        <w:rPr>
          <w:color w:val="000000"/>
        </w:rPr>
        <w:tab/>
      </w:r>
      <w:r w:rsidR="00552B70">
        <w:rPr>
          <w:color w:val="000000"/>
        </w:rPr>
        <w:tab/>
        <w:t># taxa of nitrogen sensitive taxa</w:t>
      </w:r>
    </w:p>
    <w:p w14:paraId="078AB0D9" w14:textId="0907B1BE" w:rsidR="00FB6B95" w:rsidRPr="00FB6B95" w:rsidRDefault="00FB6B95" w:rsidP="00FB6B95">
      <w:pPr>
        <w:pStyle w:val="ListParagraph"/>
        <w:numPr>
          <w:ilvl w:val="0"/>
          <w:numId w:val="26"/>
        </w:numPr>
        <w:rPr>
          <w:color w:val="000000"/>
        </w:rPr>
      </w:pPr>
      <w:r w:rsidRPr="00FB6B95">
        <w:rPr>
          <w:color w:val="000000"/>
        </w:rPr>
        <w:t>pt_T_WDEQ_12_RFadj</w:t>
      </w:r>
      <w:r w:rsidR="00552B70">
        <w:rPr>
          <w:color w:val="000000"/>
        </w:rPr>
        <w:tab/>
      </w:r>
      <w:r w:rsidR="00552B70">
        <w:rPr>
          <w:color w:val="000000"/>
        </w:rPr>
        <w:tab/>
      </w:r>
      <w:r w:rsidR="00DE7923">
        <w:rPr>
          <w:color w:val="000000"/>
        </w:rPr>
        <w:t xml:space="preserve">% taxa of </w:t>
      </w:r>
      <w:r w:rsidR="00C413B3">
        <w:rPr>
          <w:color w:val="000000"/>
        </w:rPr>
        <w:t>oligotrophic</w:t>
      </w:r>
      <w:r w:rsidR="00DE7923">
        <w:rPr>
          <w:color w:val="000000"/>
        </w:rPr>
        <w:t xml:space="preserve"> taxa</w:t>
      </w:r>
    </w:p>
    <w:p w14:paraId="53171470" w14:textId="240E2232" w:rsidR="00FB6B95" w:rsidRPr="00FB6B95" w:rsidRDefault="00FB6B95" w:rsidP="00FB6B95">
      <w:pPr>
        <w:pStyle w:val="ListParagraph"/>
        <w:numPr>
          <w:ilvl w:val="0"/>
          <w:numId w:val="26"/>
        </w:numPr>
        <w:rPr>
          <w:color w:val="000000"/>
        </w:rPr>
      </w:pPr>
      <w:r w:rsidRPr="00FB6B95">
        <w:rPr>
          <w:color w:val="000000"/>
        </w:rPr>
        <w:t>pt_T_WDEQ_56_RFadj</w:t>
      </w:r>
      <w:r w:rsidR="00C413B3">
        <w:rPr>
          <w:color w:val="000000"/>
        </w:rPr>
        <w:tab/>
      </w:r>
      <w:r w:rsidR="00C413B3">
        <w:rPr>
          <w:color w:val="000000"/>
        </w:rPr>
        <w:tab/>
        <w:t>% taxa of eutrophic taxa</w:t>
      </w:r>
    </w:p>
    <w:p w14:paraId="4421708B" w14:textId="0042DCE3" w:rsidR="00FB6B95" w:rsidRPr="00FB6B95" w:rsidRDefault="00FB6B95" w:rsidP="00FB6B95">
      <w:pPr>
        <w:pStyle w:val="ListParagraph"/>
        <w:numPr>
          <w:ilvl w:val="0"/>
          <w:numId w:val="26"/>
        </w:numPr>
        <w:rPr>
          <w:color w:val="000000"/>
        </w:rPr>
      </w:pPr>
      <w:r w:rsidRPr="00FB6B95">
        <w:rPr>
          <w:color w:val="000000"/>
        </w:rPr>
        <w:t>pt_O_WDEQ_4</w:t>
      </w:r>
      <w:r w:rsidR="00BA6AEA">
        <w:rPr>
          <w:color w:val="000000"/>
        </w:rPr>
        <w:tab/>
      </w:r>
      <w:r w:rsidR="00BA6AEA">
        <w:rPr>
          <w:color w:val="000000"/>
        </w:rPr>
        <w:tab/>
      </w:r>
      <w:r w:rsidR="00BA6AEA">
        <w:rPr>
          <w:color w:val="000000"/>
        </w:rPr>
        <w:tab/>
      </w:r>
      <w:r w:rsidR="00293AA6">
        <w:rPr>
          <w:color w:val="000000"/>
        </w:rPr>
        <w:t xml:space="preserve">% taxa with affinity for </w:t>
      </w:r>
      <w:ins w:id="262" w:author="Jessup, Benjamin" w:date="2022-05-31T12:07:00Z">
        <w:r w:rsidR="00AD3D11">
          <w:rPr>
            <w:color w:val="000000"/>
          </w:rPr>
          <w:t xml:space="preserve">relatively </w:t>
        </w:r>
      </w:ins>
      <w:r w:rsidR="00293AA6">
        <w:rPr>
          <w:color w:val="000000"/>
        </w:rPr>
        <w:t>low oxygen</w:t>
      </w:r>
    </w:p>
    <w:p w14:paraId="43FC530B" w14:textId="25F0B2B0" w:rsidR="00FB6B95" w:rsidRDefault="00FB6B95" w:rsidP="00DA4966">
      <w:pPr>
        <w:rPr>
          <w:ins w:id="263" w:author="Jessup, Benjamin" w:date="2022-05-31T11:03:00Z"/>
          <w:color w:val="000000"/>
        </w:rPr>
      </w:pPr>
    </w:p>
    <w:p w14:paraId="1E03C223" w14:textId="2D50D806" w:rsidR="00937537" w:rsidRDefault="00937537" w:rsidP="00DA4966">
      <w:pPr>
        <w:rPr>
          <w:color w:val="000000"/>
        </w:rPr>
      </w:pPr>
      <w:ins w:id="264" w:author="Jessup, Benjamin" w:date="2022-05-31T11:04:00Z">
        <w:r>
          <w:t>Metrics in the selected index were common to several of the indices considered (Figure 4).</w:t>
        </w:r>
      </w:ins>
      <w:r w:rsidR="00F3000B">
        <w:t xml:space="preserve"> </w:t>
      </w:r>
    </w:p>
    <w:p w14:paraId="4C17F9FC" w14:textId="60BE0E1C" w:rsidR="00FB6B95" w:rsidRDefault="00F3000B" w:rsidP="00DA4966">
      <w:r>
        <w:t>Index scores for primary samples in each site are shown in Appendix F.</w:t>
      </w:r>
    </w:p>
    <w:p w14:paraId="6D0257FA" w14:textId="77777777" w:rsidR="005736F0" w:rsidRPr="00F3000B" w:rsidRDefault="005736F0" w:rsidP="00A82E40">
      <w:pPr>
        <w:pStyle w:val="Caption"/>
        <w:keepNext/>
        <w:rPr>
          <w:ins w:id="265" w:author="Jessup, Benjamin" w:date="2022-05-31T12:29:00Z"/>
          <w:i w:val="0"/>
          <w:iCs w:val="0"/>
          <w:sz w:val="22"/>
          <w:szCs w:val="22"/>
        </w:rPr>
        <w:sectPr w:rsidR="005736F0" w:rsidRPr="00F3000B" w:rsidSect="00E52B19">
          <w:footerReference w:type="default" r:id="rId24"/>
          <w:pgSz w:w="12240" w:h="15840"/>
          <w:pgMar w:top="1440" w:right="1440" w:bottom="1440" w:left="1440" w:header="720" w:footer="720" w:gutter="0"/>
          <w:pgNumType w:start="1"/>
          <w:cols w:space="720"/>
          <w:docGrid w:linePitch="360"/>
        </w:sectPr>
      </w:pPr>
    </w:p>
    <w:p w14:paraId="5C499C51" w14:textId="626D714C" w:rsidR="00A82E40" w:rsidRPr="005522B0" w:rsidRDefault="00A82E40" w:rsidP="00A82E40">
      <w:pPr>
        <w:pStyle w:val="Caption"/>
        <w:keepNext/>
        <w:rPr>
          <w:sz w:val="22"/>
          <w:szCs w:val="22"/>
        </w:rPr>
      </w:pPr>
      <w:bookmarkStart w:id="266" w:name="_Toc104959172"/>
      <w:r w:rsidRPr="005522B0">
        <w:rPr>
          <w:sz w:val="22"/>
          <w:szCs w:val="22"/>
        </w:rPr>
        <w:lastRenderedPageBreak/>
        <w:t xml:space="preserve">Table </w:t>
      </w:r>
      <w:r w:rsidRPr="005522B0">
        <w:rPr>
          <w:sz w:val="22"/>
          <w:szCs w:val="22"/>
        </w:rPr>
        <w:fldChar w:fldCharType="begin"/>
      </w:r>
      <w:r w:rsidRPr="005522B0">
        <w:rPr>
          <w:sz w:val="22"/>
          <w:szCs w:val="22"/>
        </w:rPr>
        <w:instrText xml:space="preserve"> SEQ Table \* ARABIC </w:instrText>
      </w:r>
      <w:r w:rsidRPr="005522B0">
        <w:rPr>
          <w:sz w:val="22"/>
          <w:szCs w:val="22"/>
        </w:rPr>
        <w:fldChar w:fldCharType="separate"/>
      </w:r>
      <w:r w:rsidR="00FE4DC4">
        <w:rPr>
          <w:noProof/>
          <w:sz w:val="22"/>
          <w:szCs w:val="22"/>
        </w:rPr>
        <w:t>7</w:t>
      </w:r>
      <w:r w:rsidRPr="005522B0">
        <w:rPr>
          <w:sz w:val="22"/>
          <w:szCs w:val="22"/>
        </w:rPr>
        <w:fldChar w:fldCharType="end"/>
      </w:r>
      <w:r w:rsidRPr="005522B0">
        <w:rPr>
          <w:sz w:val="22"/>
          <w:szCs w:val="22"/>
        </w:rPr>
        <w:t xml:space="preserve">. </w:t>
      </w:r>
      <w:r w:rsidR="001047C9">
        <w:rPr>
          <w:sz w:val="22"/>
          <w:szCs w:val="22"/>
        </w:rPr>
        <w:t xml:space="preserve">Spearman </w:t>
      </w:r>
      <w:r w:rsidR="00BA4BF5">
        <w:rPr>
          <w:sz w:val="22"/>
          <w:szCs w:val="22"/>
        </w:rPr>
        <w:t xml:space="preserve">rho </w:t>
      </w:r>
      <w:r w:rsidR="00A83539" w:rsidRPr="005522B0">
        <w:rPr>
          <w:sz w:val="22"/>
          <w:szCs w:val="22"/>
        </w:rPr>
        <w:t xml:space="preserve">correlation coefficients </w:t>
      </w:r>
      <w:r w:rsidR="005522B0" w:rsidRPr="005522B0">
        <w:rPr>
          <w:sz w:val="22"/>
          <w:szCs w:val="22"/>
        </w:rPr>
        <w:t xml:space="preserve">between candidate index metrics. </w:t>
      </w:r>
      <w:r w:rsidR="00F26D16" w:rsidRPr="00551EEE">
        <w:rPr>
          <w:sz w:val="22"/>
          <w:szCs w:val="22"/>
        </w:rPr>
        <w:t xml:space="preserve">Refer to Appendix </w:t>
      </w:r>
      <w:r w:rsidR="00F3000B">
        <w:rPr>
          <w:sz w:val="22"/>
          <w:szCs w:val="22"/>
        </w:rPr>
        <w:t>A</w:t>
      </w:r>
      <w:r w:rsidR="00F26D16" w:rsidRPr="00551EEE">
        <w:rPr>
          <w:sz w:val="22"/>
          <w:szCs w:val="22"/>
        </w:rPr>
        <w:t xml:space="preserve"> for metric code </w:t>
      </w:r>
      <w:r w:rsidR="00F26D16">
        <w:rPr>
          <w:sz w:val="22"/>
          <w:szCs w:val="22"/>
        </w:rPr>
        <w:t>descriptions.</w:t>
      </w:r>
      <w:bookmarkEnd w:id="266"/>
    </w:p>
    <w:tbl>
      <w:tblPr>
        <w:tblW w:w="13900" w:type="dxa"/>
        <w:tblLook w:val="04A0" w:firstRow="1" w:lastRow="0" w:firstColumn="1" w:lastColumn="0" w:noHBand="0" w:noVBand="1"/>
      </w:tblPr>
      <w:tblGrid>
        <w:gridCol w:w="460"/>
        <w:gridCol w:w="2560"/>
        <w:gridCol w:w="680"/>
        <w:gridCol w:w="680"/>
        <w:gridCol w:w="680"/>
        <w:gridCol w:w="680"/>
        <w:gridCol w:w="680"/>
        <w:gridCol w:w="680"/>
        <w:gridCol w:w="680"/>
        <w:gridCol w:w="680"/>
        <w:gridCol w:w="680"/>
        <w:gridCol w:w="680"/>
        <w:gridCol w:w="680"/>
        <w:gridCol w:w="680"/>
        <w:gridCol w:w="680"/>
        <w:gridCol w:w="680"/>
        <w:gridCol w:w="680"/>
        <w:gridCol w:w="680"/>
      </w:tblGrid>
      <w:tr w:rsidR="00EA7293" w:rsidRPr="00EA7293" w14:paraId="3FAE43EC" w14:textId="77777777" w:rsidTr="00A82E40">
        <w:trPr>
          <w:trHeight w:val="300"/>
        </w:trPr>
        <w:tc>
          <w:tcPr>
            <w:tcW w:w="460" w:type="dxa"/>
            <w:tcBorders>
              <w:top w:val="single" w:sz="8" w:space="0" w:color="auto"/>
              <w:left w:val="nil"/>
              <w:bottom w:val="single" w:sz="4" w:space="0" w:color="auto"/>
              <w:right w:val="nil"/>
            </w:tcBorders>
            <w:shd w:val="clear" w:color="auto" w:fill="auto"/>
            <w:noWrap/>
            <w:vAlign w:val="bottom"/>
            <w:hideMark/>
          </w:tcPr>
          <w:p w14:paraId="264CDDB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 </w:t>
            </w:r>
          </w:p>
        </w:tc>
        <w:tc>
          <w:tcPr>
            <w:tcW w:w="2560" w:type="dxa"/>
            <w:tcBorders>
              <w:top w:val="single" w:sz="8" w:space="0" w:color="auto"/>
              <w:left w:val="nil"/>
              <w:bottom w:val="single" w:sz="4" w:space="0" w:color="auto"/>
              <w:right w:val="nil"/>
            </w:tcBorders>
            <w:shd w:val="clear" w:color="auto" w:fill="auto"/>
            <w:noWrap/>
            <w:vAlign w:val="bottom"/>
            <w:hideMark/>
          </w:tcPr>
          <w:p w14:paraId="6DE1CAC8" w14:textId="77777777"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Metric</w:t>
            </w:r>
          </w:p>
        </w:tc>
        <w:tc>
          <w:tcPr>
            <w:tcW w:w="680" w:type="dxa"/>
            <w:tcBorders>
              <w:top w:val="single" w:sz="8" w:space="0" w:color="auto"/>
              <w:left w:val="nil"/>
              <w:bottom w:val="single" w:sz="4" w:space="0" w:color="auto"/>
              <w:right w:val="nil"/>
            </w:tcBorders>
            <w:shd w:val="clear" w:color="auto" w:fill="auto"/>
            <w:noWrap/>
            <w:vAlign w:val="bottom"/>
            <w:hideMark/>
          </w:tcPr>
          <w:p w14:paraId="0A2D41B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w:t>
            </w:r>
          </w:p>
        </w:tc>
        <w:tc>
          <w:tcPr>
            <w:tcW w:w="680" w:type="dxa"/>
            <w:tcBorders>
              <w:top w:val="single" w:sz="8" w:space="0" w:color="auto"/>
              <w:left w:val="nil"/>
              <w:bottom w:val="single" w:sz="4" w:space="0" w:color="auto"/>
              <w:right w:val="nil"/>
            </w:tcBorders>
            <w:shd w:val="clear" w:color="auto" w:fill="auto"/>
            <w:noWrap/>
            <w:vAlign w:val="bottom"/>
            <w:hideMark/>
          </w:tcPr>
          <w:p w14:paraId="053DA72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2</w:t>
            </w:r>
          </w:p>
        </w:tc>
        <w:tc>
          <w:tcPr>
            <w:tcW w:w="680" w:type="dxa"/>
            <w:tcBorders>
              <w:top w:val="single" w:sz="8" w:space="0" w:color="auto"/>
              <w:left w:val="nil"/>
              <w:bottom w:val="single" w:sz="4" w:space="0" w:color="auto"/>
              <w:right w:val="nil"/>
            </w:tcBorders>
            <w:shd w:val="clear" w:color="auto" w:fill="auto"/>
            <w:noWrap/>
            <w:vAlign w:val="bottom"/>
            <w:hideMark/>
          </w:tcPr>
          <w:p w14:paraId="2941343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3</w:t>
            </w:r>
          </w:p>
        </w:tc>
        <w:tc>
          <w:tcPr>
            <w:tcW w:w="680" w:type="dxa"/>
            <w:tcBorders>
              <w:top w:val="single" w:sz="8" w:space="0" w:color="auto"/>
              <w:left w:val="nil"/>
              <w:bottom w:val="single" w:sz="4" w:space="0" w:color="auto"/>
              <w:right w:val="nil"/>
            </w:tcBorders>
            <w:shd w:val="clear" w:color="auto" w:fill="auto"/>
            <w:noWrap/>
            <w:vAlign w:val="bottom"/>
            <w:hideMark/>
          </w:tcPr>
          <w:p w14:paraId="457D07A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4</w:t>
            </w:r>
          </w:p>
        </w:tc>
        <w:tc>
          <w:tcPr>
            <w:tcW w:w="680" w:type="dxa"/>
            <w:tcBorders>
              <w:top w:val="single" w:sz="8" w:space="0" w:color="auto"/>
              <w:left w:val="nil"/>
              <w:bottom w:val="single" w:sz="4" w:space="0" w:color="auto"/>
              <w:right w:val="nil"/>
            </w:tcBorders>
            <w:shd w:val="clear" w:color="auto" w:fill="auto"/>
            <w:noWrap/>
            <w:vAlign w:val="bottom"/>
            <w:hideMark/>
          </w:tcPr>
          <w:p w14:paraId="689BA48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5</w:t>
            </w:r>
          </w:p>
        </w:tc>
        <w:tc>
          <w:tcPr>
            <w:tcW w:w="680" w:type="dxa"/>
            <w:tcBorders>
              <w:top w:val="single" w:sz="8" w:space="0" w:color="auto"/>
              <w:left w:val="nil"/>
              <w:bottom w:val="single" w:sz="4" w:space="0" w:color="auto"/>
              <w:right w:val="nil"/>
            </w:tcBorders>
            <w:shd w:val="clear" w:color="auto" w:fill="auto"/>
            <w:noWrap/>
            <w:vAlign w:val="bottom"/>
            <w:hideMark/>
          </w:tcPr>
          <w:p w14:paraId="3603A97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6</w:t>
            </w:r>
          </w:p>
        </w:tc>
        <w:tc>
          <w:tcPr>
            <w:tcW w:w="680" w:type="dxa"/>
            <w:tcBorders>
              <w:top w:val="single" w:sz="8" w:space="0" w:color="auto"/>
              <w:left w:val="nil"/>
              <w:bottom w:val="single" w:sz="4" w:space="0" w:color="auto"/>
              <w:right w:val="nil"/>
            </w:tcBorders>
            <w:shd w:val="clear" w:color="auto" w:fill="auto"/>
            <w:noWrap/>
            <w:vAlign w:val="bottom"/>
            <w:hideMark/>
          </w:tcPr>
          <w:p w14:paraId="4589B6B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7</w:t>
            </w:r>
          </w:p>
        </w:tc>
        <w:tc>
          <w:tcPr>
            <w:tcW w:w="680" w:type="dxa"/>
            <w:tcBorders>
              <w:top w:val="single" w:sz="8" w:space="0" w:color="auto"/>
              <w:left w:val="nil"/>
              <w:bottom w:val="single" w:sz="4" w:space="0" w:color="auto"/>
              <w:right w:val="nil"/>
            </w:tcBorders>
            <w:shd w:val="clear" w:color="auto" w:fill="auto"/>
            <w:noWrap/>
            <w:vAlign w:val="bottom"/>
            <w:hideMark/>
          </w:tcPr>
          <w:p w14:paraId="4F344F7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8</w:t>
            </w:r>
          </w:p>
        </w:tc>
        <w:tc>
          <w:tcPr>
            <w:tcW w:w="680" w:type="dxa"/>
            <w:tcBorders>
              <w:top w:val="single" w:sz="8" w:space="0" w:color="auto"/>
              <w:left w:val="nil"/>
              <w:bottom w:val="single" w:sz="4" w:space="0" w:color="auto"/>
              <w:right w:val="nil"/>
            </w:tcBorders>
            <w:shd w:val="clear" w:color="auto" w:fill="auto"/>
            <w:noWrap/>
            <w:vAlign w:val="bottom"/>
            <w:hideMark/>
          </w:tcPr>
          <w:p w14:paraId="24D899A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9</w:t>
            </w:r>
          </w:p>
        </w:tc>
        <w:tc>
          <w:tcPr>
            <w:tcW w:w="680" w:type="dxa"/>
            <w:tcBorders>
              <w:top w:val="single" w:sz="8" w:space="0" w:color="auto"/>
              <w:left w:val="nil"/>
              <w:bottom w:val="single" w:sz="4" w:space="0" w:color="auto"/>
              <w:right w:val="nil"/>
            </w:tcBorders>
            <w:shd w:val="clear" w:color="auto" w:fill="auto"/>
            <w:noWrap/>
            <w:vAlign w:val="bottom"/>
            <w:hideMark/>
          </w:tcPr>
          <w:p w14:paraId="248AD82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10</w:t>
            </w:r>
          </w:p>
        </w:tc>
        <w:tc>
          <w:tcPr>
            <w:tcW w:w="680" w:type="dxa"/>
            <w:tcBorders>
              <w:top w:val="single" w:sz="8" w:space="0" w:color="auto"/>
              <w:left w:val="nil"/>
              <w:bottom w:val="single" w:sz="4" w:space="0" w:color="auto"/>
              <w:right w:val="nil"/>
            </w:tcBorders>
            <w:shd w:val="clear" w:color="auto" w:fill="auto"/>
            <w:noWrap/>
            <w:vAlign w:val="bottom"/>
            <w:hideMark/>
          </w:tcPr>
          <w:p w14:paraId="7D935D7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11</w:t>
            </w:r>
          </w:p>
        </w:tc>
        <w:tc>
          <w:tcPr>
            <w:tcW w:w="680" w:type="dxa"/>
            <w:tcBorders>
              <w:top w:val="single" w:sz="8" w:space="0" w:color="auto"/>
              <w:left w:val="nil"/>
              <w:bottom w:val="single" w:sz="4" w:space="0" w:color="auto"/>
              <w:right w:val="nil"/>
            </w:tcBorders>
            <w:shd w:val="clear" w:color="auto" w:fill="auto"/>
            <w:noWrap/>
            <w:vAlign w:val="bottom"/>
            <w:hideMark/>
          </w:tcPr>
          <w:p w14:paraId="197627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12</w:t>
            </w:r>
          </w:p>
        </w:tc>
        <w:tc>
          <w:tcPr>
            <w:tcW w:w="680" w:type="dxa"/>
            <w:tcBorders>
              <w:top w:val="single" w:sz="8" w:space="0" w:color="auto"/>
              <w:left w:val="nil"/>
              <w:bottom w:val="single" w:sz="4" w:space="0" w:color="auto"/>
              <w:right w:val="nil"/>
            </w:tcBorders>
            <w:shd w:val="clear" w:color="auto" w:fill="auto"/>
            <w:noWrap/>
            <w:vAlign w:val="bottom"/>
            <w:hideMark/>
          </w:tcPr>
          <w:p w14:paraId="64D82D6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13</w:t>
            </w:r>
          </w:p>
        </w:tc>
        <w:tc>
          <w:tcPr>
            <w:tcW w:w="680" w:type="dxa"/>
            <w:tcBorders>
              <w:top w:val="single" w:sz="8" w:space="0" w:color="auto"/>
              <w:left w:val="nil"/>
              <w:bottom w:val="single" w:sz="4" w:space="0" w:color="auto"/>
              <w:right w:val="nil"/>
            </w:tcBorders>
            <w:shd w:val="clear" w:color="auto" w:fill="auto"/>
            <w:noWrap/>
            <w:vAlign w:val="bottom"/>
            <w:hideMark/>
          </w:tcPr>
          <w:p w14:paraId="5452B8C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14</w:t>
            </w:r>
          </w:p>
        </w:tc>
        <w:tc>
          <w:tcPr>
            <w:tcW w:w="680" w:type="dxa"/>
            <w:tcBorders>
              <w:top w:val="single" w:sz="8" w:space="0" w:color="auto"/>
              <w:left w:val="nil"/>
              <w:bottom w:val="single" w:sz="4" w:space="0" w:color="auto"/>
              <w:right w:val="nil"/>
            </w:tcBorders>
            <w:shd w:val="clear" w:color="auto" w:fill="auto"/>
            <w:noWrap/>
            <w:vAlign w:val="bottom"/>
            <w:hideMark/>
          </w:tcPr>
          <w:p w14:paraId="0488C8B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15</w:t>
            </w:r>
          </w:p>
        </w:tc>
        <w:tc>
          <w:tcPr>
            <w:tcW w:w="680" w:type="dxa"/>
            <w:tcBorders>
              <w:top w:val="single" w:sz="8" w:space="0" w:color="auto"/>
              <w:left w:val="nil"/>
              <w:bottom w:val="single" w:sz="4" w:space="0" w:color="auto"/>
              <w:right w:val="nil"/>
            </w:tcBorders>
            <w:shd w:val="clear" w:color="auto" w:fill="auto"/>
            <w:noWrap/>
            <w:vAlign w:val="bottom"/>
            <w:hideMark/>
          </w:tcPr>
          <w:p w14:paraId="0E892DC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16</w:t>
            </w:r>
          </w:p>
        </w:tc>
      </w:tr>
      <w:tr w:rsidR="00EA7293" w:rsidRPr="00EA7293" w14:paraId="2BA67163" w14:textId="77777777" w:rsidTr="00EA7293">
        <w:trPr>
          <w:trHeight w:val="300"/>
        </w:trPr>
        <w:tc>
          <w:tcPr>
            <w:tcW w:w="460" w:type="dxa"/>
            <w:tcBorders>
              <w:top w:val="nil"/>
              <w:left w:val="nil"/>
              <w:bottom w:val="nil"/>
              <w:right w:val="nil"/>
            </w:tcBorders>
            <w:shd w:val="clear" w:color="auto" w:fill="auto"/>
            <w:noWrap/>
            <w:vAlign w:val="bottom"/>
            <w:hideMark/>
          </w:tcPr>
          <w:p w14:paraId="1B708EA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w:t>
            </w:r>
          </w:p>
        </w:tc>
        <w:tc>
          <w:tcPr>
            <w:tcW w:w="2560" w:type="dxa"/>
            <w:tcBorders>
              <w:top w:val="nil"/>
              <w:left w:val="nil"/>
              <w:bottom w:val="nil"/>
              <w:right w:val="nil"/>
            </w:tcBorders>
            <w:shd w:val="clear" w:color="auto" w:fill="auto"/>
            <w:noWrap/>
            <w:vAlign w:val="bottom"/>
            <w:hideMark/>
          </w:tcPr>
          <w:p w14:paraId="481D4EF2" w14:textId="4527926F"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BC_45.pt_RFadj</w:t>
            </w:r>
          </w:p>
        </w:tc>
        <w:tc>
          <w:tcPr>
            <w:tcW w:w="680" w:type="dxa"/>
            <w:tcBorders>
              <w:top w:val="nil"/>
              <w:left w:val="nil"/>
              <w:bottom w:val="nil"/>
              <w:right w:val="nil"/>
            </w:tcBorders>
            <w:shd w:val="clear" w:color="auto" w:fill="auto"/>
            <w:noWrap/>
            <w:vAlign w:val="bottom"/>
            <w:hideMark/>
          </w:tcPr>
          <w:p w14:paraId="276A6F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39382CAD"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3B16B11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0942A0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F1C24C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5BAE98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E9E1C7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2B7BAA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D80914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85321B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842700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7CFCB7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9BDDD7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3E6DA0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A48163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A8A031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6E3E0F26" w14:textId="77777777" w:rsidTr="00EA7293">
        <w:trPr>
          <w:trHeight w:val="300"/>
        </w:trPr>
        <w:tc>
          <w:tcPr>
            <w:tcW w:w="460" w:type="dxa"/>
            <w:tcBorders>
              <w:top w:val="nil"/>
              <w:left w:val="nil"/>
              <w:bottom w:val="nil"/>
              <w:right w:val="nil"/>
            </w:tcBorders>
            <w:shd w:val="clear" w:color="auto" w:fill="auto"/>
            <w:noWrap/>
            <w:vAlign w:val="bottom"/>
            <w:hideMark/>
          </w:tcPr>
          <w:p w14:paraId="2B58B47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2</w:t>
            </w:r>
          </w:p>
        </w:tc>
        <w:tc>
          <w:tcPr>
            <w:tcW w:w="2560" w:type="dxa"/>
            <w:tcBorders>
              <w:top w:val="nil"/>
              <w:left w:val="nil"/>
              <w:bottom w:val="nil"/>
              <w:right w:val="nil"/>
            </w:tcBorders>
            <w:shd w:val="clear" w:color="auto" w:fill="auto"/>
            <w:noWrap/>
            <w:vAlign w:val="bottom"/>
            <w:hideMark/>
          </w:tcPr>
          <w:p w14:paraId="0510EADE" w14:textId="376A25B1"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pt_Diat_Cond_2_RFadj</w:t>
            </w:r>
          </w:p>
        </w:tc>
        <w:tc>
          <w:tcPr>
            <w:tcW w:w="680" w:type="dxa"/>
            <w:tcBorders>
              <w:top w:val="nil"/>
              <w:left w:val="nil"/>
              <w:bottom w:val="nil"/>
              <w:right w:val="nil"/>
            </w:tcBorders>
            <w:shd w:val="clear" w:color="auto" w:fill="auto"/>
            <w:noWrap/>
            <w:vAlign w:val="bottom"/>
            <w:hideMark/>
          </w:tcPr>
          <w:p w14:paraId="750EF6C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0.46</w:t>
            </w:r>
          </w:p>
        </w:tc>
        <w:tc>
          <w:tcPr>
            <w:tcW w:w="680" w:type="dxa"/>
            <w:tcBorders>
              <w:top w:val="nil"/>
              <w:left w:val="nil"/>
              <w:bottom w:val="nil"/>
              <w:right w:val="nil"/>
            </w:tcBorders>
            <w:shd w:val="clear" w:color="auto" w:fill="auto"/>
            <w:noWrap/>
            <w:vAlign w:val="bottom"/>
            <w:hideMark/>
          </w:tcPr>
          <w:p w14:paraId="5A1D151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28BFF2FF"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66D9E4F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031F11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6FB920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C1E85C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9FF6F6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7616DC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FBE31D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E8A827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2BC9B2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899D5C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0AC0C1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3598AE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D33909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12F682E0" w14:textId="77777777" w:rsidTr="00EA7293">
        <w:trPr>
          <w:trHeight w:val="300"/>
        </w:trPr>
        <w:tc>
          <w:tcPr>
            <w:tcW w:w="460" w:type="dxa"/>
            <w:tcBorders>
              <w:top w:val="nil"/>
              <w:left w:val="nil"/>
              <w:bottom w:val="nil"/>
              <w:right w:val="nil"/>
            </w:tcBorders>
            <w:shd w:val="clear" w:color="auto" w:fill="auto"/>
            <w:noWrap/>
            <w:vAlign w:val="bottom"/>
            <w:hideMark/>
          </w:tcPr>
          <w:p w14:paraId="5DD8040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3</w:t>
            </w:r>
          </w:p>
        </w:tc>
        <w:tc>
          <w:tcPr>
            <w:tcW w:w="2560" w:type="dxa"/>
            <w:tcBorders>
              <w:top w:val="nil"/>
              <w:left w:val="nil"/>
              <w:bottom w:val="nil"/>
              <w:right w:val="nil"/>
            </w:tcBorders>
            <w:shd w:val="clear" w:color="auto" w:fill="auto"/>
            <w:noWrap/>
            <w:vAlign w:val="bottom"/>
            <w:hideMark/>
          </w:tcPr>
          <w:p w14:paraId="431FC860" w14:textId="7E34C286"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pt_H_WDEQ_34_RFadj</w:t>
            </w:r>
          </w:p>
        </w:tc>
        <w:tc>
          <w:tcPr>
            <w:tcW w:w="680" w:type="dxa"/>
            <w:tcBorders>
              <w:top w:val="nil"/>
              <w:left w:val="nil"/>
              <w:bottom w:val="nil"/>
              <w:right w:val="nil"/>
            </w:tcBorders>
            <w:shd w:val="clear" w:color="auto" w:fill="auto"/>
            <w:noWrap/>
            <w:vAlign w:val="bottom"/>
            <w:hideMark/>
          </w:tcPr>
          <w:p w14:paraId="3556F56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0.45</w:t>
            </w:r>
          </w:p>
        </w:tc>
        <w:tc>
          <w:tcPr>
            <w:tcW w:w="680" w:type="dxa"/>
            <w:tcBorders>
              <w:top w:val="nil"/>
              <w:left w:val="nil"/>
              <w:bottom w:val="nil"/>
              <w:right w:val="nil"/>
            </w:tcBorders>
            <w:shd w:val="clear" w:color="auto" w:fill="auto"/>
            <w:noWrap/>
            <w:vAlign w:val="bottom"/>
            <w:hideMark/>
          </w:tcPr>
          <w:p w14:paraId="641215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0.47</w:t>
            </w:r>
          </w:p>
        </w:tc>
        <w:tc>
          <w:tcPr>
            <w:tcW w:w="680" w:type="dxa"/>
            <w:tcBorders>
              <w:top w:val="nil"/>
              <w:left w:val="nil"/>
              <w:bottom w:val="nil"/>
              <w:right w:val="nil"/>
            </w:tcBorders>
            <w:shd w:val="clear" w:color="auto" w:fill="auto"/>
            <w:noWrap/>
            <w:vAlign w:val="bottom"/>
            <w:hideMark/>
          </w:tcPr>
          <w:p w14:paraId="24C8792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39DD8864"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2C6446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B3A5E9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94A709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7CD224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3A84CB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A93E34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68393C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0C929D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056C9F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C8FC12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1F2EC7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F6724AA"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68EF2E2D" w14:textId="77777777" w:rsidTr="00EA7293">
        <w:trPr>
          <w:trHeight w:val="300"/>
        </w:trPr>
        <w:tc>
          <w:tcPr>
            <w:tcW w:w="460" w:type="dxa"/>
            <w:tcBorders>
              <w:top w:val="nil"/>
              <w:left w:val="nil"/>
              <w:bottom w:val="nil"/>
              <w:right w:val="nil"/>
            </w:tcBorders>
            <w:shd w:val="clear" w:color="auto" w:fill="auto"/>
            <w:noWrap/>
            <w:vAlign w:val="bottom"/>
            <w:hideMark/>
          </w:tcPr>
          <w:p w14:paraId="160792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4</w:t>
            </w:r>
          </w:p>
        </w:tc>
        <w:tc>
          <w:tcPr>
            <w:tcW w:w="2560" w:type="dxa"/>
            <w:tcBorders>
              <w:top w:val="nil"/>
              <w:left w:val="nil"/>
              <w:bottom w:val="nil"/>
              <w:right w:val="nil"/>
            </w:tcBorders>
            <w:shd w:val="clear" w:color="auto" w:fill="auto"/>
            <w:noWrap/>
            <w:vAlign w:val="bottom"/>
            <w:hideMark/>
          </w:tcPr>
          <w:p w14:paraId="3B7FE180" w14:textId="49179CF8"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nt_M_WDEQ_12_RFadj</w:t>
            </w:r>
          </w:p>
        </w:tc>
        <w:tc>
          <w:tcPr>
            <w:tcW w:w="680" w:type="dxa"/>
            <w:tcBorders>
              <w:top w:val="nil"/>
              <w:left w:val="nil"/>
              <w:bottom w:val="nil"/>
              <w:right w:val="nil"/>
            </w:tcBorders>
            <w:shd w:val="clear" w:color="auto" w:fill="auto"/>
            <w:noWrap/>
            <w:vAlign w:val="bottom"/>
            <w:hideMark/>
          </w:tcPr>
          <w:p w14:paraId="33FACFD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803DA2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-0.06</w:t>
            </w:r>
          </w:p>
        </w:tc>
        <w:tc>
          <w:tcPr>
            <w:tcW w:w="680" w:type="dxa"/>
            <w:tcBorders>
              <w:top w:val="nil"/>
              <w:left w:val="nil"/>
              <w:bottom w:val="nil"/>
              <w:right w:val="nil"/>
            </w:tcBorders>
            <w:shd w:val="clear" w:color="auto" w:fill="auto"/>
            <w:noWrap/>
            <w:vAlign w:val="bottom"/>
            <w:hideMark/>
          </w:tcPr>
          <w:p w14:paraId="06D5A1E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4CAFEAB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13CB3363"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757F2172"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933135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77AC7D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C51D3B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A33949A"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7D8CD9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353ADB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3BFE2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490F7C2"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87D70B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F591E6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31411984" w14:textId="77777777" w:rsidTr="00EA7293">
        <w:trPr>
          <w:trHeight w:val="300"/>
        </w:trPr>
        <w:tc>
          <w:tcPr>
            <w:tcW w:w="460" w:type="dxa"/>
            <w:tcBorders>
              <w:top w:val="nil"/>
              <w:left w:val="nil"/>
              <w:bottom w:val="nil"/>
              <w:right w:val="nil"/>
            </w:tcBorders>
            <w:shd w:val="clear" w:color="auto" w:fill="auto"/>
            <w:noWrap/>
            <w:vAlign w:val="bottom"/>
            <w:hideMark/>
          </w:tcPr>
          <w:p w14:paraId="3ACB645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5</w:t>
            </w:r>
          </w:p>
        </w:tc>
        <w:tc>
          <w:tcPr>
            <w:tcW w:w="2560" w:type="dxa"/>
            <w:tcBorders>
              <w:top w:val="nil"/>
              <w:left w:val="nil"/>
              <w:bottom w:val="nil"/>
              <w:right w:val="nil"/>
            </w:tcBorders>
            <w:shd w:val="clear" w:color="auto" w:fill="auto"/>
            <w:noWrap/>
            <w:vAlign w:val="bottom"/>
            <w:hideMark/>
          </w:tcPr>
          <w:p w14:paraId="27D632D5" w14:textId="29EDAD89"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nt_Diatas_TN_2_RFadj</w:t>
            </w:r>
          </w:p>
        </w:tc>
        <w:tc>
          <w:tcPr>
            <w:tcW w:w="680" w:type="dxa"/>
            <w:tcBorders>
              <w:top w:val="nil"/>
              <w:left w:val="nil"/>
              <w:bottom w:val="nil"/>
              <w:right w:val="nil"/>
            </w:tcBorders>
            <w:shd w:val="clear" w:color="auto" w:fill="auto"/>
            <w:noWrap/>
            <w:vAlign w:val="bottom"/>
            <w:hideMark/>
          </w:tcPr>
          <w:p w14:paraId="5F68D03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5307FE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74BD791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3DBF3C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0.41</w:t>
            </w:r>
          </w:p>
        </w:tc>
        <w:tc>
          <w:tcPr>
            <w:tcW w:w="680" w:type="dxa"/>
            <w:tcBorders>
              <w:top w:val="nil"/>
              <w:left w:val="nil"/>
              <w:bottom w:val="nil"/>
              <w:right w:val="nil"/>
            </w:tcBorders>
            <w:shd w:val="clear" w:color="auto" w:fill="auto"/>
            <w:noWrap/>
            <w:vAlign w:val="bottom"/>
            <w:hideMark/>
          </w:tcPr>
          <w:p w14:paraId="4822D8C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7BE41852"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7885F88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69D0F5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261650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D6D85C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DB1DAA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B1E8E8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E4E20DC"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64F9FF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7B9A7B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8640C8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66AC5E3C" w14:textId="77777777" w:rsidTr="00EA7293">
        <w:trPr>
          <w:trHeight w:val="300"/>
        </w:trPr>
        <w:tc>
          <w:tcPr>
            <w:tcW w:w="460" w:type="dxa"/>
            <w:tcBorders>
              <w:top w:val="nil"/>
              <w:left w:val="nil"/>
              <w:bottom w:val="nil"/>
              <w:right w:val="nil"/>
            </w:tcBorders>
            <w:shd w:val="clear" w:color="auto" w:fill="auto"/>
            <w:noWrap/>
            <w:vAlign w:val="bottom"/>
            <w:hideMark/>
          </w:tcPr>
          <w:p w14:paraId="297CB6A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6</w:t>
            </w:r>
          </w:p>
        </w:tc>
        <w:tc>
          <w:tcPr>
            <w:tcW w:w="2560" w:type="dxa"/>
            <w:tcBorders>
              <w:top w:val="nil"/>
              <w:left w:val="nil"/>
              <w:bottom w:val="nil"/>
              <w:right w:val="nil"/>
            </w:tcBorders>
            <w:shd w:val="clear" w:color="auto" w:fill="auto"/>
            <w:noWrap/>
            <w:vAlign w:val="bottom"/>
            <w:hideMark/>
          </w:tcPr>
          <w:p w14:paraId="30779BAE" w14:textId="1E2739A3"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pt_Diatas_TN_1_RFadj</w:t>
            </w:r>
          </w:p>
        </w:tc>
        <w:tc>
          <w:tcPr>
            <w:tcW w:w="680" w:type="dxa"/>
            <w:tcBorders>
              <w:top w:val="nil"/>
              <w:left w:val="nil"/>
              <w:bottom w:val="nil"/>
              <w:right w:val="nil"/>
            </w:tcBorders>
            <w:shd w:val="clear" w:color="auto" w:fill="auto"/>
            <w:noWrap/>
            <w:vAlign w:val="bottom"/>
            <w:hideMark/>
          </w:tcPr>
          <w:p w14:paraId="779C1D7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0.59</w:t>
            </w:r>
          </w:p>
        </w:tc>
        <w:tc>
          <w:tcPr>
            <w:tcW w:w="680" w:type="dxa"/>
            <w:tcBorders>
              <w:top w:val="nil"/>
              <w:left w:val="nil"/>
              <w:bottom w:val="nil"/>
              <w:right w:val="nil"/>
            </w:tcBorders>
            <w:shd w:val="clear" w:color="auto" w:fill="auto"/>
            <w:noWrap/>
            <w:vAlign w:val="bottom"/>
            <w:hideMark/>
          </w:tcPr>
          <w:p w14:paraId="3B23C52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0.41</w:t>
            </w:r>
          </w:p>
        </w:tc>
        <w:tc>
          <w:tcPr>
            <w:tcW w:w="680" w:type="dxa"/>
            <w:tcBorders>
              <w:top w:val="nil"/>
              <w:left w:val="nil"/>
              <w:bottom w:val="nil"/>
              <w:right w:val="nil"/>
            </w:tcBorders>
            <w:shd w:val="clear" w:color="auto" w:fill="auto"/>
            <w:noWrap/>
            <w:vAlign w:val="bottom"/>
            <w:hideMark/>
          </w:tcPr>
          <w:p w14:paraId="664F88D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14417CD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0.03</w:t>
            </w:r>
          </w:p>
        </w:tc>
        <w:tc>
          <w:tcPr>
            <w:tcW w:w="680" w:type="dxa"/>
            <w:tcBorders>
              <w:top w:val="nil"/>
              <w:left w:val="nil"/>
              <w:bottom w:val="nil"/>
              <w:right w:val="nil"/>
            </w:tcBorders>
            <w:shd w:val="clear" w:color="auto" w:fill="auto"/>
            <w:noWrap/>
            <w:vAlign w:val="bottom"/>
            <w:hideMark/>
          </w:tcPr>
          <w:p w14:paraId="2F60258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168D179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3DCFE53C"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6B9A0AA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F97C36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C2FD6FA"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257142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1AC11A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12D069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7626BB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5CAAF9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BBFC31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7B8F3FB2" w14:textId="77777777" w:rsidTr="00EA7293">
        <w:trPr>
          <w:trHeight w:val="300"/>
        </w:trPr>
        <w:tc>
          <w:tcPr>
            <w:tcW w:w="460" w:type="dxa"/>
            <w:tcBorders>
              <w:top w:val="nil"/>
              <w:left w:val="nil"/>
              <w:bottom w:val="nil"/>
              <w:right w:val="nil"/>
            </w:tcBorders>
            <w:shd w:val="clear" w:color="auto" w:fill="auto"/>
            <w:noWrap/>
            <w:vAlign w:val="bottom"/>
            <w:hideMark/>
          </w:tcPr>
          <w:p w14:paraId="7DA820E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7</w:t>
            </w:r>
          </w:p>
        </w:tc>
        <w:tc>
          <w:tcPr>
            <w:tcW w:w="2560" w:type="dxa"/>
            <w:tcBorders>
              <w:top w:val="nil"/>
              <w:left w:val="nil"/>
              <w:bottom w:val="nil"/>
              <w:right w:val="nil"/>
            </w:tcBorders>
            <w:shd w:val="clear" w:color="auto" w:fill="auto"/>
            <w:noWrap/>
            <w:vAlign w:val="bottom"/>
            <w:hideMark/>
          </w:tcPr>
          <w:p w14:paraId="36040AFA" w14:textId="61DAE606" w:rsidR="00EA7293" w:rsidRPr="00EA7293" w:rsidRDefault="00EA7293" w:rsidP="00EA7293">
            <w:pPr>
              <w:spacing w:after="0" w:line="240" w:lineRule="auto"/>
              <w:rPr>
                <w:rFonts w:ascii="Calibri" w:eastAsia="Times New Roman" w:hAnsi="Calibri" w:cs="Calibri"/>
                <w:color w:val="000000"/>
              </w:rPr>
            </w:pPr>
            <w:proofErr w:type="spellStart"/>
            <w:r w:rsidRPr="00EA7293">
              <w:rPr>
                <w:rFonts w:ascii="Calibri" w:eastAsia="Times New Roman" w:hAnsi="Calibri" w:cs="Calibri"/>
                <w:color w:val="000000"/>
              </w:rPr>
              <w:t>LOW_P.r_RFadj</w:t>
            </w:r>
            <w:proofErr w:type="spellEnd"/>
          </w:p>
        </w:tc>
        <w:tc>
          <w:tcPr>
            <w:tcW w:w="680" w:type="dxa"/>
            <w:tcBorders>
              <w:top w:val="nil"/>
              <w:left w:val="nil"/>
              <w:bottom w:val="nil"/>
              <w:right w:val="nil"/>
            </w:tcBorders>
            <w:shd w:val="clear" w:color="auto" w:fill="auto"/>
            <w:noWrap/>
            <w:vAlign w:val="bottom"/>
            <w:hideMark/>
          </w:tcPr>
          <w:p w14:paraId="5425DB6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0.42</w:t>
            </w:r>
          </w:p>
        </w:tc>
        <w:tc>
          <w:tcPr>
            <w:tcW w:w="680" w:type="dxa"/>
            <w:tcBorders>
              <w:top w:val="nil"/>
              <w:left w:val="nil"/>
              <w:bottom w:val="nil"/>
              <w:right w:val="nil"/>
            </w:tcBorders>
            <w:shd w:val="clear" w:color="auto" w:fill="auto"/>
            <w:noWrap/>
            <w:vAlign w:val="bottom"/>
            <w:hideMark/>
          </w:tcPr>
          <w:p w14:paraId="4B5FF72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3B999E7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0F60E20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0.51</w:t>
            </w:r>
          </w:p>
        </w:tc>
        <w:tc>
          <w:tcPr>
            <w:tcW w:w="680" w:type="dxa"/>
            <w:tcBorders>
              <w:top w:val="nil"/>
              <w:left w:val="nil"/>
              <w:bottom w:val="nil"/>
              <w:right w:val="nil"/>
            </w:tcBorders>
            <w:shd w:val="clear" w:color="auto" w:fill="auto"/>
            <w:noWrap/>
            <w:vAlign w:val="bottom"/>
            <w:hideMark/>
          </w:tcPr>
          <w:p w14:paraId="12CC9D4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0.70</w:t>
            </w:r>
          </w:p>
        </w:tc>
        <w:tc>
          <w:tcPr>
            <w:tcW w:w="680" w:type="dxa"/>
            <w:tcBorders>
              <w:top w:val="nil"/>
              <w:left w:val="nil"/>
              <w:bottom w:val="nil"/>
              <w:right w:val="nil"/>
            </w:tcBorders>
            <w:shd w:val="clear" w:color="auto" w:fill="auto"/>
            <w:noWrap/>
            <w:vAlign w:val="bottom"/>
            <w:hideMark/>
          </w:tcPr>
          <w:p w14:paraId="4EBAB27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0.38</w:t>
            </w:r>
          </w:p>
        </w:tc>
        <w:tc>
          <w:tcPr>
            <w:tcW w:w="680" w:type="dxa"/>
            <w:tcBorders>
              <w:top w:val="nil"/>
              <w:left w:val="nil"/>
              <w:bottom w:val="nil"/>
              <w:right w:val="nil"/>
            </w:tcBorders>
            <w:shd w:val="clear" w:color="auto" w:fill="auto"/>
            <w:noWrap/>
            <w:vAlign w:val="bottom"/>
            <w:hideMark/>
          </w:tcPr>
          <w:p w14:paraId="6B5D5AD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7773D61B"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31E9B38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D994DA2"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D4428E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AE1F2D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92F1D6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F87710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A06E78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5EC769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0DC23257" w14:textId="77777777" w:rsidTr="00EA7293">
        <w:trPr>
          <w:trHeight w:val="300"/>
        </w:trPr>
        <w:tc>
          <w:tcPr>
            <w:tcW w:w="460" w:type="dxa"/>
            <w:tcBorders>
              <w:top w:val="nil"/>
              <w:left w:val="nil"/>
              <w:bottom w:val="nil"/>
              <w:right w:val="nil"/>
            </w:tcBorders>
            <w:shd w:val="clear" w:color="auto" w:fill="auto"/>
            <w:noWrap/>
            <w:vAlign w:val="bottom"/>
            <w:hideMark/>
          </w:tcPr>
          <w:p w14:paraId="418B87A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8</w:t>
            </w:r>
          </w:p>
        </w:tc>
        <w:tc>
          <w:tcPr>
            <w:tcW w:w="2560" w:type="dxa"/>
            <w:tcBorders>
              <w:top w:val="nil"/>
              <w:left w:val="nil"/>
              <w:bottom w:val="nil"/>
              <w:right w:val="nil"/>
            </w:tcBorders>
            <w:shd w:val="clear" w:color="auto" w:fill="auto"/>
            <w:noWrap/>
            <w:vAlign w:val="bottom"/>
            <w:hideMark/>
          </w:tcPr>
          <w:p w14:paraId="20DED7A0" w14:textId="25B75CC8"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Bahls_12.pt_RFadj</w:t>
            </w:r>
          </w:p>
        </w:tc>
        <w:tc>
          <w:tcPr>
            <w:tcW w:w="680" w:type="dxa"/>
            <w:tcBorders>
              <w:top w:val="nil"/>
              <w:left w:val="nil"/>
              <w:bottom w:val="nil"/>
              <w:right w:val="nil"/>
            </w:tcBorders>
            <w:shd w:val="clear" w:color="auto" w:fill="auto"/>
            <w:noWrap/>
            <w:vAlign w:val="bottom"/>
            <w:hideMark/>
          </w:tcPr>
          <w:p w14:paraId="2002C81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0.55</w:t>
            </w:r>
          </w:p>
        </w:tc>
        <w:tc>
          <w:tcPr>
            <w:tcW w:w="680" w:type="dxa"/>
            <w:tcBorders>
              <w:top w:val="nil"/>
              <w:left w:val="nil"/>
              <w:bottom w:val="nil"/>
              <w:right w:val="nil"/>
            </w:tcBorders>
            <w:shd w:val="clear" w:color="auto" w:fill="auto"/>
            <w:noWrap/>
            <w:vAlign w:val="bottom"/>
            <w:hideMark/>
          </w:tcPr>
          <w:p w14:paraId="25C26E8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F16DA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0.51</w:t>
            </w:r>
          </w:p>
        </w:tc>
        <w:tc>
          <w:tcPr>
            <w:tcW w:w="680" w:type="dxa"/>
            <w:tcBorders>
              <w:top w:val="nil"/>
              <w:left w:val="nil"/>
              <w:bottom w:val="nil"/>
              <w:right w:val="nil"/>
            </w:tcBorders>
            <w:shd w:val="clear" w:color="auto" w:fill="auto"/>
            <w:noWrap/>
            <w:vAlign w:val="bottom"/>
            <w:hideMark/>
          </w:tcPr>
          <w:p w14:paraId="1ACB453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0.03</w:t>
            </w:r>
          </w:p>
        </w:tc>
        <w:tc>
          <w:tcPr>
            <w:tcW w:w="680" w:type="dxa"/>
            <w:tcBorders>
              <w:top w:val="nil"/>
              <w:left w:val="nil"/>
              <w:bottom w:val="nil"/>
              <w:right w:val="nil"/>
            </w:tcBorders>
            <w:shd w:val="clear" w:color="auto" w:fill="auto"/>
            <w:noWrap/>
            <w:vAlign w:val="bottom"/>
            <w:hideMark/>
          </w:tcPr>
          <w:p w14:paraId="032A26D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0320EF3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0.60</w:t>
            </w:r>
          </w:p>
        </w:tc>
        <w:tc>
          <w:tcPr>
            <w:tcW w:w="680" w:type="dxa"/>
            <w:tcBorders>
              <w:top w:val="nil"/>
              <w:left w:val="nil"/>
              <w:bottom w:val="nil"/>
              <w:right w:val="nil"/>
            </w:tcBorders>
            <w:shd w:val="clear" w:color="auto" w:fill="auto"/>
            <w:noWrap/>
            <w:vAlign w:val="bottom"/>
            <w:hideMark/>
          </w:tcPr>
          <w:p w14:paraId="21867E3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3FA4849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257EDEFC"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F3D2C6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8DC865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F1A902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3919B64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A72E15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43AAF41"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A62076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2E2C1ECF" w14:textId="77777777" w:rsidTr="00EA7293">
        <w:trPr>
          <w:trHeight w:val="300"/>
        </w:trPr>
        <w:tc>
          <w:tcPr>
            <w:tcW w:w="460" w:type="dxa"/>
            <w:tcBorders>
              <w:top w:val="nil"/>
              <w:left w:val="nil"/>
              <w:bottom w:val="nil"/>
              <w:right w:val="nil"/>
            </w:tcBorders>
            <w:shd w:val="clear" w:color="auto" w:fill="auto"/>
            <w:noWrap/>
            <w:vAlign w:val="bottom"/>
            <w:hideMark/>
          </w:tcPr>
          <w:p w14:paraId="6E11F11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9</w:t>
            </w:r>
          </w:p>
        </w:tc>
        <w:tc>
          <w:tcPr>
            <w:tcW w:w="2560" w:type="dxa"/>
            <w:tcBorders>
              <w:top w:val="nil"/>
              <w:left w:val="nil"/>
              <w:bottom w:val="nil"/>
              <w:right w:val="nil"/>
            </w:tcBorders>
            <w:shd w:val="clear" w:color="auto" w:fill="auto"/>
            <w:noWrap/>
            <w:vAlign w:val="bottom"/>
            <w:hideMark/>
          </w:tcPr>
          <w:p w14:paraId="415C10F9" w14:textId="066F2E04"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pt_T_WDEQ_12_RFadj</w:t>
            </w:r>
          </w:p>
        </w:tc>
        <w:tc>
          <w:tcPr>
            <w:tcW w:w="680" w:type="dxa"/>
            <w:tcBorders>
              <w:top w:val="nil"/>
              <w:left w:val="nil"/>
              <w:bottom w:val="nil"/>
              <w:right w:val="nil"/>
            </w:tcBorders>
            <w:shd w:val="clear" w:color="auto" w:fill="auto"/>
            <w:noWrap/>
            <w:vAlign w:val="bottom"/>
            <w:hideMark/>
          </w:tcPr>
          <w:p w14:paraId="0403EAB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255022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0E3C254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346F54E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2E193DF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196C20D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434198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0.24</w:t>
            </w:r>
          </w:p>
        </w:tc>
        <w:tc>
          <w:tcPr>
            <w:tcW w:w="680" w:type="dxa"/>
            <w:tcBorders>
              <w:top w:val="nil"/>
              <w:left w:val="nil"/>
              <w:bottom w:val="nil"/>
              <w:right w:val="nil"/>
            </w:tcBorders>
            <w:shd w:val="clear" w:color="auto" w:fill="auto"/>
            <w:noWrap/>
            <w:vAlign w:val="bottom"/>
            <w:hideMark/>
          </w:tcPr>
          <w:p w14:paraId="3DC4A9A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3CAC984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445A88E6"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6042C6BB"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CCED25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5684EB7"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DA086B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25DECB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84EB2B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22BDB025" w14:textId="77777777" w:rsidTr="00EA7293">
        <w:trPr>
          <w:trHeight w:val="300"/>
        </w:trPr>
        <w:tc>
          <w:tcPr>
            <w:tcW w:w="460" w:type="dxa"/>
            <w:tcBorders>
              <w:top w:val="nil"/>
              <w:left w:val="nil"/>
              <w:bottom w:val="nil"/>
              <w:right w:val="nil"/>
            </w:tcBorders>
            <w:shd w:val="clear" w:color="auto" w:fill="auto"/>
            <w:noWrap/>
            <w:vAlign w:val="bottom"/>
            <w:hideMark/>
          </w:tcPr>
          <w:p w14:paraId="6DA6B85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10</w:t>
            </w:r>
          </w:p>
        </w:tc>
        <w:tc>
          <w:tcPr>
            <w:tcW w:w="2560" w:type="dxa"/>
            <w:tcBorders>
              <w:top w:val="nil"/>
              <w:left w:val="nil"/>
              <w:bottom w:val="nil"/>
              <w:right w:val="nil"/>
            </w:tcBorders>
            <w:shd w:val="clear" w:color="auto" w:fill="auto"/>
            <w:noWrap/>
            <w:vAlign w:val="bottom"/>
            <w:hideMark/>
          </w:tcPr>
          <w:p w14:paraId="2FFC1829" w14:textId="7244FC42"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pt_T_WDEQ_56_RFadj</w:t>
            </w:r>
          </w:p>
        </w:tc>
        <w:tc>
          <w:tcPr>
            <w:tcW w:w="680" w:type="dxa"/>
            <w:tcBorders>
              <w:top w:val="nil"/>
              <w:left w:val="nil"/>
              <w:bottom w:val="nil"/>
              <w:right w:val="nil"/>
            </w:tcBorders>
            <w:shd w:val="clear" w:color="auto" w:fill="auto"/>
            <w:noWrap/>
            <w:vAlign w:val="bottom"/>
            <w:hideMark/>
          </w:tcPr>
          <w:p w14:paraId="7537BC4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763ED26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0.32</w:t>
            </w:r>
          </w:p>
        </w:tc>
        <w:tc>
          <w:tcPr>
            <w:tcW w:w="680" w:type="dxa"/>
            <w:tcBorders>
              <w:top w:val="nil"/>
              <w:left w:val="nil"/>
              <w:bottom w:val="nil"/>
              <w:right w:val="nil"/>
            </w:tcBorders>
            <w:shd w:val="clear" w:color="auto" w:fill="auto"/>
            <w:noWrap/>
            <w:vAlign w:val="bottom"/>
            <w:hideMark/>
          </w:tcPr>
          <w:p w14:paraId="631A6E6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0.56</w:t>
            </w:r>
          </w:p>
        </w:tc>
        <w:tc>
          <w:tcPr>
            <w:tcW w:w="680" w:type="dxa"/>
            <w:tcBorders>
              <w:top w:val="nil"/>
              <w:left w:val="nil"/>
              <w:bottom w:val="nil"/>
              <w:right w:val="nil"/>
            </w:tcBorders>
            <w:shd w:val="clear" w:color="auto" w:fill="auto"/>
            <w:noWrap/>
            <w:vAlign w:val="bottom"/>
            <w:hideMark/>
          </w:tcPr>
          <w:p w14:paraId="0809DC5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-0.03</w:t>
            </w:r>
          </w:p>
        </w:tc>
        <w:tc>
          <w:tcPr>
            <w:tcW w:w="680" w:type="dxa"/>
            <w:tcBorders>
              <w:top w:val="nil"/>
              <w:left w:val="nil"/>
              <w:bottom w:val="nil"/>
              <w:right w:val="nil"/>
            </w:tcBorders>
            <w:shd w:val="clear" w:color="auto" w:fill="auto"/>
            <w:noWrap/>
            <w:vAlign w:val="bottom"/>
            <w:hideMark/>
          </w:tcPr>
          <w:p w14:paraId="7D57435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17BFF20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0.62</w:t>
            </w:r>
          </w:p>
        </w:tc>
        <w:tc>
          <w:tcPr>
            <w:tcW w:w="680" w:type="dxa"/>
            <w:tcBorders>
              <w:top w:val="nil"/>
              <w:left w:val="nil"/>
              <w:bottom w:val="nil"/>
              <w:right w:val="nil"/>
            </w:tcBorders>
            <w:shd w:val="clear" w:color="auto" w:fill="auto"/>
            <w:noWrap/>
            <w:vAlign w:val="bottom"/>
            <w:hideMark/>
          </w:tcPr>
          <w:p w14:paraId="39B47C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C11E26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0.58</w:t>
            </w:r>
          </w:p>
        </w:tc>
        <w:tc>
          <w:tcPr>
            <w:tcW w:w="680" w:type="dxa"/>
            <w:tcBorders>
              <w:top w:val="nil"/>
              <w:left w:val="nil"/>
              <w:bottom w:val="nil"/>
              <w:right w:val="nil"/>
            </w:tcBorders>
            <w:shd w:val="clear" w:color="auto" w:fill="auto"/>
            <w:noWrap/>
            <w:vAlign w:val="bottom"/>
            <w:hideMark/>
          </w:tcPr>
          <w:p w14:paraId="35266A7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1DD05A0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5D19F0B1"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47339AB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21C2D484"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A5F9FB9"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17F58E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D82171F"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07ADEE2C" w14:textId="77777777" w:rsidTr="00EA7293">
        <w:trPr>
          <w:trHeight w:val="300"/>
        </w:trPr>
        <w:tc>
          <w:tcPr>
            <w:tcW w:w="460" w:type="dxa"/>
            <w:tcBorders>
              <w:top w:val="nil"/>
              <w:left w:val="nil"/>
              <w:bottom w:val="nil"/>
              <w:right w:val="nil"/>
            </w:tcBorders>
            <w:shd w:val="clear" w:color="auto" w:fill="auto"/>
            <w:noWrap/>
            <w:vAlign w:val="bottom"/>
            <w:hideMark/>
          </w:tcPr>
          <w:p w14:paraId="621B318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11</w:t>
            </w:r>
          </w:p>
        </w:tc>
        <w:tc>
          <w:tcPr>
            <w:tcW w:w="2560" w:type="dxa"/>
            <w:tcBorders>
              <w:top w:val="nil"/>
              <w:left w:val="nil"/>
              <w:bottom w:val="nil"/>
              <w:right w:val="nil"/>
            </w:tcBorders>
            <w:shd w:val="clear" w:color="auto" w:fill="auto"/>
            <w:noWrap/>
            <w:vAlign w:val="bottom"/>
            <w:hideMark/>
          </w:tcPr>
          <w:p w14:paraId="48485A84" w14:textId="5B8E61A4"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BC_12.pa</w:t>
            </w:r>
          </w:p>
        </w:tc>
        <w:tc>
          <w:tcPr>
            <w:tcW w:w="680" w:type="dxa"/>
            <w:tcBorders>
              <w:top w:val="nil"/>
              <w:left w:val="nil"/>
              <w:bottom w:val="nil"/>
              <w:right w:val="nil"/>
            </w:tcBorders>
            <w:shd w:val="clear" w:color="auto" w:fill="auto"/>
            <w:noWrap/>
            <w:vAlign w:val="bottom"/>
            <w:hideMark/>
          </w:tcPr>
          <w:p w14:paraId="1AC55C9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0.43</w:t>
            </w:r>
          </w:p>
        </w:tc>
        <w:tc>
          <w:tcPr>
            <w:tcW w:w="680" w:type="dxa"/>
            <w:tcBorders>
              <w:top w:val="nil"/>
              <w:left w:val="nil"/>
              <w:bottom w:val="nil"/>
              <w:right w:val="nil"/>
            </w:tcBorders>
            <w:shd w:val="clear" w:color="auto" w:fill="auto"/>
            <w:noWrap/>
            <w:vAlign w:val="bottom"/>
            <w:hideMark/>
          </w:tcPr>
          <w:p w14:paraId="207CB54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nil"/>
              <w:right w:val="nil"/>
            </w:tcBorders>
            <w:shd w:val="clear" w:color="auto" w:fill="auto"/>
            <w:noWrap/>
            <w:vAlign w:val="bottom"/>
            <w:hideMark/>
          </w:tcPr>
          <w:p w14:paraId="6B439B7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1BB01E4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0.15</w:t>
            </w:r>
          </w:p>
        </w:tc>
        <w:tc>
          <w:tcPr>
            <w:tcW w:w="680" w:type="dxa"/>
            <w:tcBorders>
              <w:top w:val="nil"/>
              <w:left w:val="nil"/>
              <w:bottom w:val="nil"/>
              <w:right w:val="nil"/>
            </w:tcBorders>
            <w:shd w:val="clear" w:color="auto" w:fill="auto"/>
            <w:noWrap/>
            <w:vAlign w:val="bottom"/>
            <w:hideMark/>
          </w:tcPr>
          <w:p w14:paraId="4E86D2A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254D0FD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nil"/>
              <w:right w:val="nil"/>
            </w:tcBorders>
            <w:shd w:val="clear" w:color="auto" w:fill="auto"/>
            <w:noWrap/>
            <w:vAlign w:val="bottom"/>
            <w:hideMark/>
          </w:tcPr>
          <w:p w14:paraId="1866630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0.34</w:t>
            </w:r>
          </w:p>
        </w:tc>
        <w:tc>
          <w:tcPr>
            <w:tcW w:w="680" w:type="dxa"/>
            <w:tcBorders>
              <w:top w:val="nil"/>
              <w:left w:val="nil"/>
              <w:bottom w:val="nil"/>
              <w:right w:val="nil"/>
            </w:tcBorders>
            <w:shd w:val="clear" w:color="auto" w:fill="auto"/>
            <w:noWrap/>
            <w:vAlign w:val="bottom"/>
            <w:hideMark/>
          </w:tcPr>
          <w:p w14:paraId="2AF20A4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2809CC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3B0C7D5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0.32</w:t>
            </w:r>
          </w:p>
        </w:tc>
        <w:tc>
          <w:tcPr>
            <w:tcW w:w="680" w:type="dxa"/>
            <w:tcBorders>
              <w:top w:val="nil"/>
              <w:left w:val="nil"/>
              <w:bottom w:val="nil"/>
              <w:right w:val="nil"/>
            </w:tcBorders>
            <w:shd w:val="clear" w:color="auto" w:fill="auto"/>
            <w:noWrap/>
            <w:vAlign w:val="bottom"/>
            <w:hideMark/>
          </w:tcPr>
          <w:p w14:paraId="6930C7F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0F7467BD"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7FBC6DB0"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AC8E35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7C6316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961600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31327AD1" w14:textId="77777777" w:rsidTr="00EA7293">
        <w:trPr>
          <w:trHeight w:val="300"/>
        </w:trPr>
        <w:tc>
          <w:tcPr>
            <w:tcW w:w="460" w:type="dxa"/>
            <w:tcBorders>
              <w:top w:val="nil"/>
              <w:left w:val="nil"/>
              <w:bottom w:val="nil"/>
              <w:right w:val="nil"/>
            </w:tcBorders>
            <w:shd w:val="clear" w:color="auto" w:fill="auto"/>
            <w:noWrap/>
            <w:vAlign w:val="bottom"/>
            <w:hideMark/>
          </w:tcPr>
          <w:p w14:paraId="3696CA9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12</w:t>
            </w:r>
          </w:p>
        </w:tc>
        <w:tc>
          <w:tcPr>
            <w:tcW w:w="2560" w:type="dxa"/>
            <w:tcBorders>
              <w:top w:val="nil"/>
              <w:left w:val="nil"/>
              <w:bottom w:val="nil"/>
              <w:right w:val="nil"/>
            </w:tcBorders>
            <w:shd w:val="clear" w:color="auto" w:fill="auto"/>
            <w:noWrap/>
            <w:vAlign w:val="bottom"/>
            <w:hideMark/>
          </w:tcPr>
          <w:p w14:paraId="51E74DC3" w14:textId="0044BF8D" w:rsidR="00EA7293" w:rsidRPr="00EA7293" w:rsidRDefault="00EA7293" w:rsidP="00EA7293">
            <w:pPr>
              <w:spacing w:after="0" w:line="240" w:lineRule="auto"/>
              <w:rPr>
                <w:rFonts w:ascii="Calibri" w:eastAsia="Times New Roman" w:hAnsi="Calibri" w:cs="Calibri"/>
                <w:color w:val="000000"/>
              </w:rPr>
            </w:pPr>
            <w:proofErr w:type="spellStart"/>
            <w:r w:rsidRPr="00EA7293">
              <w:rPr>
                <w:rFonts w:ascii="Calibri" w:eastAsia="Times New Roman" w:hAnsi="Calibri" w:cs="Calibri"/>
                <w:color w:val="000000"/>
              </w:rPr>
              <w:t>pi_TubeDwellers</w:t>
            </w:r>
            <w:proofErr w:type="spellEnd"/>
          </w:p>
        </w:tc>
        <w:tc>
          <w:tcPr>
            <w:tcW w:w="680" w:type="dxa"/>
            <w:tcBorders>
              <w:top w:val="nil"/>
              <w:left w:val="nil"/>
              <w:bottom w:val="nil"/>
              <w:right w:val="nil"/>
            </w:tcBorders>
            <w:shd w:val="clear" w:color="auto" w:fill="auto"/>
            <w:noWrap/>
            <w:vAlign w:val="bottom"/>
            <w:hideMark/>
          </w:tcPr>
          <w:p w14:paraId="319F072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3CE36BA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7BA55D0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0.26</w:t>
            </w:r>
          </w:p>
        </w:tc>
        <w:tc>
          <w:tcPr>
            <w:tcW w:w="680" w:type="dxa"/>
            <w:tcBorders>
              <w:top w:val="nil"/>
              <w:left w:val="nil"/>
              <w:bottom w:val="nil"/>
              <w:right w:val="nil"/>
            </w:tcBorders>
            <w:shd w:val="clear" w:color="auto" w:fill="auto"/>
            <w:noWrap/>
            <w:vAlign w:val="bottom"/>
            <w:hideMark/>
          </w:tcPr>
          <w:p w14:paraId="11EF99D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2FED5F9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4079DEB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1E6182F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nil"/>
              <w:right w:val="nil"/>
            </w:tcBorders>
            <w:shd w:val="clear" w:color="auto" w:fill="auto"/>
            <w:noWrap/>
            <w:vAlign w:val="bottom"/>
            <w:hideMark/>
          </w:tcPr>
          <w:p w14:paraId="1DEA4D4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40A410F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712C6C1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503C62D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0.38</w:t>
            </w:r>
          </w:p>
        </w:tc>
        <w:tc>
          <w:tcPr>
            <w:tcW w:w="680" w:type="dxa"/>
            <w:tcBorders>
              <w:top w:val="nil"/>
              <w:left w:val="nil"/>
              <w:bottom w:val="nil"/>
              <w:right w:val="nil"/>
            </w:tcBorders>
            <w:shd w:val="clear" w:color="auto" w:fill="auto"/>
            <w:noWrap/>
            <w:vAlign w:val="bottom"/>
            <w:hideMark/>
          </w:tcPr>
          <w:p w14:paraId="37A87E8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560B42F5"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9148E25"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749DCC73"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4B93BA8"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51FB3DC5" w14:textId="77777777" w:rsidTr="00EA7293">
        <w:trPr>
          <w:trHeight w:val="300"/>
        </w:trPr>
        <w:tc>
          <w:tcPr>
            <w:tcW w:w="460" w:type="dxa"/>
            <w:tcBorders>
              <w:top w:val="nil"/>
              <w:left w:val="nil"/>
              <w:bottom w:val="nil"/>
              <w:right w:val="nil"/>
            </w:tcBorders>
            <w:shd w:val="clear" w:color="auto" w:fill="auto"/>
            <w:noWrap/>
            <w:vAlign w:val="bottom"/>
            <w:hideMark/>
          </w:tcPr>
          <w:p w14:paraId="789E752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13</w:t>
            </w:r>
          </w:p>
        </w:tc>
        <w:tc>
          <w:tcPr>
            <w:tcW w:w="2560" w:type="dxa"/>
            <w:tcBorders>
              <w:top w:val="nil"/>
              <w:left w:val="nil"/>
              <w:bottom w:val="nil"/>
              <w:right w:val="nil"/>
            </w:tcBorders>
            <w:shd w:val="clear" w:color="auto" w:fill="auto"/>
            <w:noWrap/>
            <w:vAlign w:val="bottom"/>
            <w:hideMark/>
          </w:tcPr>
          <w:p w14:paraId="720108BF" w14:textId="68753812"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nt_Diat_Cl_2</w:t>
            </w:r>
          </w:p>
        </w:tc>
        <w:tc>
          <w:tcPr>
            <w:tcW w:w="680" w:type="dxa"/>
            <w:tcBorders>
              <w:top w:val="nil"/>
              <w:left w:val="nil"/>
              <w:bottom w:val="nil"/>
              <w:right w:val="nil"/>
            </w:tcBorders>
            <w:shd w:val="clear" w:color="auto" w:fill="auto"/>
            <w:noWrap/>
            <w:vAlign w:val="bottom"/>
            <w:hideMark/>
          </w:tcPr>
          <w:p w14:paraId="2CB96E6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60CDA90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0.34</w:t>
            </w:r>
          </w:p>
        </w:tc>
        <w:tc>
          <w:tcPr>
            <w:tcW w:w="680" w:type="dxa"/>
            <w:tcBorders>
              <w:top w:val="nil"/>
              <w:left w:val="nil"/>
              <w:bottom w:val="nil"/>
              <w:right w:val="nil"/>
            </w:tcBorders>
            <w:shd w:val="clear" w:color="auto" w:fill="auto"/>
            <w:noWrap/>
            <w:vAlign w:val="bottom"/>
            <w:hideMark/>
          </w:tcPr>
          <w:p w14:paraId="4CDB620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174CFF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0.59</w:t>
            </w:r>
          </w:p>
        </w:tc>
        <w:tc>
          <w:tcPr>
            <w:tcW w:w="680" w:type="dxa"/>
            <w:tcBorders>
              <w:top w:val="nil"/>
              <w:left w:val="nil"/>
              <w:bottom w:val="nil"/>
              <w:right w:val="nil"/>
            </w:tcBorders>
            <w:shd w:val="clear" w:color="auto" w:fill="auto"/>
            <w:noWrap/>
            <w:vAlign w:val="bottom"/>
            <w:hideMark/>
          </w:tcPr>
          <w:p w14:paraId="7FEB663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0.53</w:t>
            </w:r>
          </w:p>
        </w:tc>
        <w:tc>
          <w:tcPr>
            <w:tcW w:w="680" w:type="dxa"/>
            <w:tcBorders>
              <w:top w:val="nil"/>
              <w:left w:val="nil"/>
              <w:bottom w:val="nil"/>
              <w:right w:val="nil"/>
            </w:tcBorders>
            <w:shd w:val="clear" w:color="auto" w:fill="auto"/>
            <w:noWrap/>
            <w:vAlign w:val="bottom"/>
            <w:hideMark/>
          </w:tcPr>
          <w:p w14:paraId="04BC669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4AB9051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0.53</w:t>
            </w:r>
          </w:p>
        </w:tc>
        <w:tc>
          <w:tcPr>
            <w:tcW w:w="680" w:type="dxa"/>
            <w:tcBorders>
              <w:top w:val="nil"/>
              <w:left w:val="nil"/>
              <w:bottom w:val="nil"/>
              <w:right w:val="nil"/>
            </w:tcBorders>
            <w:shd w:val="clear" w:color="auto" w:fill="auto"/>
            <w:noWrap/>
            <w:vAlign w:val="bottom"/>
            <w:hideMark/>
          </w:tcPr>
          <w:p w14:paraId="37048FA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0.15</w:t>
            </w:r>
          </w:p>
        </w:tc>
        <w:tc>
          <w:tcPr>
            <w:tcW w:w="680" w:type="dxa"/>
            <w:tcBorders>
              <w:top w:val="nil"/>
              <w:left w:val="nil"/>
              <w:bottom w:val="nil"/>
              <w:right w:val="nil"/>
            </w:tcBorders>
            <w:shd w:val="clear" w:color="auto" w:fill="auto"/>
            <w:noWrap/>
            <w:vAlign w:val="bottom"/>
            <w:hideMark/>
          </w:tcPr>
          <w:p w14:paraId="4507ED2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5C2107A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0.32</w:t>
            </w:r>
          </w:p>
        </w:tc>
        <w:tc>
          <w:tcPr>
            <w:tcW w:w="680" w:type="dxa"/>
            <w:tcBorders>
              <w:top w:val="nil"/>
              <w:left w:val="nil"/>
              <w:bottom w:val="nil"/>
              <w:right w:val="nil"/>
            </w:tcBorders>
            <w:shd w:val="clear" w:color="auto" w:fill="auto"/>
            <w:noWrap/>
            <w:vAlign w:val="bottom"/>
            <w:hideMark/>
          </w:tcPr>
          <w:p w14:paraId="7A300E8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20AB127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5DF1022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01ED5E1B"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A3FD88D"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E63492E"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107442C9" w14:textId="77777777" w:rsidTr="00EA7293">
        <w:trPr>
          <w:trHeight w:val="300"/>
        </w:trPr>
        <w:tc>
          <w:tcPr>
            <w:tcW w:w="460" w:type="dxa"/>
            <w:tcBorders>
              <w:top w:val="nil"/>
              <w:left w:val="nil"/>
              <w:bottom w:val="nil"/>
              <w:right w:val="nil"/>
            </w:tcBorders>
            <w:shd w:val="clear" w:color="auto" w:fill="auto"/>
            <w:noWrap/>
            <w:vAlign w:val="bottom"/>
            <w:hideMark/>
          </w:tcPr>
          <w:p w14:paraId="2E7D97D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14</w:t>
            </w:r>
          </w:p>
        </w:tc>
        <w:tc>
          <w:tcPr>
            <w:tcW w:w="2560" w:type="dxa"/>
            <w:tcBorders>
              <w:top w:val="nil"/>
              <w:left w:val="nil"/>
              <w:bottom w:val="nil"/>
              <w:right w:val="nil"/>
            </w:tcBorders>
            <w:shd w:val="clear" w:color="auto" w:fill="auto"/>
            <w:noWrap/>
            <w:vAlign w:val="bottom"/>
            <w:hideMark/>
          </w:tcPr>
          <w:p w14:paraId="2336F4D0" w14:textId="73F4FF0D" w:rsidR="00EA7293" w:rsidRPr="00EA7293" w:rsidRDefault="00EA7293" w:rsidP="00EA7293">
            <w:pPr>
              <w:spacing w:after="0" w:line="240" w:lineRule="auto"/>
              <w:rPr>
                <w:rFonts w:ascii="Calibri" w:eastAsia="Times New Roman" w:hAnsi="Calibri" w:cs="Calibri"/>
                <w:color w:val="000000"/>
              </w:rPr>
            </w:pPr>
            <w:proofErr w:type="spellStart"/>
            <w:r w:rsidRPr="00EA7293">
              <w:rPr>
                <w:rFonts w:ascii="Calibri" w:eastAsia="Times New Roman" w:hAnsi="Calibri" w:cs="Calibri"/>
                <w:color w:val="000000"/>
              </w:rPr>
              <w:t>WA_Salinity_USGS</w:t>
            </w:r>
            <w:proofErr w:type="spellEnd"/>
          </w:p>
        </w:tc>
        <w:tc>
          <w:tcPr>
            <w:tcW w:w="680" w:type="dxa"/>
            <w:tcBorders>
              <w:top w:val="nil"/>
              <w:left w:val="nil"/>
              <w:bottom w:val="nil"/>
              <w:right w:val="nil"/>
            </w:tcBorders>
            <w:shd w:val="clear" w:color="auto" w:fill="auto"/>
            <w:noWrap/>
            <w:vAlign w:val="bottom"/>
            <w:hideMark/>
          </w:tcPr>
          <w:p w14:paraId="0E5AA40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4652AF6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0.12</w:t>
            </w:r>
          </w:p>
        </w:tc>
        <w:tc>
          <w:tcPr>
            <w:tcW w:w="680" w:type="dxa"/>
            <w:tcBorders>
              <w:top w:val="nil"/>
              <w:left w:val="nil"/>
              <w:bottom w:val="nil"/>
              <w:right w:val="nil"/>
            </w:tcBorders>
            <w:shd w:val="clear" w:color="auto" w:fill="auto"/>
            <w:noWrap/>
            <w:vAlign w:val="bottom"/>
            <w:hideMark/>
          </w:tcPr>
          <w:p w14:paraId="6D1FD19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78B9740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0.06</w:t>
            </w:r>
          </w:p>
        </w:tc>
        <w:tc>
          <w:tcPr>
            <w:tcW w:w="680" w:type="dxa"/>
            <w:tcBorders>
              <w:top w:val="nil"/>
              <w:left w:val="nil"/>
              <w:bottom w:val="nil"/>
              <w:right w:val="nil"/>
            </w:tcBorders>
            <w:shd w:val="clear" w:color="auto" w:fill="auto"/>
            <w:noWrap/>
            <w:vAlign w:val="bottom"/>
            <w:hideMark/>
          </w:tcPr>
          <w:p w14:paraId="7DA47A3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29F19C2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3501182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0.21</w:t>
            </w:r>
          </w:p>
        </w:tc>
        <w:tc>
          <w:tcPr>
            <w:tcW w:w="680" w:type="dxa"/>
            <w:tcBorders>
              <w:top w:val="nil"/>
              <w:left w:val="nil"/>
              <w:bottom w:val="nil"/>
              <w:right w:val="nil"/>
            </w:tcBorders>
            <w:shd w:val="clear" w:color="auto" w:fill="auto"/>
            <w:noWrap/>
            <w:vAlign w:val="bottom"/>
            <w:hideMark/>
          </w:tcPr>
          <w:p w14:paraId="0607832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693F4ED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3CC0D95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0.25</w:t>
            </w:r>
          </w:p>
        </w:tc>
        <w:tc>
          <w:tcPr>
            <w:tcW w:w="680" w:type="dxa"/>
            <w:tcBorders>
              <w:top w:val="nil"/>
              <w:left w:val="nil"/>
              <w:bottom w:val="nil"/>
              <w:right w:val="nil"/>
            </w:tcBorders>
            <w:shd w:val="clear" w:color="auto" w:fill="auto"/>
            <w:noWrap/>
            <w:vAlign w:val="bottom"/>
            <w:hideMark/>
          </w:tcPr>
          <w:p w14:paraId="4D5D9CEA"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0.50</w:t>
            </w:r>
          </w:p>
        </w:tc>
        <w:tc>
          <w:tcPr>
            <w:tcW w:w="680" w:type="dxa"/>
            <w:tcBorders>
              <w:top w:val="nil"/>
              <w:left w:val="nil"/>
              <w:bottom w:val="nil"/>
              <w:right w:val="nil"/>
            </w:tcBorders>
            <w:shd w:val="clear" w:color="auto" w:fill="auto"/>
            <w:noWrap/>
            <w:vAlign w:val="bottom"/>
            <w:hideMark/>
          </w:tcPr>
          <w:p w14:paraId="1B59A87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59A0561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0.17</w:t>
            </w:r>
          </w:p>
        </w:tc>
        <w:tc>
          <w:tcPr>
            <w:tcW w:w="680" w:type="dxa"/>
            <w:tcBorders>
              <w:top w:val="nil"/>
              <w:left w:val="nil"/>
              <w:bottom w:val="nil"/>
              <w:right w:val="nil"/>
            </w:tcBorders>
            <w:shd w:val="clear" w:color="auto" w:fill="auto"/>
            <w:noWrap/>
            <w:vAlign w:val="bottom"/>
            <w:hideMark/>
          </w:tcPr>
          <w:p w14:paraId="7714668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64AF557D" w14:textId="77777777" w:rsidR="00EA7293" w:rsidRPr="00EA7293" w:rsidRDefault="00EA7293" w:rsidP="00EA7293">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356F78A6" w14:textId="77777777" w:rsidR="00EA7293" w:rsidRPr="00EA7293" w:rsidRDefault="00EA7293" w:rsidP="00EA7293">
            <w:pPr>
              <w:spacing w:after="0" w:line="240" w:lineRule="auto"/>
              <w:jc w:val="center"/>
              <w:rPr>
                <w:rFonts w:ascii="Times New Roman" w:eastAsia="Times New Roman" w:hAnsi="Times New Roman" w:cs="Times New Roman"/>
                <w:sz w:val="20"/>
                <w:szCs w:val="20"/>
              </w:rPr>
            </w:pPr>
          </w:p>
        </w:tc>
      </w:tr>
      <w:tr w:rsidR="00EA7293" w:rsidRPr="00EA7293" w14:paraId="2F2457CC" w14:textId="77777777" w:rsidTr="00EA7293">
        <w:trPr>
          <w:trHeight w:val="300"/>
        </w:trPr>
        <w:tc>
          <w:tcPr>
            <w:tcW w:w="460" w:type="dxa"/>
            <w:tcBorders>
              <w:top w:val="nil"/>
              <w:left w:val="nil"/>
              <w:bottom w:val="nil"/>
              <w:right w:val="nil"/>
            </w:tcBorders>
            <w:shd w:val="clear" w:color="auto" w:fill="auto"/>
            <w:noWrap/>
            <w:vAlign w:val="bottom"/>
            <w:hideMark/>
          </w:tcPr>
          <w:p w14:paraId="5732E1A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15</w:t>
            </w:r>
          </w:p>
        </w:tc>
        <w:tc>
          <w:tcPr>
            <w:tcW w:w="2560" w:type="dxa"/>
            <w:tcBorders>
              <w:top w:val="nil"/>
              <w:left w:val="nil"/>
              <w:bottom w:val="nil"/>
              <w:right w:val="nil"/>
            </w:tcBorders>
            <w:shd w:val="clear" w:color="auto" w:fill="auto"/>
            <w:noWrap/>
            <w:vAlign w:val="bottom"/>
            <w:hideMark/>
          </w:tcPr>
          <w:p w14:paraId="56069156" w14:textId="18E98F42"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pt_O_WDEQ_4</w:t>
            </w:r>
          </w:p>
        </w:tc>
        <w:tc>
          <w:tcPr>
            <w:tcW w:w="680" w:type="dxa"/>
            <w:tcBorders>
              <w:top w:val="nil"/>
              <w:left w:val="nil"/>
              <w:bottom w:val="nil"/>
              <w:right w:val="nil"/>
            </w:tcBorders>
            <w:shd w:val="clear" w:color="auto" w:fill="auto"/>
            <w:noWrap/>
            <w:vAlign w:val="bottom"/>
            <w:hideMark/>
          </w:tcPr>
          <w:p w14:paraId="550284C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0.58</w:t>
            </w:r>
          </w:p>
        </w:tc>
        <w:tc>
          <w:tcPr>
            <w:tcW w:w="680" w:type="dxa"/>
            <w:tcBorders>
              <w:top w:val="nil"/>
              <w:left w:val="nil"/>
              <w:bottom w:val="nil"/>
              <w:right w:val="nil"/>
            </w:tcBorders>
            <w:shd w:val="clear" w:color="auto" w:fill="auto"/>
            <w:noWrap/>
            <w:vAlign w:val="bottom"/>
            <w:hideMark/>
          </w:tcPr>
          <w:p w14:paraId="5CABCB42"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45A1997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0.53</w:t>
            </w:r>
          </w:p>
        </w:tc>
        <w:tc>
          <w:tcPr>
            <w:tcW w:w="680" w:type="dxa"/>
            <w:tcBorders>
              <w:top w:val="nil"/>
              <w:left w:val="nil"/>
              <w:bottom w:val="nil"/>
              <w:right w:val="nil"/>
            </w:tcBorders>
            <w:shd w:val="clear" w:color="auto" w:fill="auto"/>
            <w:noWrap/>
            <w:vAlign w:val="bottom"/>
            <w:hideMark/>
          </w:tcPr>
          <w:p w14:paraId="63883E3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7CC6DC3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73FAA12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7104AB6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5B31949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0.58</w:t>
            </w:r>
          </w:p>
        </w:tc>
        <w:tc>
          <w:tcPr>
            <w:tcW w:w="680" w:type="dxa"/>
            <w:tcBorders>
              <w:top w:val="nil"/>
              <w:left w:val="nil"/>
              <w:bottom w:val="nil"/>
              <w:right w:val="nil"/>
            </w:tcBorders>
            <w:shd w:val="clear" w:color="auto" w:fill="auto"/>
            <w:noWrap/>
            <w:vAlign w:val="bottom"/>
            <w:hideMark/>
          </w:tcPr>
          <w:p w14:paraId="181D776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0.23</w:t>
            </w:r>
          </w:p>
        </w:tc>
        <w:tc>
          <w:tcPr>
            <w:tcW w:w="680" w:type="dxa"/>
            <w:tcBorders>
              <w:top w:val="nil"/>
              <w:left w:val="nil"/>
              <w:bottom w:val="nil"/>
              <w:right w:val="nil"/>
            </w:tcBorders>
            <w:shd w:val="clear" w:color="auto" w:fill="auto"/>
            <w:noWrap/>
            <w:vAlign w:val="bottom"/>
            <w:hideMark/>
          </w:tcPr>
          <w:p w14:paraId="3D79DC5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0.56</w:t>
            </w:r>
          </w:p>
        </w:tc>
        <w:tc>
          <w:tcPr>
            <w:tcW w:w="680" w:type="dxa"/>
            <w:tcBorders>
              <w:top w:val="nil"/>
              <w:left w:val="nil"/>
              <w:bottom w:val="nil"/>
              <w:right w:val="nil"/>
            </w:tcBorders>
            <w:shd w:val="clear" w:color="auto" w:fill="auto"/>
            <w:noWrap/>
            <w:vAlign w:val="bottom"/>
            <w:hideMark/>
          </w:tcPr>
          <w:p w14:paraId="0706EB7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2F8429B8"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7C414A7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nil"/>
              <w:right w:val="nil"/>
            </w:tcBorders>
            <w:shd w:val="clear" w:color="auto" w:fill="auto"/>
            <w:noWrap/>
            <w:vAlign w:val="bottom"/>
            <w:hideMark/>
          </w:tcPr>
          <w:p w14:paraId="6FD384A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20952CE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c>
          <w:tcPr>
            <w:tcW w:w="680" w:type="dxa"/>
            <w:tcBorders>
              <w:top w:val="nil"/>
              <w:left w:val="nil"/>
              <w:bottom w:val="nil"/>
              <w:right w:val="nil"/>
            </w:tcBorders>
            <w:shd w:val="clear" w:color="auto" w:fill="auto"/>
            <w:noWrap/>
            <w:vAlign w:val="bottom"/>
            <w:hideMark/>
          </w:tcPr>
          <w:p w14:paraId="15E9385F" w14:textId="77777777" w:rsidR="00EA7293" w:rsidRPr="00EA7293" w:rsidRDefault="00EA7293" w:rsidP="00EA7293">
            <w:pPr>
              <w:spacing w:after="0" w:line="240" w:lineRule="auto"/>
              <w:jc w:val="center"/>
              <w:rPr>
                <w:rFonts w:ascii="Calibri" w:eastAsia="Times New Roman" w:hAnsi="Calibri" w:cs="Calibri"/>
                <w:color w:val="000000"/>
              </w:rPr>
            </w:pPr>
          </w:p>
        </w:tc>
      </w:tr>
      <w:tr w:rsidR="00EA7293" w:rsidRPr="00EA7293" w14:paraId="233CE86C" w14:textId="77777777" w:rsidTr="00EA7293">
        <w:trPr>
          <w:trHeight w:val="300"/>
        </w:trPr>
        <w:tc>
          <w:tcPr>
            <w:tcW w:w="460" w:type="dxa"/>
            <w:tcBorders>
              <w:top w:val="nil"/>
              <w:left w:val="nil"/>
              <w:bottom w:val="nil"/>
              <w:right w:val="nil"/>
            </w:tcBorders>
            <w:shd w:val="clear" w:color="auto" w:fill="auto"/>
            <w:noWrap/>
            <w:vAlign w:val="bottom"/>
            <w:hideMark/>
          </w:tcPr>
          <w:p w14:paraId="20490B4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16</w:t>
            </w:r>
          </w:p>
        </w:tc>
        <w:tc>
          <w:tcPr>
            <w:tcW w:w="2560" w:type="dxa"/>
            <w:tcBorders>
              <w:top w:val="nil"/>
              <w:left w:val="nil"/>
              <w:bottom w:val="nil"/>
              <w:right w:val="nil"/>
            </w:tcBorders>
            <w:shd w:val="clear" w:color="auto" w:fill="auto"/>
            <w:noWrap/>
            <w:vAlign w:val="bottom"/>
            <w:hideMark/>
          </w:tcPr>
          <w:p w14:paraId="2D432273" w14:textId="5329A26E"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O_45.pt</w:t>
            </w:r>
          </w:p>
        </w:tc>
        <w:tc>
          <w:tcPr>
            <w:tcW w:w="680" w:type="dxa"/>
            <w:tcBorders>
              <w:top w:val="nil"/>
              <w:left w:val="nil"/>
              <w:bottom w:val="nil"/>
              <w:right w:val="nil"/>
            </w:tcBorders>
            <w:shd w:val="clear" w:color="auto" w:fill="auto"/>
            <w:noWrap/>
            <w:vAlign w:val="bottom"/>
            <w:hideMark/>
          </w:tcPr>
          <w:p w14:paraId="038D665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629B621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7E0F8B7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0.50</w:t>
            </w:r>
          </w:p>
        </w:tc>
        <w:tc>
          <w:tcPr>
            <w:tcW w:w="680" w:type="dxa"/>
            <w:tcBorders>
              <w:top w:val="nil"/>
              <w:left w:val="nil"/>
              <w:bottom w:val="nil"/>
              <w:right w:val="nil"/>
            </w:tcBorders>
            <w:shd w:val="clear" w:color="auto" w:fill="auto"/>
            <w:noWrap/>
            <w:vAlign w:val="bottom"/>
            <w:hideMark/>
          </w:tcPr>
          <w:p w14:paraId="3567008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4B8CAEE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6F1FE9E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0.62</w:t>
            </w:r>
          </w:p>
        </w:tc>
        <w:tc>
          <w:tcPr>
            <w:tcW w:w="680" w:type="dxa"/>
            <w:tcBorders>
              <w:top w:val="nil"/>
              <w:left w:val="nil"/>
              <w:bottom w:val="nil"/>
              <w:right w:val="nil"/>
            </w:tcBorders>
            <w:shd w:val="clear" w:color="auto" w:fill="auto"/>
            <w:noWrap/>
            <w:vAlign w:val="bottom"/>
            <w:hideMark/>
          </w:tcPr>
          <w:p w14:paraId="365C3B8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nil"/>
              <w:right w:val="nil"/>
            </w:tcBorders>
            <w:shd w:val="clear" w:color="auto" w:fill="auto"/>
            <w:noWrap/>
            <w:vAlign w:val="bottom"/>
            <w:hideMark/>
          </w:tcPr>
          <w:p w14:paraId="0B6454F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0.52</w:t>
            </w:r>
          </w:p>
        </w:tc>
        <w:tc>
          <w:tcPr>
            <w:tcW w:w="680" w:type="dxa"/>
            <w:tcBorders>
              <w:top w:val="nil"/>
              <w:left w:val="nil"/>
              <w:bottom w:val="nil"/>
              <w:right w:val="nil"/>
            </w:tcBorders>
            <w:shd w:val="clear" w:color="auto" w:fill="auto"/>
            <w:noWrap/>
            <w:vAlign w:val="bottom"/>
            <w:hideMark/>
          </w:tcPr>
          <w:p w14:paraId="231CD7BC"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248D03C4"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0.55</w:t>
            </w:r>
          </w:p>
        </w:tc>
        <w:tc>
          <w:tcPr>
            <w:tcW w:w="680" w:type="dxa"/>
            <w:tcBorders>
              <w:top w:val="nil"/>
              <w:left w:val="nil"/>
              <w:bottom w:val="nil"/>
              <w:right w:val="nil"/>
            </w:tcBorders>
            <w:shd w:val="clear" w:color="auto" w:fill="auto"/>
            <w:noWrap/>
            <w:vAlign w:val="bottom"/>
            <w:hideMark/>
          </w:tcPr>
          <w:p w14:paraId="50D6401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0.38</w:t>
            </w:r>
          </w:p>
        </w:tc>
        <w:tc>
          <w:tcPr>
            <w:tcW w:w="680" w:type="dxa"/>
            <w:tcBorders>
              <w:top w:val="nil"/>
              <w:left w:val="nil"/>
              <w:bottom w:val="nil"/>
              <w:right w:val="nil"/>
            </w:tcBorders>
            <w:shd w:val="clear" w:color="auto" w:fill="auto"/>
            <w:noWrap/>
            <w:vAlign w:val="bottom"/>
            <w:hideMark/>
          </w:tcPr>
          <w:p w14:paraId="4665433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nil"/>
              <w:right w:val="nil"/>
            </w:tcBorders>
            <w:shd w:val="clear" w:color="auto" w:fill="auto"/>
            <w:noWrap/>
            <w:vAlign w:val="bottom"/>
            <w:hideMark/>
          </w:tcPr>
          <w:p w14:paraId="35D069CD"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1777A8A1"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0.28</w:t>
            </w:r>
          </w:p>
        </w:tc>
        <w:tc>
          <w:tcPr>
            <w:tcW w:w="680" w:type="dxa"/>
            <w:tcBorders>
              <w:top w:val="nil"/>
              <w:left w:val="nil"/>
              <w:bottom w:val="nil"/>
              <w:right w:val="nil"/>
            </w:tcBorders>
            <w:shd w:val="clear" w:color="auto" w:fill="auto"/>
            <w:noWrap/>
            <w:vAlign w:val="bottom"/>
            <w:hideMark/>
          </w:tcPr>
          <w:p w14:paraId="648CE315" w14:textId="77777777" w:rsidR="00EA7293" w:rsidRPr="00EA7293" w:rsidRDefault="00EA7293" w:rsidP="00EA7293">
            <w:pPr>
              <w:spacing w:after="0" w:line="240" w:lineRule="auto"/>
              <w:jc w:val="center"/>
              <w:rPr>
                <w:rFonts w:ascii="Calibri" w:eastAsia="Times New Roman" w:hAnsi="Calibri" w:cs="Calibri"/>
                <w:b/>
                <w:bCs/>
                <w:color w:val="000000"/>
              </w:rPr>
            </w:pPr>
            <w:r w:rsidRPr="00EA7293">
              <w:rPr>
                <w:rFonts w:ascii="Calibri" w:eastAsia="Times New Roman" w:hAnsi="Calibri" w:cs="Calibri"/>
                <w:b/>
                <w:bCs/>
                <w:color w:val="000000"/>
              </w:rPr>
              <w:t>0.88</w:t>
            </w:r>
          </w:p>
        </w:tc>
        <w:tc>
          <w:tcPr>
            <w:tcW w:w="680" w:type="dxa"/>
            <w:tcBorders>
              <w:top w:val="nil"/>
              <w:left w:val="nil"/>
              <w:bottom w:val="nil"/>
              <w:right w:val="nil"/>
            </w:tcBorders>
            <w:shd w:val="clear" w:color="auto" w:fill="auto"/>
            <w:noWrap/>
            <w:vAlign w:val="bottom"/>
            <w:hideMark/>
          </w:tcPr>
          <w:p w14:paraId="0BF0781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w:t>
            </w:r>
          </w:p>
        </w:tc>
      </w:tr>
      <w:tr w:rsidR="00EA7293" w:rsidRPr="00EA7293" w14:paraId="2DBB4D2A" w14:textId="77777777" w:rsidTr="00EA7293">
        <w:trPr>
          <w:trHeight w:val="300"/>
        </w:trPr>
        <w:tc>
          <w:tcPr>
            <w:tcW w:w="460" w:type="dxa"/>
            <w:tcBorders>
              <w:top w:val="nil"/>
              <w:left w:val="nil"/>
              <w:bottom w:val="single" w:sz="4" w:space="0" w:color="auto"/>
              <w:right w:val="nil"/>
            </w:tcBorders>
            <w:shd w:val="clear" w:color="auto" w:fill="auto"/>
            <w:noWrap/>
            <w:vAlign w:val="bottom"/>
            <w:hideMark/>
          </w:tcPr>
          <w:p w14:paraId="72AD42AF"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17</w:t>
            </w:r>
          </w:p>
        </w:tc>
        <w:tc>
          <w:tcPr>
            <w:tcW w:w="2560" w:type="dxa"/>
            <w:tcBorders>
              <w:top w:val="nil"/>
              <w:left w:val="nil"/>
              <w:bottom w:val="single" w:sz="4" w:space="0" w:color="auto"/>
              <w:right w:val="nil"/>
            </w:tcBorders>
            <w:shd w:val="clear" w:color="auto" w:fill="auto"/>
            <w:noWrap/>
            <w:vAlign w:val="bottom"/>
            <w:hideMark/>
          </w:tcPr>
          <w:p w14:paraId="7BE43067" w14:textId="7F492C6D" w:rsidR="00EA7293" w:rsidRPr="00EA7293" w:rsidRDefault="00EA7293" w:rsidP="00EA7293">
            <w:pPr>
              <w:spacing w:after="0" w:line="240" w:lineRule="auto"/>
              <w:rPr>
                <w:rFonts w:ascii="Calibri" w:eastAsia="Times New Roman" w:hAnsi="Calibri" w:cs="Calibri"/>
                <w:color w:val="000000"/>
              </w:rPr>
            </w:pPr>
            <w:r w:rsidRPr="00EA7293">
              <w:rPr>
                <w:rFonts w:ascii="Calibri" w:eastAsia="Times New Roman" w:hAnsi="Calibri" w:cs="Calibri"/>
                <w:color w:val="000000"/>
              </w:rPr>
              <w:t>WA_SAP_USGS</w:t>
            </w:r>
          </w:p>
        </w:tc>
        <w:tc>
          <w:tcPr>
            <w:tcW w:w="680" w:type="dxa"/>
            <w:tcBorders>
              <w:top w:val="nil"/>
              <w:left w:val="nil"/>
              <w:bottom w:val="single" w:sz="4" w:space="0" w:color="auto"/>
              <w:right w:val="nil"/>
            </w:tcBorders>
            <w:shd w:val="clear" w:color="auto" w:fill="auto"/>
            <w:noWrap/>
            <w:vAlign w:val="bottom"/>
            <w:hideMark/>
          </w:tcPr>
          <w:p w14:paraId="7C21D0E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0.41</w:t>
            </w:r>
          </w:p>
        </w:tc>
        <w:tc>
          <w:tcPr>
            <w:tcW w:w="680" w:type="dxa"/>
            <w:tcBorders>
              <w:top w:val="nil"/>
              <w:left w:val="nil"/>
              <w:bottom w:val="single" w:sz="4" w:space="0" w:color="auto"/>
              <w:right w:val="nil"/>
            </w:tcBorders>
            <w:shd w:val="clear" w:color="auto" w:fill="auto"/>
            <w:noWrap/>
            <w:vAlign w:val="bottom"/>
            <w:hideMark/>
          </w:tcPr>
          <w:p w14:paraId="385941D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0.21</w:t>
            </w:r>
          </w:p>
        </w:tc>
        <w:tc>
          <w:tcPr>
            <w:tcW w:w="680" w:type="dxa"/>
            <w:tcBorders>
              <w:top w:val="nil"/>
              <w:left w:val="nil"/>
              <w:bottom w:val="single" w:sz="4" w:space="0" w:color="auto"/>
              <w:right w:val="nil"/>
            </w:tcBorders>
            <w:shd w:val="clear" w:color="auto" w:fill="auto"/>
            <w:noWrap/>
            <w:vAlign w:val="bottom"/>
            <w:hideMark/>
          </w:tcPr>
          <w:p w14:paraId="5340511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0.33</w:t>
            </w:r>
          </w:p>
        </w:tc>
        <w:tc>
          <w:tcPr>
            <w:tcW w:w="680" w:type="dxa"/>
            <w:tcBorders>
              <w:top w:val="nil"/>
              <w:left w:val="nil"/>
              <w:bottom w:val="single" w:sz="4" w:space="0" w:color="auto"/>
              <w:right w:val="nil"/>
            </w:tcBorders>
            <w:shd w:val="clear" w:color="auto" w:fill="auto"/>
            <w:noWrap/>
            <w:vAlign w:val="bottom"/>
            <w:hideMark/>
          </w:tcPr>
          <w:p w14:paraId="6573B3B9"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0.09</w:t>
            </w:r>
          </w:p>
        </w:tc>
        <w:tc>
          <w:tcPr>
            <w:tcW w:w="680" w:type="dxa"/>
            <w:tcBorders>
              <w:top w:val="nil"/>
              <w:left w:val="nil"/>
              <w:bottom w:val="single" w:sz="4" w:space="0" w:color="auto"/>
              <w:right w:val="nil"/>
            </w:tcBorders>
            <w:shd w:val="clear" w:color="auto" w:fill="auto"/>
            <w:noWrap/>
            <w:vAlign w:val="bottom"/>
            <w:hideMark/>
          </w:tcPr>
          <w:p w14:paraId="22C2AE47"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0.30</w:t>
            </w:r>
          </w:p>
        </w:tc>
        <w:tc>
          <w:tcPr>
            <w:tcW w:w="680" w:type="dxa"/>
            <w:tcBorders>
              <w:top w:val="nil"/>
              <w:left w:val="nil"/>
              <w:bottom w:val="single" w:sz="4" w:space="0" w:color="auto"/>
              <w:right w:val="nil"/>
            </w:tcBorders>
            <w:shd w:val="clear" w:color="auto" w:fill="auto"/>
            <w:noWrap/>
            <w:vAlign w:val="bottom"/>
            <w:hideMark/>
          </w:tcPr>
          <w:p w14:paraId="21A4AD1E"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0.43</w:t>
            </w:r>
          </w:p>
        </w:tc>
        <w:tc>
          <w:tcPr>
            <w:tcW w:w="680" w:type="dxa"/>
            <w:tcBorders>
              <w:top w:val="nil"/>
              <w:left w:val="nil"/>
              <w:bottom w:val="single" w:sz="4" w:space="0" w:color="auto"/>
              <w:right w:val="nil"/>
            </w:tcBorders>
            <w:shd w:val="clear" w:color="auto" w:fill="auto"/>
            <w:noWrap/>
            <w:vAlign w:val="bottom"/>
            <w:hideMark/>
          </w:tcPr>
          <w:p w14:paraId="45920AC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0.31</w:t>
            </w:r>
          </w:p>
        </w:tc>
        <w:tc>
          <w:tcPr>
            <w:tcW w:w="680" w:type="dxa"/>
            <w:tcBorders>
              <w:top w:val="nil"/>
              <w:left w:val="nil"/>
              <w:bottom w:val="single" w:sz="4" w:space="0" w:color="auto"/>
              <w:right w:val="nil"/>
            </w:tcBorders>
            <w:shd w:val="clear" w:color="auto" w:fill="auto"/>
            <w:noWrap/>
            <w:vAlign w:val="bottom"/>
            <w:hideMark/>
          </w:tcPr>
          <w:p w14:paraId="0EB43496"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0.45</w:t>
            </w:r>
          </w:p>
        </w:tc>
        <w:tc>
          <w:tcPr>
            <w:tcW w:w="680" w:type="dxa"/>
            <w:tcBorders>
              <w:top w:val="nil"/>
              <w:left w:val="nil"/>
              <w:bottom w:val="single" w:sz="4" w:space="0" w:color="auto"/>
              <w:right w:val="nil"/>
            </w:tcBorders>
            <w:shd w:val="clear" w:color="auto" w:fill="auto"/>
            <w:noWrap/>
            <w:vAlign w:val="bottom"/>
            <w:hideMark/>
          </w:tcPr>
          <w:p w14:paraId="32520C2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0.11</w:t>
            </w:r>
          </w:p>
        </w:tc>
        <w:tc>
          <w:tcPr>
            <w:tcW w:w="680" w:type="dxa"/>
            <w:tcBorders>
              <w:top w:val="nil"/>
              <w:left w:val="nil"/>
              <w:bottom w:val="single" w:sz="4" w:space="0" w:color="auto"/>
              <w:right w:val="nil"/>
            </w:tcBorders>
            <w:shd w:val="clear" w:color="auto" w:fill="auto"/>
            <w:noWrap/>
            <w:vAlign w:val="bottom"/>
            <w:hideMark/>
          </w:tcPr>
          <w:p w14:paraId="10A7F2D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0.36</w:t>
            </w:r>
          </w:p>
        </w:tc>
        <w:tc>
          <w:tcPr>
            <w:tcW w:w="680" w:type="dxa"/>
            <w:tcBorders>
              <w:top w:val="nil"/>
              <w:left w:val="nil"/>
              <w:bottom w:val="single" w:sz="4" w:space="0" w:color="auto"/>
              <w:right w:val="nil"/>
            </w:tcBorders>
            <w:shd w:val="clear" w:color="auto" w:fill="auto"/>
            <w:noWrap/>
            <w:vAlign w:val="bottom"/>
            <w:hideMark/>
          </w:tcPr>
          <w:p w14:paraId="161C7D2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0.61</w:t>
            </w:r>
          </w:p>
        </w:tc>
        <w:tc>
          <w:tcPr>
            <w:tcW w:w="680" w:type="dxa"/>
            <w:tcBorders>
              <w:top w:val="nil"/>
              <w:left w:val="nil"/>
              <w:bottom w:val="single" w:sz="4" w:space="0" w:color="auto"/>
              <w:right w:val="nil"/>
            </w:tcBorders>
            <w:shd w:val="clear" w:color="auto" w:fill="auto"/>
            <w:noWrap/>
            <w:vAlign w:val="bottom"/>
            <w:hideMark/>
          </w:tcPr>
          <w:p w14:paraId="5DF8E5A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0.20</w:t>
            </w:r>
          </w:p>
        </w:tc>
        <w:tc>
          <w:tcPr>
            <w:tcW w:w="680" w:type="dxa"/>
            <w:tcBorders>
              <w:top w:val="nil"/>
              <w:left w:val="nil"/>
              <w:bottom w:val="single" w:sz="4" w:space="0" w:color="auto"/>
              <w:right w:val="nil"/>
            </w:tcBorders>
            <w:shd w:val="clear" w:color="auto" w:fill="auto"/>
            <w:noWrap/>
            <w:vAlign w:val="bottom"/>
            <w:hideMark/>
          </w:tcPr>
          <w:p w14:paraId="308E2363"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0.19</w:t>
            </w:r>
          </w:p>
        </w:tc>
        <w:tc>
          <w:tcPr>
            <w:tcW w:w="680" w:type="dxa"/>
            <w:tcBorders>
              <w:top w:val="nil"/>
              <w:left w:val="nil"/>
              <w:bottom w:val="single" w:sz="4" w:space="0" w:color="auto"/>
              <w:right w:val="nil"/>
            </w:tcBorders>
            <w:shd w:val="clear" w:color="auto" w:fill="auto"/>
            <w:noWrap/>
            <w:vAlign w:val="bottom"/>
            <w:hideMark/>
          </w:tcPr>
          <w:p w14:paraId="57F054E5"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0.74</w:t>
            </w:r>
          </w:p>
        </w:tc>
        <w:tc>
          <w:tcPr>
            <w:tcW w:w="680" w:type="dxa"/>
            <w:tcBorders>
              <w:top w:val="nil"/>
              <w:left w:val="nil"/>
              <w:bottom w:val="single" w:sz="4" w:space="0" w:color="auto"/>
              <w:right w:val="nil"/>
            </w:tcBorders>
            <w:shd w:val="clear" w:color="auto" w:fill="auto"/>
            <w:noWrap/>
            <w:vAlign w:val="bottom"/>
            <w:hideMark/>
          </w:tcPr>
          <w:p w14:paraId="39F5BD6B"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0.47</w:t>
            </w:r>
          </w:p>
        </w:tc>
        <w:tc>
          <w:tcPr>
            <w:tcW w:w="680" w:type="dxa"/>
            <w:tcBorders>
              <w:top w:val="nil"/>
              <w:left w:val="nil"/>
              <w:bottom w:val="single" w:sz="4" w:space="0" w:color="auto"/>
              <w:right w:val="nil"/>
            </w:tcBorders>
            <w:shd w:val="clear" w:color="auto" w:fill="auto"/>
            <w:noWrap/>
            <w:vAlign w:val="bottom"/>
            <w:hideMark/>
          </w:tcPr>
          <w:p w14:paraId="23707EC0" w14:textId="77777777" w:rsidR="00EA7293" w:rsidRPr="00EA7293" w:rsidRDefault="00EA7293" w:rsidP="00EA7293">
            <w:pPr>
              <w:spacing w:after="0" w:line="240" w:lineRule="auto"/>
              <w:jc w:val="center"/>
              <w:rPr>
                <w:rFonts w:ascii="Calibri" w:eastAsia="Times New Roman" w:hAnsi="Calibri" w:cs="Calibri"/>
                <w:color w:val="000000"/>
              </w:rPr>
            </w:pPr>
            <w:r w:rsidRPr="00EA7293">
              <w:rPr>
                <w:rFonts w:ascii="Calibri" w:eastAsia="Times New Roman" w:hAnsi="Calibri" w:cs="Calibri"/>
                <w:color w:val="000000"/>
              </w:rPr>
              <w:t>0.46</w:t>
            </w:r>
          </w:p>
        </w:tc>
      </w:tr>
    </w:tbl>
    <w:p w14:paraId="24F89861" w14:textId="635C880C" w:rsidR="00EA7293" w:rsidRDefault="00EA7293" w:rsidP="00DA4966"/>
    <w:p w14:paraId="6FDC123E" w14:textId="68B4C537" w:rsidR="00567661" w:rsidRDefault="00567661" w:rsidP="00DA4966"/>
    <w:p w14:paraId="30D6E7B1" w14:textId="77777777" w:rsidR="005736F0" w:rsidRDefault="005736F0" w:rsidP="00F177C8">
      <w:pPr>
        <w:pStyle w:val="Caption"/>
        <w:keepNext/>
        <w:rPr>
          <w:ins w:id="267" w:author="Jessup, Benjamin" w:date="2022-05-31T12:29:00Z"/>
          <w:sz w:val="22"/>
          <w:szCs w:val="22"/>
        </w:rPr>
        <w:sectPr w:rsidR="005736F0" w:rsidSect="005736F0">
          <w:pgSz w:w="15840" w:h="12240" w:orient="landscape"/>
          <w:pgMar w:top="1440" w:right="1440" w:bottom="1440" w:left="1440" w:header="720" w:footer="720" w:gutter="0"/>
          <w:cols w:space="720"/>
          <w:docGrid w:linePitch="360"/>
          <w:sectPrChange w:id="268" w:author="Jessup, Benjamin" w:date="2022-05-31T12:30:00Z">
            <w:sectPr w:rsidR="005736F0" w:rsidSect="005736F0">
              <w:pgSz w:w="12240" w:h="15840" w:orient="portrait"/>
              <w:pgMar w:top="1440" w:right="1440" w:bottom="1440" w:left="1440" w:header="720" w:footer="720" w:gutter="0"/>
            </w:sectPr>
          </w:sectPrChange>
        </w:sectPr>
      </w:pPr>
    </w:p>
    <w:p w14:paraId="4E9103BA" w14:textId="60020C99" w:rsidR="00F177C8" w:rsidRPr="00F177C8" w:rsidRDefault="00F177C8" w:rsidP="00F177C8">
      <w:pPr>
        <w:pStyle w:val="Caption"/>
        <w:keepNext/>
        <w:rPr>
          <w:sz w:val="22"/>
          <w:szCs w:val="22"/>
        </w:rPr>
      </w:pPr>
      <w:bookmarkStart w:id="269" w:name="_Toc104959173"/>
      <w:r w:rsidRPr="00F177C8">
        <w:rPr>
          <w:sz w:val="22"/>
          <w:szCs w:val="22"/>
        </w:rPr>
        <w:lastRenderedPageBreak/>
        <w:t xml:space="preserve">Table </w:t>
      </w:r>
      <w:r w:rsidRPr="00F177C8">
        <w:rPr>
          <w:sz w:val="22"/>
          <w:szCs w:val="22"/>
        </w:rPr>
        <w:fldChar w:fldCharType="begin"/>
      </w:r>
      <w:r w:rsidRPr="00F177C8">
        <w:rPr>
          <w:sz w:val="22"/>
          <w:szCs w:val="22"/>
        </w:rPr>
        <w:instrText xml:space="preserve"> SEQ Table \* ARABIC </w:instrText>
      </w:r>
      <w:r w:rsidRPr="00F177C8">
        <w:rPr>
          <w:sz w:val="22"/>
          <w:szCs w:val="22"/>
        </w:rPr>
        <w:fldChar w:fldCharType="separate"/>
      </w:r>
      <w:r w:rsidR="00FE4DC4">
        <w:rPr>
          <w:noProof/>
          <w:sz w:val="22"/>
          <w:szCs w:val="22"/>
        </w:rPr>
        <w:t>8</w:t>
      </w:r>
      <w:r w:rsidRPr="00F177C8">
        <w:rPr>
          <w:sz w:val="22"/>
          <w:szCs w:val="22"/>
        </w:rPr>
        <w:fldChar w:fldCharType="end"/>
      </w:r>
      <w:r w:rsidRPr="00F177C8">
        <w:rPr>
          <w:sz w:val="22"/>
          <w:szCs w:val="22"/>
        </w:rPr>
        <w:t>. Metric composition of best</w:t>
      </w:r>
      <w:ins w:id="270" w:author="Hargett, Eric" w:date="2022-05-19T15:20:00Z">
        <w:r w:rsidR="00EB5BBA">
          <w:rPr>
            <w:sz w:val="22"/>
            <w:szCs w:val="22"/>
          </w:rPr>
          <w:t xml:space="preserve"> performing</w:t>
        </w:r>
      </w:ins>
      <w:r w:rsidRPr="00F177C8">
        <w:rPr>
          <w:sz w:val="22"/>
          <w:szCs w:val="22"/>
        </w:rPr>
        <w:t xml:space="preserve"> index candidates without redundant metrics.</w:t>
      </w:r>
      <w:r w:rsidR="00F26D16">
        <w:rPr>
          <w:sz w:val="22"/>
          <w:szCs w:val="22"/>
        </w:rPr>
        <w:t xml:space="preserve"> </w:t>
      </w:r>
      <w:r w:rsidR="00F26D16" w:rsidRPr="00551EEE">
        <w:rPr>
          <w:sz w:val="22"/>
          <w:szCs w:val="22"/>
        </w:rPr>
        <w:t xml:space="preserve">Refer to Appendix </w:t>
      </w:r>
      <w:r w:rsidR="00F3000B">
        <w:rPr>
          <w:sz w:val="22"/>
          <w:szCs w:val="22"/>
        </w:rPr>
        <w:t>A</w:t>
      </w:r>
      <w:r w:rsidR="00F26D16" w:rsidRPr="00551EEE">
        <w:rPr>
          <w:sz w:val="22"/>
          <w:szCs w:val="22"/>
        </w:rPr>
        <w:t xml:space="preserve"> for metric code </w:t>
      </w:r>
      <w:r w:rsidR="00F26D16">
        <w:rPr>
          <w:sz w:val="22"/>
          <w:szCs w:val="22"/>
        </w:rPr>
        <w:t>descriptions.</w:t>
      </w:r>
      <w:bookmarkEnd w:id="269"/>
    </w:p>
    <w:tbl>
      <w:tblPr>
        <w:tblW w:w="6640" w:type="dxa"/>
        <w:tblCellMar>
          <w:left w:w="0" w:type="dxa"/>
          <w:right w:w="0" w:type="dxa"/>
        </w:tblCellMar>
        <w:tblLook w:val="04A0" w:firstRow="1" w:lastRow="0" w:firstColumn="1" w:lastColumn="0" w:noHBand="0" w:noVBand="1"/>
      </w:tblPr>
      <w:tblGrid>
        <w:gridCol w:w="2840"/>
        <w:gridCol w:w="760"/>
        <w:gridCol w:w="760"/>
        <w:gridCol w:w="760"/>
        <w:gridCol w:w="760"/>
        <w:gridCol w:w="760"/>
      </w:tblGrid>
      <w:tr w:rsidR="00567661" w14:paraId="5F010B27" w14:textId="77777777" w:rsidTr="000870B2">
        <w:trPr>
          <w:trHeight w:val="315"/>
        </w:trPr>
        <w:tc>
          <w:tcPr>
            <w:tcW w:w="2840" w:type="dxa"/>
            <w:tcBorders>
              <w:top w:val="single" w:sz="8" w:space="0" w:color="auto"/>
              <w:left w:val="nil"/>
              <w:bottom w:val="single" w:sz="8" w:space="0" w:color="auto"/>
              <w:right w:val="nil"/>
            </w:tcBorders>
            <w:tcMar>
              <w:top w:w="0" w:type="dxa"/>
              <w:left w:w="108" w:type="dxa"/>
              <w:bottom w:w="0" w:type="dxa"/>
              <w:right w:w="108" w:type="dxa"/>
            </w:tcMar>
            <w:vAlign w:val="bottom"/>
            <w:hideMark/>
          </w:tcPr>
          <w:p w14:paraId="3B463759" w14:textId="77777777" w:rsidR="00567661" w:rsidRDefault="00567661" w:rsidP="00F177C8">
            <w:pPr>
              <w:spacing w:after="0"/>
              <w:rPr>
                <w:color w:val="000000"/>
              </w:rPr>
            </w:pPr>
            <w:r>
              <w:rPr>
                <w:color w:val="000000"/>
              </w:rPr>
              <w:t>Metric</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0FC62ED9" w14:textId="1036E749" w:rsidR="00567661" w:rsidRDefault="000870B2" w:rsidP="00F177C8">
            <w:pPr>
              <w:spacing w:after="0"/>
              <w:jc w:val="center"/>
              <w:rPr>
                <w:color w:val="000000"/>
              </w:rPr>
            </w:pPr>
            <w:r>
              <w:rPr>
                <w:color w:val="000000"/>
              </w:rPr>
              <w:t>#</w:t>
            </w:r>
            <w:r w:rsidR="00567661">
              <w:rPr>
                <w:color w:val="000000"/>
              </w:rPr>
              <w:t>1</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40FFE252" w14:textId="2553845B" w:rsidR="00567661" w:rsidRDefault="000870B2" w:rsidP="00F177C8">
            <w:pPr>
              <w:spacing w:after="0"/>
              <w:jc w:val="center"/>
              <w:rPr>
                <w:color w:val="000000"/>
              </w:rPr>
            </w:pPr>
            <w:r>
              <w:rPr>
                <w:color w:val="000000"/>
              </w:rPr>
              <w:t>#</w:t>
            </w:r>
            <w:r w:rsidR="00567661">
              <w:rPr>
                <w:color w:val="000000"/>
              </w:rPr>
              <w:t>4</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39A3310" w14:textId="100970AD" w:rsidR="00567661" w:rsidRDefault="000870B2" w:rsidP="00F177C8">
            <w:pPr>
              <w:spacing w:after="0"/>
              <w:jc w:val="center"/>
              <w:rPr>
                <w:color w:val="000000"/>
              </w:rPr>
            </w:pPr>
            <w:r>
              <w:rPr>
                <w:color w:val="000000"/>
              </w:rPr>
              <w:t>#</w:t>
            </w:r>
            <w:r w:rsidR="00567661">
              <w:rPr>
                <w:color w:val="000000"/>
              </w:rPr>
              <w:t>5</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DA5CD65" w14:textId="5534599D" w:rsidR="00567661" w:rsidRDefault="000870B2" w:rsidP="00F177C8">
            <w:pPr>
              <w:spacing w:after="0"/>
              <w:jc w:val="center"/>
              <w:rPr>
                <w:color w:val="000000"/>
              </w:rPr>
            </w:pPr>
            <w:r>
              <w:rPr>
                <w:color w:val="000000"/>
              </w:rPr>
              <w:t>#</w:t>
            </w:r>
            <w:r w:rsidR="00567661">
              <w:rPr>
                <w:color w:val="000000"/>
              </w:rPr>
              <w:t>6</w:t>
            </w:r>
          </w:p>
        </w:tc>
        <w:tc>
          <w:tcPr>
            <w:tcW w:w="7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CC57AB4" w14:textId="545EC1C9" w:rsidR="00567661" w:rsidRDefault="000870B2" w:rsidP="00F177C8">
            <w:pPr>
              <w:spacing w:after="0"/>
              <w:jc w:val="center"/>
              <w:rPr>
                <w:color w:val="000000"/>
              </w:rPr>
            </w:pPr>
            <w:r>
              <w:rPr>
                <w:color w:val="000000"/>
              </w:rPr>
              <w:t>#</w:t>
            </w:r>
            <w:r w:rsidR="00567661">
              <w:rPr>
                <w:color w:val="000000"/>
              </w:rPr>
              <w:t>7</w:t>
            </w:r>
          </w:p>
        </w:tc>
      </w:tr>
      <w:tr w:rsidR="00567661" w14:paraId="06BC1EC0" w14:textId="77777777" w:rsidTr="00B4665B">
        <w:trPr>
          <w:trHeight w:val="300"/>
        </w:trPr>
        <w:tc>
          <w:tcPr>
            <w:tcW w:w="2840" w:type="dxa"/>
            <w:tcMar>
              <w:top w:w="0" w:type="dxa"/>
              <w:left w:w="108" w:type="dxa"/>
              <w:bottom w:w="0" w:type="dxa"/>
              <w:right w:w="108" w:type="dxa"/>
            </w:tcMar>
            <w:vAlign w:val="center"/>
            <w:hideMark/>
          </w:tcPr>
          <w:p w14:paraId="4615C71C" w14:textId="77777777" w:rsidR="00567661" w:rsidRDefault="00567661" w:rsidP="00F177C8">
            <w:pPr>
              <w:spacing w:after="0"/>
              <w:rPr>
                <w:b/>
                <w:bCs/>
                <w:color w:val="000000"/>
                <w:u w:val="single"/>
              </w:rPr>
            </w:pPr>
            <w:r>
              <w:rPr>
                <w:b/>
                <w:bCs/>
                <w:color w:val="000000"/>
                <w:u w:val="single"/>
              </w:rPr>
              <w:t>Biological Condition</w:t>
            </w:r>
          </w:p>
        </w:tc>
        <w:tc>
          <w:tcPr>
            <w:tcW w:w="760" w:type="dxa"/>
            <w:tcMar>
              <w:top w:w="0" w:type="dxa"/>
              <w:left w:w="108" w:type="dxa"/>
              <w:bottom w:w="0" w:type="dxa"/>
              <w:right w:w="108" w:type="dxa"/>
            </w:tcMar>
            <w:vAlign w:val="bottom"/>
            <w:hideMark/>
          </w:tcPr>
          <w:p w14:paraId="4C84653F"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0E2D0731"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079AC74"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06D9CD30"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6CA16567" w14:textId="77777777" w:rsidR="00567661" w:rsidRDefault="00567661" w:rsidP="00F177C8">
            <w:pPr>
              <w:spacing w:after="0"/>
              <w:rPr>
                <w:rFonts w:ascii="Times New Roman" w:eastAsia="Times New Roman" w:hAnsi="Times New Roman"/>
                <w:sz w:val="20"/>
                <w:szCs w:val="20"/>
              </w:rPr>
            </w:pPr>
          </w:p>
        </w:tc>
      </w:tr>
      <w:tr w:rsidR="00567661" w14:paraId="6AD61749" w14:textId="77777777" w:rsidTr="00B4665B">
        <w:trPr>
          <w:trHeight w:val="300"/>
        </w:trPr>
        <w:tc>
          <w:tcPr>
            <w:tcW w:w="2840" w:type="dxa"/>
            <w:shd w:val="clear" w:color="auto" w:fill="DDEBF7"/>
            <w:tcMar>
              <w:top w:w="0" w:type="dxa"/>
              <w:left w:w="108" w:type="dxa"/>
              <w:bottom w:w="0" w:type="dxa"/>
              <w:right w:w="108" w:type="dxa"/>
            </w:tcMar>
            <w:vAlign w:val="center"/>
            <w:hideMark/>
          </w:tcPr>
          <w:p w14:paraId="79F468D0" w14:textId="353A42F7" w:rsidR="00567661" w:rsidRDefault="00567661" w:rsidP="00F177C8">
            <w:pPr>
              <w:spacing w:after="0"/>
              <w:rPr>
                <w:rFonts w:ascii="Calibri" w:hAnsi="Calibri"/>
                <w:color w:val="000000"/>
              </w:rPr>
            </w:pPr>
            <w:r>
              <w:rPr>
                <w:color w:val="000000"/>
              </w:rPr>
              <w:t>BC_45.pt_RFadj</w:t>
            </w:r>
          </w:p>
        </w:tc>
        <w:tc>
          <w:tcPr>
            <w:tcW w:w="760" w:type="dxa"/>
            <w:noWrap/>
            <w:tcMar>
              <w:top w:w="0" w:type="dxa"/>
              <w:left w:w="108" w:type="dxa"/>
              <w:bottom w:w="0" w:type="dxa"/>
              <w:right w:w="108" w:type="dxa"/>
            </w:tcMar>
            <w:vAlign w:val="bottom"/>
            <w:hideMark/>
          </w:tcPr>
          <w:p w14:paraId="3065F531" w14:textId="77777777" w:rsidR="00567661" w:rsidRDefault="00567661" w:rsidP="00F177C8">
            <w:pPr>
              <w:spacing w:after="0"/>
              <w:rPr>
                <w:color w:val="000000"/>
              </w:rPr>
            </w:pPr>
          </w:p>
        </w:tc>
        <w:tc>
          <w:tcPr>
            <w:tcW w:w="760" w:type="dxa"/>
            <w:noWrap/>
            <w:tcMar>
              <w:top w:w="0" w:type="dxa"/>
              <w:left w:w="108" w:type="dxa"/>
              <w:bottom w:w="0" w:type="dxa"/>
              <w:right w:w="108" w:type="dxa"/>
            </w:tcMar>
            <w:vAlign w:val="bottom"/>
            <w:hideMark/>
          </w:tcPr>
          <w:p w14:paraId="527C1591" w14:textId="77777777" w:rsidR="00567661" w:rsidRDefault="00567661" w:rsidP="00F177C8">
            <w:pPr>
              <w:spacing w:after="0"/>
              <w:rPr>
                <w:rFonts w:ascii="Times New Roman" w:eastAsia="Times New Roman" w:hAnsi="Times New Roman"/>
                <w:sz w:val="20"/>
                <w:szCs w:val="20"/>
              </w:rPr>
            </w:pPr>
          </w:p>
        </w:tc>
        <w:tc>
          <w:tcPr>
            <w:tcW w:w="760" w:type="dxa"/>
            <w:shd w:val="clear" w:color="auto" w:fill="DDEBF7"/>
            <w:noWrap/>
            <w:tcMar>
              <w:top w:w="0" w:type="dxa"/>
              <w:left w:w="108" w:type="dxa"/>
              <w:bottom w:w="0" w:type="dxa"/>
              <w:right w:w="108" w:type="dxa"/>
            </w:tcMar>
            <w:vAlign w:val="bottom"/>
            <w:hideMark/>
          </w:tcPr>
          <w:p w14:paraId="7D54416D" w14:textId="77777777" w:rsidR="00567661" w:rsidRDefault="00567661" w:rsidP="00F177C8">
            <w:pPr>
              <w:spacing w:after="0"/>
              <w:jc w:val="center"/>
              <w:rPr>
                <w:rFonts w:ascii="Calibri" w:hAnsi="Calibri"/>
                <w:color w:val="000000"/>
              </w:rPr>
            </w:pPr>
            <w:r>
              <w:rPr>
                <w:color w:val="000000"/>
              </w:rPr>
              <w:t>5</w:t>
            </w:r>
          </w:p>
        </w:tc>
        <w:tc>
          <w:tcPr>
            <w:tcW w:w="760" w:type="dxa"/>
            <w:noWrap/>
            <w:tcMar>
              <w:top w:w="0" w:type="dxa"/>
              <w:left w:w="108" w:type="dxa"/>
              <w:bottom w:w="0" w:type="dxa"/>
              <w:right w:w="108" w:type="dxa"/>
            </w:tcMar>
            <w:vAlign w:val="bottom"/>
            <w:hideMark/>
          </w:tcPr>
          <w:p w14:paraId="245EE610" w14:textId="77777777" w:rsidR="00567661" w:rsidRDefault="00567661" w:rsidP="00F177C8">
            <w:pPr>
              <w:spacing w:after="0"/>
              <w:rPr>
                <w:color w:val="000000"/>
              </w:rPr>
            </w:pPr>
          </w:p>
        </w:tc>
        <w:tc>
          <w:tcPr>
            <w:tcW w:w="760" w:type="dxa"/>
            <w:noWrap/>
            <w:tcMar>
              <w:top w:w="0" w:type="dxa"/>
              <w:left w:w="108" w:type="dxa"/>
              <w:bottom w:w="0" w:type="dxa"/>
              <w:right w:w="108" w:type="dxa"/>
            </w:tcMar>
            <w:vAlign w:val="bottom"/>
            <w:hideMark/>
          </w:tcPr>
          <w:p w14:paraId="67ACCA34" w14:textId="77777777" w:rsidR="00567661" w:rsidRDefault="00567661" w:rsidP="00F177C8">
            <w:pPr>
              <w:spacing w:after="0"/>
              <w:rPr>
                <w:rFonts w:ascii="Times New Roman" w:eastAsia="Times New Roman" w:hAnsi="Times New Roman"/>
                <w:sz w:val="20"/>
                <w:szCs w:val="20"/>
              </w:rPr>
            </w:pPr>
          </w:p>
        </w:tc>
      </w:tr>
      <w:tr w:rsidR="00567661" w14:paraId="0F00FAA9" w14:textId="77777777" w:rsidTr="00B4665B">
        <w:trPr>
          <w:trHeight w:val="315"/>
        </w:trPr>
        <w:tc>
          <w:tcPr>
            <w:tcW w:w="2840" w:type="dxa"/>
            <w:tcBorders>
              <w:top w:val="nil"/>
              <w:left w:val="nil"/>
              <w:bottom w:val="single" w:sz="8" w:space="0" w:color="000000"/>
              <w:right w:val="nil"/>
            </w:tcBorders>
            <w:shd w:val="clear" w:color="auto" w:fill="DDEBF7"/>
            <w:tcMar>
              <w:top w:w="0" w:type="dxa"/>
              <w:left w:w="108" w:type="dxa"/>
              <w:bottom w:w="0" w:type="dxa"/>
              <w:right w:w="108" w:type="dxa"/>
            </w:tcMar>
            <w:vAlign w:val="center"/>
            <w:hideMark/>
          </w:tcPr>
          <w:p w14:paraId="32484907" w14:textId="1727D0D4" w:rsidR="00567661" w:rsidRDefault="00567661" w:rsidP="00F177C8">
            <w:pPr>
              <w:spacing w:after="0"/>
              <w:rPr>
                <w:rFonts w:ascii="Calibri" w:hAnsi="Calibri"/>
                <w:color w:val="000000"/>
              </w:rPr>
            </w:pPr>
            <w:r>
              <w:rPr>
                <w:color w:val="000000"/>
              </w:rPr>
              <w:t>BC_12.pa</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1A264E9D"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4AA291EF"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59C560CE"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041F96A8" w14:textId="77777777" w:rsidR="00567661" w:rsidRDefault="00567661" w:rsidP="00F177C8">
            <w:pPr>
              <w:spacing w:after="0"/>
              <w:jc w:val="center"/>
              <w:rPr>
                <w:color w:val="000000"/>
              </w:rPr>
            </w:pPr>
            <w:r>
              <w:rPr>
                <w:color w:val="000000"/>
              </w:rPr>
              <w:t>6</w:t>
            </w:r>
          </w:p>
        </w:tc>
        <w:tc>
          <w:tcPr>
            <w:tcW w:w="760" w:type="dxa"/>
            <w:tcBorders>
              <w:top w:val="nil"/>
              <w:left w:val="nil"/>
              <w:bottom w:val="single" w:sz="8" w:space="0" w:color="auto"/>
              <w:right w:val="nil"/>
            </w:tcBorders>
            <w:shd w:val="clear" w:color="auto" w:fill="DDEBF7"/>
            <w:noWrap/>
            <w:tcMar>
              <w:top w:w="0" w:type="dxa"/>
              <w:left w:w="108" w:type="dxa"/>
              <w:bottom w:w="0" w:type="dxa"/>
              <w:right w:w="108" w:type="dxa"/>
            </w:tcMar>
            <w:vAlign w:val="bottom"/>
            <w:hideMark/>
          </w:tcPr>
          <w:p w14:paraId="4AE35A03" w14:textId="77777777" w:rsidR="00567661" w:rsidRDefault="00567661" w:rsidP="00F177C8">
            <w:pPr>
              <w:spacing w:after="0"/>
              <w:jc w:val="center"/>
              <w:rPr>
                <w:color w:val="000000"/>
              </w:rPr>
            </w:pPr>
            <w:r>
              <w:rPr>
                <w:color w:val="000000"/>
              </w:rPr>
              <w:t>7</w:t>
            </w:r>
          </w:p>
        </w:tc>
      </w:tr>
      <w:tr w:rsidR="00567661" w14:paraId="1EC2BBF7" w14:textId="77777777" w:rsidTr="00B4665B">
        <w:trPr>
          <w:trHeight w:val="300"/>
        </w:trPr>
        <w:tc>
          <w:tcPr>
            <w:tcW w:w="2840" w:type="dxa"/>
            <w:tcMar>
              <w:top w:w="0" w:type="dxa"/>
              <w:left w:w="108" w:type="dxa"/>
              <w:bottom w:w="0" w:type="dxa"/>
              <w:right w:w="108" w:type="dxa"/>
            </w:tcMar>
            <w:vAlign w:val="center"/>
            <w:hideMark/>
          </w:tcPr>
          <w:p w14:paraId="339CE981" w14:textId="77777777" w:rsidR="00567661" w:rsidRDefault="00567661" w:rsidP="00F177C8">
            <w:pPr>
              <w:spacing w:after="0"/>
              <w:rPr>
                <w:b/>
                <w:bCs/>
                <w:color w:val="000000"/>
                <w:u w:val="single"/>
              </w:rPr>
            </w:pPr>
            <w:r>
              <w:rPr>
                <w:b/>
                <w:bCs/>
                <w:color w:val="000000"/>
                <w:u w:val="single"/>
              </w:rPr>
              <w:t>Ions</w:t>
            </w:r>
          </w:p>
        </w:tc>
        <w:tc>
          <w:tcPr>
            <w:tcW w:w="760" w:type="dxa"/>
            <w:tcMar>
              <w:top w:w="0" w:type="dxa"/>
              <w:left w:w="108" w:type="dxa"/>
              <w:bottom w:w="0" w:type="dxa"/>
              <w:right w:w="108" w:type="dxa"/>
            </w:tcMar>
            <w:vAlign w:val="bottom"/>
            <w:hideMark/>
          </w:tcPr>
          <w:p w14:paraId="25B6D7FA"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72884AB0"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1A63CF8"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117DD9D4"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41A4481" w14:textId="77777777" w:rsidR="00567661" w:rsidRDefault="00567661" w:rsidP="00F177C8">
            <w:pPr>
              <w:spacing w:after="0"/>
              <w:rPr>
                <w:rFonts w:ascii="Times New Roman" w:eastAsia="Times New Roman" w:hAnsi="Times New Roman"/>
                <w:sz w:val="20"/>
                <w:szCs w:val="20"/>
              </w:rPr>
            </w:pPr>
          </w:p>
        </w:tc>
      </w:tr>
      <w:tr w:rsidR="00567661" w14:paraId="1B3A18EE" w14:textId="77777777" w:rsidTr="00B4665B">
        <w:trPr>
          <w:trHeight w:val="300"/>
        </w:trPr>
        <w:tc>
          <w:tcPr>
            <w:tcW w:w="2840" w:type="dxa"/>
            <w:shd w:val="clear" w:color="auto" w:fill="FFF2CC"/>
            <w:tcMar>
              <w:top w:w="0" w:type="dxa"/>
              <w:left w:w="108" w:type="dxa"/>
              <w:bottom w:w="0" w:type="dxa"/>
              <w:right w:w="108" w:type="dxa"/>
            </w:tcMar>
            <w:vAlign w:val="center"/>
            <w:hideMark/>
          </w:tcPr>
          <w:p w14:paraId="2FB1C7ED" w14:textId="6D831959" w:rsidR="00567661" w:rsidRDefault="00567661" w:rsidP="00F177C8">
            <w:pPr>
              <w:spacing w:after="0"/>
              <w:rPr>
                <w:rFonts w:ascii="Calibri" w:hAnsi="Calibri"/>
                <w:color w:val="000000"/>
              </w:rPr>
            </w:pPr>
            <w:r>
              <w:rPr>
                <w:color w:val="000000"/>
              </w:rPr>
              <w:t>pt_H_WDEQ_34_RFadj</w:t>
            </w:r>
          </w:p>
        </w:tc>
        <w:tc>
          <w:tcPr>
            <w:tcW w:w="760" w:type="dxa"/>
            <w:shd w:val="clear" w:color="auto" w:fill="FFF2CC"/>
            <w:tcMar>
              <w:top w:w="0" w:type="dxa"/>
              <w:left w:w="108" w:type="dxa"/>
              <w:bottom w:w="0" w:type="dxa"/>
              <w:right w:w="108" w:type="dxa"/>
            </w:tcMar>
            <w:vAlign w:val="center"/>
            <w:hideMark/>
          </w:tcPr>
          <w:p w14:paraId="524F96BA" w14:textId="77777777" w:rsidR="00567661" w:rsidRDefault="00567661" w:rsidP="00F177C8">
            <w:pPr>
              <w:spacing w:after="0"/>
              <w:jc w:val="center"/>
              <w:rPr>
                <w:color w:val="000000"/>
              </w:rPr>
            </w:pPr>
            <w:r>
              <w:rPr>
                <w:color w:val="000000"/>
              </w:rPr>
              <w:t>1</w:t>
            </w:r>
          </w:p>
        </w:tc>
        <w:tc>
          <w:tcPr>
            <w:tcW w:w="760" w:type="dxa"/>
            <w:shd w:val="clear" w:color="auto" w:fill="FFF2CC"/>
            <w:tcMar>
              <w:top w:w="0" w:type="dxa"/>
              <w:left w:w="108" w:type="dxa"/>
              <w:bottom w:w="0" w:type="dxa"/>
              <w:right w:w="108" w:type="dxa"/>
            </w:tcMar>
            <w:vAlign w:val="center"/>
            <w:hideMark/>
          </w:tcPr>
          <w:p w14:paraId="52565049" w14:textId="77777777" w:rsidR="00567661" w:rsidRDefault="00567661" w:rsidP="00F177C8">
            <w:pPr>
              <w:spacing w:after="0"/>
              <w:jc w:val="center"/>
              <w:rPr>
                <w:color w:val="000000"/>
              </w:rPr>
            </w:pPr>
            <w:r>
              <w:rPr>
                <w:color w:val="000000"/>
              </w:rPr>
              <w:t>4</w:t>
            </w:r>
          </w:p>
        </w:tc>
        <w:tc>
          <w:tcPr>
            <w:tcW w:w="760" w:type="dxa"/>
            <w:shd w:val="clear" w:color="auto" w:fill="FFF2CC"/>
            <w:tcMar>
              <w:top w:w="0" w:type="dxa"/>
              <w:left w:w="108" w:type="dxa"/>
              <w:bottom w:w="0" w:type="dxa"/>
              <w:right w:w="108" w:type="dxa"/>
            </w:tcMar>
            <w:vAlign w:val="center"/>
            <w:hideMark/>
          </w:tcPr>
          <w:p w14:paraId="5452DDE1" w14:textId="77777777" w:rsidR="00567661" w:rsidRDefault="00567661" w:rsidP="00F177C8">
            <w:pPr>
              <w:spacing w:after="0"/>
              <w:jc w:val="center"/>
              <w:rPr>
                <w:color w:val="000000"/>
              </w:rPr>
            </w:pPr>
            <w:r>
              <w:rPr>
                <w:color w:val="000000"/>
              </w:rPr>
              <w:t>5</w:t>
            </w:r>
          </w:p>
        </w:tc>
        <w:tc>
          <w:tcPr>
            <w:tcW w:w="760" w:type="dxa"/>
            <w:shd w:val="clear" w:color="auto" w:fill="FFF2CC"/>
            <w:tcMar>
              <w:top w:w="0" w:type="dxa"/>
              <w:left w:w="108" w:type="dxa"/>
              <w:bottom w:w="0" w:type="dxa"/>
              <w:right w:w="108" w:type="dxa"/>
            </w:tcMar>
            <w:vAlign w:val="center"/>
            <w:hideMark/>
          </w:tcPr>
          <w:p w14:paraId="0A16E705" w14:textId="77777777" w:rsidR="00567661" w:rsidRDefault="00567661" w:rsidP="00F177C8">
            <w:pPr>
              <w:spacing w:after="0"/>
              <w:jc w:val="center"/>
              <w:rPr>
                <w:color w:val="000000"/>
              </w:rPr>
            </w:pPr>
            <w:r>
              <w:rPr>
                <w:color w:val="000000"/>
              </w:rPr>
              <w:t>6</w:t>
            </w:r>
          </w:p>
        </w:tc>
        <w:tc>
          <w:tcPr>
            <w:tcW w:w="760" w:type="dxa"/>
            <w:shd w:val="clear" w:color="auto" w:fill="FFF2CC"/>
            <w:tcMar>
              <w:top w:w="0" w:type="dxa"/>
              <w:left w:w="108" w:type="dxa"/>
              <w:bottom w:w="0" w:type="dxa"/>
              <w:right w:w="108" w:type="dxa"/>
            </w:tcMar>
            <w:vAlign w:val="center"/>
            <w:hideMark/>
          </w:tcPr>
          <w:p w14:paraId="2BA95BF9" w14:textId="77777777" w:rsidR="00567661" w:rsidRDefault="00567661" w:rsidP="00F177C8">
            <w:pPr>
              <w:spacing w:after="0"/>
              <w:jc w:val="center"/>
              <w:rPr>
                <w:color w:val="000000"/>
              </w:rPr>
            </w:pPr>
            <w:r>
              <w:rPr>
                <w:color w:val="000000"/>
              </w:rPr>
              <w:t>7</w:t>
            </w:r>
          </w:p>
        </w:tc>
      </w:tr>
      <w:tr w:rsidR="00567661" w14:paraId="34F185DC" w14:textId="77777777" w:rsidTr="00B4665B">
        <w:trPr>
          <w:trHeight w:val="300"/>
        </w:trPr>
        <w:tc>
          <w:tcPr>
            <w:tcW w:w="2840" w:type="dxa"/>
            <w:shd w:val="clear" w:color="auto" w:fill="FFF2CC"/>
            <w:tcMar>
              <w:top w:w="0" w:type="dxa"/>
              <w:left w:w="108" w:type="dxa"/>
              <w:bottom w:w="0" w:type="dxa"/>
              <w:right w:w="108" w:type="dxa"/>
            </w:tcMar>
            <w:vAlign w:val="center"/>
            <w:hideMark/>
          </w:tcPr>
          <w:p w14:paraId="1EDB2227" w14:textId="59705E59" w:rsidR="00567661" w:rsidRDefault="00567661" w:rsidP="00F177C8">
            <w:pPr>
              <w:spacing w:after="0"/>
              <w:rPr>
                <w:color w:val="000000"/>
              </w:rPr>
            </w:pPr>
            <w:proofErr w:type="spellStart"/>
            <w:r>
              <w:rPr>
                <w:color w:val="000000"/>
              </w:rPr>
              <w:t>WA_Salinity_USGS</w:t>
            </w:r>
            <w:proofErr w:type="spellEnd"/>
          </w:p>
        </w:tc>
        <w:tc>
          <w:tcPr>
            <w:tcW w:w="760" w:type="dxa"/>
            <w:noWrap/>
            <w:tcMar>
              <w:top w:w="0" w:type="dxa"/>
              <w:left w:w="108" w:type="dxa"/>
              <w:bottom w:w="0" w:type="dxa"/>
              <w:right w:w="108" w:type="dxa"/>
            </w:tcMar>
            <w:vAlign w:val="bottom"/>
            <w:hideMark/>
          </w:tcPr>
          <w:p w14:paraId="57B9F4C7" w14:textId="77777777" w:rsidR="00567661" w:rsidRDefault="00567661" w:rsidP="00F177C8">
            <w:pPr>
              <w:spacing w:after="0"/>
              <w:rPr>
                <w:color w:val="000000"/>
              </w:rPr>
            </w:pPr>
          </w:p>
        </w:tc>
        <w:tc>
          <w:tcPr>
            <w:tcW w:w="760" w:type="dxa"/>
            <w:noWrap/>
            <w:tcMar>
              <w:top w:w="0" w:type="dxa"/>
              <w:left w:w="108" w:type="dxa"/>
              <w:bottom w:w="0" w:type="dxa"/>
              <w:right w:w="108" w:type="dxa"/>
            </w:tcMar>
            <w:vAlign w:val="bottom"/>
            <w:hideMark/>
          </w:tcPr>
          <w:p w14:paraId="13F0627E"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07FF3A58" w14:textId="77777777" w:rsidR="00567661" w:rsidRDefault="00567661" w:rsidP="00F177C8">
            <w:pPr>
              <w:spacing w:after="0"/>
              <w:rPr>
                <w:rFonts w:ascii="Times New Roman" w:eastAsia="Times New Roman" w:hAnsi="Times New Roman"/>
                <w:sz w:val="20"/>
                <w:szCs w:val="20"/>
              </w:rPr>
            </w:pPr>
          </w:p>
        </w:tc>
        <w:tc>
          <w:tcPr>
            <w:tcW w:w="760" w:type="dxa"/>
            <w:shd w:val="clear" w:color="auto" w:fill="FFF2CC"/>
            <w:tcMar>
              <w:top w:w="0" w:type="dxa"/>
              <w:left w:w="108" w:type="dxa"/>
              <w:bottom w:w="0" w:type="dxa"/>
              <w:right w:w="108" w:type="dxa"/>
            </w:tcMar>
            <w:vAlign w:val="center"/>
            <w:hideMark/>
          </w:tcPr>
          <w:p w14:paraId="656DE8C8" w14:textId="77777777" w:rsidR="00567661" w:rsidRDefault="00567661" w:rsidP="00F177C8">
            <w:pPr>
              <w:spacing w:after="0"/>
              <w:jc w:val="center"/>
              <w:rPr>
                <w:rFonts w:ascii="Calibri" w:hAnsi="Calibri"/>
                <w:color w:val="000000"/>
              </w:rPr>
            </w:pPr>
            <w:r>
              <w:rPr>
                <w:color w:val="000000"/>
              </w:rPr>
              <w:t>6</w:t>
            </w:r>
          </w:p>
        </w:tc>
        <w:tc>
          <w:tcPr>
            <w:tcW w:w="760" w:type="dxa"/>
            <w:noWrap/>
            <w:tcMar>
              <w:top w:w="0" w:type="dxa"/>
              <w:left w:w="108" w:type="dxa"/>
              <w:bottom w:w="0" w:type="dxa"/>
              <w:right w:w="108" w:type="dxa"/>
            </w:tcMar>
            <w:vAlign w:val="bottom"/>
            <w:hideMark/>
          </w:tcPr>
          <w:p w14:paraId="44881DF1" w14:textId="77777777" w:rsidR="00567661" w:rsidRDefault="00567661" w:rsidP="00F177C8">
            <w:pPr>
              <w:spacing w:after="0"/>
              <w:rPr>
                <w:color w:val="000000"/>
              </w:rPr>
            </w:pPr>
          </w:p>
        </w:tc>
      </w:tr>
      <w:tr w:rsidR="00567661" w14:paraId="55D6E0FF" w14:textId="77777777" w:rsidTr="00B4665B">
        <w:trPr>
          <w:trHeight w:val="315"/>
        </w:trPr>
        <w:tc>
          <w:tcPr>
            <w:tcW w:w="2840" w:type="dxa"/>
            <w:tcBorders>
              <w:top w:val="nil"/>
              <w:left w:val="nil"/>
              <w:bottom w:val="single" w:sz="8" w:space="0" w:color="000000"/>
              <w:right w:val="nil"/>
            </w:tcBorders>
            <w:shd w:val="clear" w:color="auto" w:fill="FFF2CC"/>
            <w:tcMar>
              <w:top w:w="0" w:type="dxa"/>
              <w:left w:w="108" w:type="dxa"/>
              <w:bottom w:w="0" w:type="dxa"/>
              <w:right w:w="108" w:type="dxa"/>
            </w:tcMar>
            <w:vAlign w:val="center"/>
            <w:hideMark/>
          </w:tcPr>
          <w:p w14:paraId="30A9248F" w14:textId="46E04F47" w:rsidR="00567661" w:rsidRDefault="00567661" w:rsidP="00F177C8">
            <w:pPr>
              <w:spacing w:after="0"/>
              <w:rPr>
                <w:rFonts w:ascii="Calibri" w:hAnsi="Calibri"/>
                <w:color w:val="000000"/>
              </w:rPr>
            </w:pPr>
            <w:r>
              <w:rPr>
                <w:color w:val="000000"/>
              </w:rPr>
              <w:t>pt_Diat_Cond_2_RFadj</w:t>
            </w:r>
          </w:p>
        </w:tc>
        <w:tc>
          <w:tcPr>
            <w:tcW w:w="760" w:type="dxa"/>
            <w:tcBorders>
              <w:top w:val="nil"/>
              <w:left w:val="nil"/>
              <w:bottom w:val="single" w:sz="8" w:space="0" w:color="auto"/>
              <w:right w:val="nil"/>
            </w:tcBorders>
            <w:shd w:val="clear" w:color="auto" w:fill="FFF2CC"/>
            <w:tcMar>
              <w:top w:w="0" w:type="dxa"/>
              <w:left w:w="108" w:type="dxa"/>
              <w:bottom w:w="0" w:type="dxa"/>
              <w:right w:w="108" w:type="dxa"/>
            </w:tcMar>
            <w:vAlign w:val="center"/>
            <w:hideMark/>
          </w:tcPr>
          <w:p w14:paraId="63EC6168"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7E61BC5A"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683C647"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85A55C2"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FFF2CC"/>
            <w:tcMar>
              <w:top w:w="0" w:type="dxa"/>
              <w:left w:w="108" w:type="dxa"/>
              <w:bottom w:w="0" w:type="dxa"/>
              <w:right w:w="108" w:type="dxa"/>
            </w:tcMar>
            <w:vAlign w:val="center"/>
            <w:hideMark/>
          </w:tcPr>
          <w:p w14:paraId="0C989D4A" w14:textId="77777777" w:rsidR="00567661" w:rsidRDefault="00567661" w:rsidP="00F177C8">
            <w:pPr>
              <w:spacing w:after="0"/>
              <w:jc w:val="center"/>
              <w:rPr>
                <w:color w:val="000000"/>
              </w:rPr>
            </w:pPr>
            <w:r>
              <w:rPr>
                <w:color w:val="000000"/>
              </w:rPr>
              <w:t>7</w:t>
            </w:r>
          </w:p>
        </w:tc>
      </w:tr>
      <w:tr w:rsidR="00567661" w14:paraId="76EDD7F4" w14:textId="77777777" w:rsidTr="00B4665B">
        <w:trPr>
          <w:trHeight w:val="300"/>
        </w:trPr>
        <w:tc>
          <w:tcPr>
            <w:tcW w:w="2840" w:type="dxa"/>
            <w:tcMar>
              <w:top w:w="0" w:type="dxa"/>
              <w:left w:w="108" w:type="dxa"/>
              <w:bottom w:w="0" w:type="dxa"/>
              <w:right w:w="108" w:type="dxa"/>
            </w:tcMar>
            <w:vAlign w:val="center"/>
            <w:hideMark/>
          </w:tcPr>
          <w:p w14:paraId="2F826A8F" w14:textId="77777777" w:rsidR="00567661" w:rsidRDefault="00567661" w:rsidP="00F177C8">
            <w:pPr>
              <w:spacing w:after="0"/>
              <w:rPr>
                <w:b/>
                <w:bCs/>
                <w:color w:val="000000"/>
                <w:u w:val="single"/>
              </w:rPr>
            </w:pPr>
            <w:r>
              <w:rPr>
                <w:b/>
                <w:bCs/>
                <w:color w:val="000000"/>
                <w:u w:val="single"/>
              </w:rPr>
              <w:t>Nutrients</w:t>
            </w:r>
          </w:p>
        </w:tc>
        <w:tc>
          <w:tcPr>
            <w:tcW w:w="760" w:type="dxa"/>
            <w:tcMar>
              <w:top w:w="0" w:type="dxa"/>
              <w:left w:w="108" w:type="dxa"/>
              <w:bottom w:w="0" w:type="dxa"/>
              <w:right w:w="108" w:type="dxa"/>
            </w:tcMar>
            <w:vAlign w:val="bottom"/>
            <w:hideMark/>
          </w:tcPr>
          <w:p w14:paraId="393EB436"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3594414D"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1399FDF8"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15B0C227"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39150858" w14:textId="77777777" w:rsidR="00567661" w:rsidRDefault="00567661" w:rsidP="00F177C8">
            <w:pPr>
              <w:spacing w:after="0"/>
              <w:rPr>
                <w:rFonts w:ascii="Times New Roman" w:eastAsia="Times New Roman" w:hAnsi="Times New Roman"/>
                <w:sz w:val="20"/>
                <w:szCs w:val="20"/>
              </w:rPr>
            </w:pPr>
          </w:p>
        </w:tc>
      </w:tr>
      <w:tr w:rsidR="00567661" w14:paraId="37DFDC90" w14:textId="77777777" w:rsidTr="00B4665B">
        <w:trPr>
          <w:trHeight w:val="315"/>
        </w:trPr>
        <w:tc>
          <w:tcPr>
            <w:tcW w:w="2840" w:type="dxa"/>
            <w:tcBorders>
              <w:top w:val="nil"/>
              <w:left w:val="nil"/>
              <w:bottom w:val="single" w:sz="8" w:space="0" w:color="auto"/>
              <w:right w:val="nil"/>
            </w:tcBorders>
            <w:shd w:val="clear" w:color="auto" w:fill="E2EFDA"/>
            <w:tcMar>
              <w:top w:w="0" w:type="dxa"/>
              <w:left w:w="108" w:type="dxa"/>
              <w:bottom w:w="0" w:type="dxa"/>
              <w:right w:w="108" w:type="dxa"/>
            </w:tcMar>
            <w:vAlign w:val="center"/>
            <w:hideMark/>
          </w:tcPr>
          <w:p w14:paraId="1D82B07E" w14:textId="264E338E" w:rsidR="00567661" w:rsidRDefault="00567661" w:rsidP="00F177C8">
            <w:pPr>
              <w:spacing w:after="0"/>
              <w:rPr>
                <w:rFonts w:ascii="Calibri" w:hAnsi="Calibri"/>
                <w:color w:val="000000"/>
              </w:rPr>
            </w:pPr>
            <w:r>
              <w:rPr>
                <w:color w:val="000000"/>
              </w:rPr>
              <w:t>nt_Diatas_TN_2_RFadj</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39B98733"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1D847690"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7DC52D47" w14:textId="77777777" w:rsidR="00567661" w:rsidRDefault="00567661" w:rsidP="00F177C8">
            <w:pPr>
              <w:spacing w:after="0"/>
              <w:jc w:val="center"/>
              <w:rPr>
                <w:color w:val="000000"/>
              </w:rPr>
            </w:pPr>
            <w:r>
              <w:rPr>
                <w:color w:val="000000"/>
              </w:rPr>
              <w:t>5</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1066FB20" w14:textId="77777777" w:rsidR="00567661" w:rsidRDefault="00567661" w:rsidP="00F177C8">
            <w:pPr>
              <w:spacing w:after="0"/>
              <w:jc w:val="center"/>
              <w:rPr>
                <w:color w:val="000000"/>
              </w:rPr>
            </w:pPr>
            <w:r>
              <w:rPr>
                <w:color w:val="000000"/>
              </w:rPr>
              <w:t>6</w:t>
            </w:r>
          </w:p>
        </w:tc>
        <w:tc>
          <w:tcPr>
            <w:tcW w:w="760" w:type="dxa"/>
            <w:tcBorders>
              <w:top w:val="nil"/>
              <w:left w:val="nil"/>
              <w:bottom w:val="single" w:sz="8" w:space="0" w:color="auto"/>
              <w:right w:val="nil"/>
            </w:tcBorders>
            <w:shd w:val="clear" w:color="auto" w:fill="E2EFDA"/>
            <w:noWrap/>
            <w:tcMar>
              <w:top w:w="0" w:type="dxa"/>
              <w:left w:w="108" w:type="dxa"/>
              <w:bottom w:w="0" w:type="dxa"/>
              <w:right w:w="108" w:type="dxa"/>
            </w:tcMar>
            <w:vAlign w:val="bottom"/>
            <w:hideMark/>
          </w:tcPr>
          <w:p w14:paraId="59BCB7B1" w14:textId="77777777" w:rsidR="00567661" w:rsidRDefault="00567661" w:rsidP="00F177C8">
            <w:pPr>
              <w:spacing w:after="0"/>
              <w:jc w:val="center"/>
              <w:rPr>
                <w:color w:val="000000"/>
              </w:rPr>
            </w:pPr>
            <w:r>
              <w:rPr>
                <w:color w:val="000000"/>
              </w:rPr>
              <w:t>7</w:t>
            </w:r>
          </w:p>
        </w:tc>
      </w:tr>
      <w:tr w:rsidR="00567661" w14:paraId="6C1718E5" w14:textId="77777777" w:rsidTr="00B4665B">
        <w:trPr>
          <w:trHeight w:val="300"/>
        </w:trPr>
        <w:tc>
          <w:tcPr>
            <w:tcW w:w="2840" w:type="dxa"/>
            <w:tcMar>
              <w:top w:w="0" w:type="dxa"/>
              <w:left w:w="108" w:type="dxa"/>
              <w:bottom w:w="0" w:type="dxa"/>
              <w:right w:w="108" w:type="dxa"/>
            </w:tcMar>
            <w:vAlign w:val="center"/>
            <w:hideMark/>
          </w:tcPr>
          <w:p w14:paraId="221D634C" w14:textId="77777777" w:rsidR="00567661" w:rsidRDefault="00567661" w:rsidP="00F177C8">
            <w:pPr>
              <w:spacing w:after="0"/>
              <w:rPr>
                <w:b/>
                <w:bCs/>
                <w:color w:val="000000"/>
                <w:u w:val="single"/>
              </w:rPr>
            </w:pPr>
            <w:r>
              <w:rPr>
                <w:b/>
                <w:bCs/>
                <w:color w:val="000000"/>
                <w:u w:val="single"/>
              </w:rPr>
              <w:t>Trophic</w:t>
            </w:r>
          </w:p>
        </w:tc>
        <w:tc>
          <w:tcPr>
            <w:tcW w:w="760" w:type="dxa"/>
            <w:tcMar>
              <w:top w:w="0" w:type="dxa"/>
              <w:left w:w="108" w:type="dxa"/>
              <w:bottom w:w="0" w:type="dxa"/>
              <w:right w:w="108" w:type="dxa"/>
            </w:tcMar>
            <w:vAlign w:val="bottom"/>
            <w:hideMark/>
          </w:tcPr>
          <w:p w14:paraId="5C770C10"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5E169728"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3B1AF1A"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2973C8D"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EFAF1B2" w14:textId="77777777" w:rsidR="00567661" w:rsidRDefault="00567661" w:rsidP="00F177C8">
            <w:pPr>
              <w:spacing w:after="0"/>
              <w:rPr>
                <w:rFonts w:ascii="Times New Roman" w:eastAsia="Times New Roman" w:hAnsi="Times New Roman"/>
                <w:sz w:val="20"/>
                <w:szCs w:val="20"/>
              </w:rPr>
            </w:pPr>
          </w:p>
        </w:tc>
      </w:tr>
      <w:tr w:rsidR="00567661" w14:paraId="6D8EBE43" w14:textId="77777777" w:rsidTr="00B4665B">
        <w:trPr>
          <w:trHeight w:val="315"/>
        </w:trPr>
        <w:tc>
          <w:tcPr>
            <w:tcW w:w="2840" w:type="dxa"/>
            <w:shd w:val="clear" w:color="auto" w:fill="FCE4D6"/>
            <w:tcMar>
              <w:top w:w="0" w:type="dxa"/>
              <w:left w:w="108" w:type="dxa"/>
              <w:bottom w:w="0" w:type="dxa"/>
              <w:right w:w="108" w:type="dxa"/>
            </w:tcMar>
            <w:vAlign w:val="center"/>
            <w:hideMark/>
          </w:tcPr>
          <w:p w14:paraId="4D230439" w14:textId="211CA37B" w:rsidR="00567661" w:rsidRDefault="00567661" w:rsidP="00F177C8">
            <w:pPr>
              <w:spacing w:after="0"/>
              <w:rPr>
                <w:rFonts w:ascii="Calibri" w:hAnsi="Calibri"/>
                <w:color w:val="000000"/>
              </w:rPr>
            </w:pPr>
            <w:r>
              <w:rPr>
                <w:color w:val="000000"/>
              </w:rPr>
              <w:t>pt_T_WDEQ_12_RFadj</w:t>
            </w:r>
          </w:p>
        </w:tc>
        <w:tc>
          <w:tcPr>
            <w:tcW w:w="760" w:type="dxa"/>
            <w:shd w:val="clear" w:color="auto" w:fill="FCE4D6"/>
            <w:noWrap/>
            <w:tcMar>
              <w:top w:w="0" w:type="dxa"/>
              <w:left w:w="108" w:type="dxa"/>
              <w:bottom w:w="0" w:type="dxa"/>
              <w:right w:w="108" w:type="dxa"/>
            </w:tcMar>
            <w:vAlign w:val="bottom"/>
            <w:hideMark/>
          </w:tcPr>
          <w:p w14:paraId="5365E270" w14:textId="77777777" w:rsidR="00567661" w:rsidRDefault="00567661" w:rsidP="00F177C8">
            <w:pPr>
              <w:spacing w:after="0"/>
              <w:jc w:val="center"/>
              <w:rPr>
                <w:color w:val="000000"/>
              </w:rPr>
            </w:pPr>
            <w:r>
              <w:rPr>
                <w:color w:val="000000"/>
              </w:rPr>
              <w:t>1</w:t>
            </w:r>
          </w:p>
        </w:tc>
        <w:tc>
          <w:tcPr>
            <w:tcW w:w="760" w:type="dxa"/>
            <w:shd w:val="clear" w:color="auto" w:fill="FCE4D6"/>
            <w:noWrap/>
            <w:tcMar>
              <w:top w:w="0" w:type="dxa"/>
              <w:left w:w="108" w:type="dxa"/>
              <w:bottom w:w="0" w:type="dxa"/>
              <w:right w:w="108" w:type="dxa"/>
            </w:tcMar>
            <w:vAlign w:val="bottom"/>
            <w:hideMark/>
          </w:tcPr>
          <w:p w14:paraId="06ACB377" w14:textId="77777777" w:rsidR="00567661" w:rsidRDefault="00567661" w:rsidP="00F177C8">
            <w:pPr>
              <w:spacing w:after="0"/>
              <w:jc w:val="center"/>
              <w:rPr>
                <w:color w:val="000000"/>
              </w:rPr>
            </w:pPr>
            <w:r>
              <w:rPr>
                <w:color w:val="000000"/>
              </w:rPr>
              <w:t>4</w:t>
            </w:r>
          </w:p>
        </w:tc>
        <w:tc>
          <w:tcPr>
            <w:tcW w:w="760" w:type="dxa"/>
            <w:shd w:val="clear" w:color="auto" w:fill="FCE4D6"/>
            <w:noWrap/>
            <w:tcMar>
              <w:top w:w="0" w:type="dxa"/>
              <w:left w:w="108" w:type="dxa"/>
              <w:bottom w:w="0" w:type="dxa"/>
              <w:right w:w="108" w:type="dxa"/>
            </w:tcMar>
            <w:vAlign w:val="bottom"/>
            <w:hideMark/>
          </w:tcPr>
          <w:p w14:paraId="2A6D885D" w14:textId="77777777" w:rsidR="00567661" w:rsidRDefault="00567661" w:rsidP="00F177C8">
            <w:pPr>
              <w:spacing w:after="0"/>
              <w:jc w:val="center"/>
              <w:rPr>
                <w:color w:val="000000"/>
              </w:rPr>
            </w:pPr>
            <w:r>
              <w:rPr>
                <w:color w:val="000000"/>
              </w:rPr>
              <w:t>5</w:t>
            </w:r>
          </w:p>
        </w:tc>
        <w:tc>
          <w:tcPr>
            <w:tcW w:w="760" w:type="dxa"/>
            <w:shd w:val="clear" w:color="auto" w:fill="FCE4D6"/>
            <w:noWrap/>
            <w:tcMar>
              <w:top w:w="0" w:type="dxa"/>
              <w:left w:w="108" w:type="dxa"/>
              <w:bottom w:w="0" w:type="dxa"/>
              <w:right w:w="108" w:type="dxa"/>
            </w:tcMar>
            <w:vAlign w:val="bottom"/>
            <w:hideMark/>
          </w:tcPr>
          <w:p w14:paraId="47153119" w14:textId="77777777" w:rsidR="00567661" w:rsidRDefault="00567661" w:rsidP="00F177C8">
            <w:pPr>
              <w:spacing w:after="0"/>
              <w:jc w:val="center"/>
              <w:rPr>
                <w:color w:val="000000"/>
              </w:rPr>
            </w:pPr>
            <w:r>
              <w:rPr>
                <w:color w:val="000000"/>
              </w:rPr>
              <w:t>6</w:t>
            </w:r>
          </w:p>
        </w:tc>
        <w:tc>
          <w:tcPr>
            <w:tcW w:w="760" w:type="dxa"/>
            <w:shd w:val="clear" w:color="auto" w:fill="FCE4D6"/>
            <w:noWrap/>
            <w:tcMar>
              <w:top w:w="0" w:type="dxa"/>
              <w:left w:w="108" w:type="dxa"/>
              <w:bottom w:w="0" w:type="dxa"/>
              <w:right w:w="108" w:type="dxa"/>
            </w:tcMar>
            <w:vAlign w:val="bottom"/>
            <w:hideMark/>
          </w:tcPr>
          <w:p w14:paraId="130979B5" w14:textId="77777777" w:rsidR="00567661" w:rsidRDefault="00567661" w:rsidP="00F177C8">
            <w:pPr>
              <w:spacing w:after="0"/>
              <w:jc w:val="center"/>
              <w:rPr>
                <w:color w:val="000000"/>
              </w:rPr>
            </w:pPr>
            <w:r>
              <w:rPr>
                <w:color w:val="000000"/>
              </w:rPr>
              <w:t>7</w:t>
            </w:r>
          </w:p>
        </w:tc>
      </w:tr>
      <w:tr w:rsidR="00567661" w14:paraId="40323B61" w14:textId="77777777" w:rsidTr="00B4665B">
        <w:trPr>
          <w:trHeight w:val="315"/>
        </w:trPr>
        <w:tc>
          <w:tcPr>
            <w:tcW w:w="284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1826024F" w14:textId="62B877CE" w:rsidR="00567661" w:rsidRDefault="00567661" w:rsidP="00F177C8">
            <w:pPr>
              <w:spacing w:after="0"/>
              <w:rPr>
                <w:rFonts w:ascii="Calibri" w:hAnsi="Calibri"/>
                <w:color w:val="000000"/>
              </w:rPr>
            </w:pPr>
            <w:r>
              <w:rPr>
                <w:color w:val="000000"/>
              </w:rPr>
              <w:t>pt_T_WDEQ_56_RFadj</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5334ED2" w14:textId="77777777" w:rsidR="00567661" w:rsidRDefault="00567661" w:rsidP="00F177C8">
            <w:pPr>
              <w:spacing w:after="0"/>
              <w:rPr>
                <w:color w:val="000000"/>
              </w:rPr>
            </w:pPr>
            <w:r>
              <w:rPr>
                <w:color w:val="000000"/>
              </w:rPr>
              <w:t> </w:t>
            </w:r>
          </w:p>
        </w:tc>
        <w:tc>
          <w:tcPr>
            <w:tcW w:w="76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1C6371A8"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2E0C09AE" w14:textId="77777777" w:rsidR="00567661" w:rsidRDefault="00567661" w:rsidP="00F177C8">
            <w:pPr>
              <w:spacing w:after="0"/>
              <w:jc w:val="center"/>
              <w:rPr>
                <w:color w:val="000000"/>
              </w:rPr>
            </w:pPr>
            <w:r>
              <w:rPr>
                <w:color w:val="000000"/>
              </w:rPr>
              <w:t>5</w:t>
            </w:r>
          </w:p>
        </w:tc>
        <w:tc>
          <w:tcPr>
            <w:tcW w:w="760" w:type="dxa"/>
            <w:tcBorders>
              <w:top w:val="nil"/>
              <w:left w:val="nil"/>
              <w:bottom w:val="single" w:sz="8" w:space="0" w:color="auto"/>
              <w:right w:val="nil"/>
            </w:tcBorders>
            <w:shd w:val="clear" w:color="auto" w:fill="FCE4D6"/>
            <w:tcMar>
              <w:top w:w="0" w:type="dxa"/>
              <w:left w:w="108" w:type="dxa"/>
              <w:bottom w:w="0" w:type="dxa"/>
              <w:right w:w="108" w:type="dxa"/>
            </w:tcMar>
            <w:vAlign w:val="bottom"/>
            <w:hideMark/>
          </w:tcPr>
          <w:p w14:paraId="1EDC3546" w14:textId="77777777" w:rsidR="00567661" w:rsidRDefault="00567661" w:rsidP="00F177C8">
            <w:pPr>
              <w:spacing w:after="0"/>
              <w:jc w:val="center"/>
              <w:rPr>
                <w:color w:val="000000"/>
              </w:rPr>
            </w:pPr>
            <w:r>
              <w:rPr>
                <w:color w:val="000000"/>
              </w:rPr>
              <w:t>6</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00F488D6" w14:textId="77777777" w:rsidR="00567661" w:rsidRDefault="00567661" w:rsidP="00F177C8">
            <w:pPr>
              <w:spacing w:after="0"/>
              <w:jc w:val="center"/>
              <w:rPr>
                <w:color w:val="000000"/>
              </w:rPr>
            </w:pPr>
            <w:r>
              <w:rPr>
                <w:color w:val="000000"/>
              </w:rPr>
              <w:t> </w:t>
            </w:r>
          </w:p>
        </w:tc>
      </w:tr>
      <w:tr w:rsidR="00567661" w14:paraId="5DB2D226" w14:textId="77777777" w:rsidTr="00B4665B">
        <w:trPr>
          <w:trHeight w:val="300"/>
        </w:trPr>
        <w:tc>
          <w:tcPr>
            <w:tcW w:w="2840" w:type="dxa"/>
            <w:tcMar>
              <w:top w:w="0" w:type="dxa"/>
              <w:left w:w="108" w:type="dxa"/>
              <w:bottom w:w="0" w:type="dxa"/>
              <w:right w:w="108" w:type="dxa"/>
            </w:tcMar>
            <w:vAlign w:val="center"/>
            <w:hideMark/>
          </w:tcPr>
          <w:p w14:paraId="621CD693" w14:textId="77777777" w:rsidR="00567661" w:rsidRDefault="00567661" w:rsidP="00F177C8">
            <w:pPr>
              <w:spacing w:after="0"/>
              <w:rPr>
                <w:b/>
                <w:bCs/>
                <w:color w:val="000000"/>
                <w:u w:val="single"/>
              </w:rPr>
            </w:pPr>
            <w:proofErr w:type="spellStart"/>
            <w:r>
              <w:rPr>
                <w:b/>
                <w:bCs/>
                <w:color w:val="000000"/>
                <w:u w:val="single"/>
              </w:rPr>
              <w:t>Saprobian</w:t>
            </w:r>
            <w:proofErr w:type="spellEnd"/>
          </w:p>
        </w:tc>
        <w:tc>
          <w:tcPr>
            <w:tcW w:w="760" w:type="dxa"/>
            <w:tcMar>
              <w:top w:w="0" w:type="dxa"/>
              <w:left w:w="108" w:type="dxa"/>
              <w:bottom w:w="0" w:type="dxa"/>
              <w:right w:w="108" w:type="dxa"/>
            </w:tcMar>
            <w:vAlign w:val="bottom"/>
            <w:hideMark/>
          </w:tcPr>
          <w:p w14:paraId="07609EA5"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20B2E03B"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09510B6F"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05304631"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2801875D" w14:textId="77777777" w:rsidR="00567661" w:rsidRDefault="00567661" w:rsidP="00F177C8">
            <w:pPr>
              <w:spacing w:after="0"/>
              <w:rPr>
                <w:rFonts w:ascii="Times New Roman" w:eastAsia="Times New Roman" w:hAnsi="Times New Roman"/>
                <w:sz w:val="20"/>
                <w:szCs w:val="20"/>
              </w:rPr>
            </w:pPr>
          </w:p>
        </w:tc>
      </w:tr>
      <w:tr w:rsidR="00567661" w14:paraId="7F800445" w14:textId="77777777" w:rsidTr="00B4665B">
        <w:trPr>
          <w:trHeight w:val="315"/>
        </w:trPr>
        <w:tc>
          <w:tcPr>
            <w:tcW w:w="2840" w:type="dxa"/>
            <w:tcBorders>
              <w:top w:val="nil"/>
              <w:left w:val="nil"/>
              <w:bottom w:val="single" w:sz="8" w:space="0" w:color="000000"/>
              <w:right w:val="nil"/>
            </w:tcBorders>
            <w:shd w:val="clear" w:color="auto" w:fill="EDEDED"/>
            <w:tcMar>
              <w:top w:w="0" w:type="dxa"/>
              <w:left w:w="108" w:type="dxa"/>
              <w:bottom w:w="0" w:type="dxa"/>
              <w:right w:w="108" w:type="dxa"/>
            </w:tcMar>
            <w:vAlign w:val="center"/>
            <w:hideMark/>
          </w:tcPr>
          <w:p w14:paraId="3034F411" w14:textId="59D8F6AC" w:rsidR="00567661" w:rsidRDefault="00567661" w:rsidP="00F177C8">
            <w:pPr>
              <w:spacing w:after="0"/>
              <w:rPr>
                <w:rFonts w:ascii="Calibri" w:hAnsi="Calibri"/>
                <w:color w:val="000000"/>
              </w:rPr>
            </w:pPr>
            <w:r>
              <w:rPr>
                <w:color w:val="000000"/>
              </w:rPr>
              <w:t>WA_SAP_USGS</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7A83F81B"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E7E6E6"/>
            <w:noWrap/>
            <w:tcMar>
              <w:top w:w="0" w:type="dxa"/>
              <w:left w:w="108" w:type="dxa"/>
              <w:bottom w:w="0" w:type="dxa"/>
              <w:right w:w="108" w:type="dxa"/>
            </w:tcMar>
            <w:vAlign w:val="bottom"/>
            <w:hideMark/>
          </w:tcPr>
          <w:p w14:paraId="33D20C09"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shd w:val="clear" w:color="auto" w:fill="E7E6E6"/>
            <w:noWrap/>
            <w:tcMar>
              <w:top w:w="0" w:type="dxa"/>
              <w:left w:w="108" w:type="dxa"/>
              <w:bottom w:w="0" w:type="dxa"/>
              <w:right w:w="108" w:type="dxa"/>
            </w:tcMar>
            <w:vAlign w:val="bottom"/>
            <w:hideMark/>
          </w:tcPr>
          <w:p w14:paraId="1C248239" w14:textId="77777777" w:rsidR="00567661" w:rsidRDefault="00567661" w:rsidP="00F177C8">
            <w:pPr>
              <w:spacing w:after="0"/>
              <w:jc w:val="center"/>
              <w:rPr>
                <w:color w:val="000000"/>
              </w:rPr>
            </w:pPr>
            <w:r>
              <w:rPr>
                <w:color w:val="000000"/>
              </w:rPr>
              <w:t>5</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3FA48D17"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26C570AA" w14:textId="77777777" w:rsidR="00567661" w:rsidRDefault="00567661" w:rsidP="00F177C8">
            <w:pPr>
              <w:spacing w:after="0"/>
              <w:jc w:val="center"/>
              <w:rPr>
                <w:color w:val="000000"/>
              </w:rPr>
            </w:pPr>
            <w:r>
              <w:rPr>
                <w:color w:val="000000"/>
              </w:rPr>
              <w:t> </w:t>
            </w:r>
          </w:p>
        </w:tc>
      </w:tr>
      <w:tr w:rsidR="00567661" w14:paraId="2FDDAC90" w14:textId="77777777" w:rsidTr="00B4665B">
        <w:trPr>
          <w:trHeight w:val="300"/>
        </w:trPr>
        <w:tc>
          <w:tcPr>
            <w:tcW w:w="2840" w:type="dxa"/>
            <w:tcMar>
              <w:top w:w="0" w:type="dxa"/>
              <w:left w:w="108" w:type="dxa"/>
              <w:bottom w:w="0" w:type="dxa"/>
              <w:right w:w="108" w:type="dxa"/>
            </w:tcMar>
            <w:vAlign w:val="center"/>
            <w:hideMark/>
          </w:tcPr>
          <w:p w14:paraId="6D30B516" w14:textId="77777777" w:rsidR="00567661" w:rsidRDefault="00567661" w:rsidP="00F177C8">
            <w:pPr>
              <w:spacing w:after="0"/>
              <w:rPr>
                <w:b/>
                <w:bCs/>
                <w:color w:val="000000"/>
                <w:u w:val="single"/>
              </w:rPr>
            </w:pPr>
            <w:r>
              <w:rPr>
                <w:b/>
                <w:bCs/>
                <w:color w:val="000000"/>
                <w:u w:val="single"/>
              </w:rPr>
              <w:t>Oxygen</w:t>
            </w:r>
          </w:p>
        </w:tc>
        <w:tc>
          <w:tcPr>
            <w:tcW w:w="760" w:type="dxa"/>
            <w:tcMar>
              <w:top w:w="0" w:type="dxa"/>
              <w:left w:w="108" w:type="dxa"/>
              <w:bottom w:w="0" w:type="dxa"/>
              <w:right w:w="108" w:type="dxa"/>
            </w:tcMar>
            <w:vAlign w:val="bottom"/>
            <w:hideMark/>
          </w:tcPr>
          <w:p w14:paraId="00A00E19" w14:textId="77777777" w:rsidR="00567661" w:rsidRDefault="00567661" w:rsidP="00F177C8">
            <w:pPr>
              <w:spacing w:after="0"/>
              <w:rPr>
                <w:b/>
                <w:bCs/>
                <w:color w:val="000000"/>
                <w:u w:val="single"/>
              </w:rPr>
            </w:pPr>
          </w:p>
        </w:tc>
        <w:tc>
          <w:tcPr>
            <w:tcW w:w="760" w:type="dxa"/>
            <w:tcMar>
              <w:top w:w="0" w:type="dxa"/>
              <w:left w:w="108" w:type="dxa"/>
              <w:bottom w:w="0" w:type="dxa"/>
              <w:right w:w="108" w:type="dxa"/>
            </w:tcMar>
            <w:vAlign w:val="bottom"/>
            <w:hideMark/>
          </w:tcPr>
          <w:p w14:paraId="1749875D"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7ADAA9B0"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31ACC567" w14:textId="77777777" w:rsidR="00567661" w:rsidRDefault="00567661" w:rsidP="00F177C8">
            <w:pPr>
              <w:spacing w:after="0"/>
              <w:rPr>
                <w:rFonts w:ascii="Times New Roman" w:eastAsia="Times New Roman" w:hAnsi="Times New Roman"/>
                <w:sz w:val="20"/>
                <w:szCs w:val="20"/>
              </w:rPr>
            </w:pPr>
          </w:p>
        </w:tc>
        <w:tc>
          <w:tcPr>
            <w:tcW w:w="760" w:type="dxa"/>
            <w:tcMar>
              <w:top w:w="0" w:type="dxa"/>
              <w:left w:w="108" w:type="dxa"/>
              <w:bottom w:w="0" w:type="dxa"/>
              <w:right w:w="108" w:type="dxa"/>
            </w:tcMar>
            <w:vAlign w:val="bottom"/>
            <w:hideMark/>
          </w:tcPr>
          <w:p w14:paraId="4C1DD769" w14:textId="77777777" w:rsidR="00567661" w:rsidRDefault="00567661" w:rsidP="00F177C8">
            <w:pPr>
              <w:spacing w:after="0"/>
              <w:rPr>
                <w:rFonts w:ascii="Times New Roman" w:eastAsia="Times New Roman" w:hAnsi="Times New Roman"/>
                <w:sz w:val="20"/>
                <w:szCs w:val="20"/>
              </w:rPr>
            </w:pPr>
          </w:p>
        </w:tc>
      </w:tr>
      <w:tr w:rsidR="00567661" w14:paraId="3E209B9D" w14:textId="77777777" w:rsidTr="00B4665B">
        <w:trPr>
          <w:trHeight w:val="300"/>
        </w:trPr>
        <w:tc>
          <w:tcPr>
            <w:tcW w:w="2840" w:type="dxa"/>
            <w:shd w:val="clear" w:color="auto" w:fill="D9E1F2"/>
            <w:tcMar>
              <w:top w:w="0" w:type="dxa"/>
              <w:left w:w="108" w:type="dxa"/>
              <w:bottom w:w="0" w:type="dxa"/>
              <w:right w:w="108" w:type="dxa"/>
            </w:tcMar>
            <w:vAlign w:val="center"/>
            <w:hideMark/>
          </w:tcPr>
          <w:p w14:paraId="6631ECD9" w14:textId="737C0058" w:rsidR="00567661" w:rsidRDefault="00567661" w:rsidP="00F177C8">
            <w:pPr>
              <w:spacing w:after="0"/>
              <w:rPr>
                <w:rFonts w:ascii="Calibri" w:hAnsi="Calibri"/>
                <w:color w:val="000000"/>
              </w:rPr>
            </w:pPr>
            <w:r>
              <w:rPr>
                <w:color w:val="000000"/>
              </w:rPr>
              <w:t>pt_O_WDEQ_4</w:t>
            </w:r>
          </w:p>
        </w:tc>
        <w:tc>
          <w:tcPr>
            <w:tcW w:w="760" w:type="dxa"/>
            <w:shd w:val="clear" w:color="auto" w:fill="D9E1F2"/>
            <w:noWrap/>
            <w:tcMar>
              <w:top w:w="0" w:type="dxa"/>
              <w:left w:w="108" w:type="dxa"/>
              <w:bottom w:w="0" w:type="dxa"/>
              <w:right w:w="108" w:type="dxa"/>
            </w:tcMar>
            <w:vAlign w:val="bottom"/>
            <w:hideMark/>
          </w:tcPr>
          <w:p w14:paraId="24582730" w14:textId="77777777" w:rsidR="00567661" w:rsidRDefault="00567661" w:rsidP="00F177C8">
            <w:pPr>
              <w:spacing w:after="0"/>
              <w:jc w:val="center"/>
              <w:rPr>
                <w:color w:val="000000"/>
              </w:rPr>
            </w:pPr>
            <w:r>
              <w:rPr>
                <w:color w:val="000000"/>
              </w:rPr>
              <w:t>1</w:t>
            </w:r>
          </w:p>
        </w:tc>
        <w:tc>
          <w:tcPr>
            <w:tcW w:w="760" w:type="dxa"/>
            <w:noWrap/>
            <w:tcMar>
              <w:top w:w="0" w:type="dxa"/>
              <w:left w:w="108" w:type="dxa"/>
              <w:bottom w:w="0" w:type="dxa"/>
              <w:right w:w="108" w:type="dxa"/>
            </w:tcMar>
            <w:vAlign w:val="bottom"/>
            <w:hideMark/>
          </w:tcPr>
          <w:p w14:paraId="64E4148F" w14:textId="77777777" w:rsidR="00567661" w:rsidRDefault="00567661" w:rsidP="00F177C8">
            <w:pPr>
              <w:spacing w:after="0"/>
              <w:rPr>
                <w:color w:val="000000"/>
              </w:rPr>
            </w:pPr>
          </w:p>
        </w:tc>
        <w:tc>
          <w:tcPr>
            <w:tcW w:w="760" w:type="dxa"/>
            <w:shd w:val="clear" w:color="auto" w:fill="D9E1F2"/>
            <w:noWrap/>
            <w:tcMar>
              <w:top w:w="0" w:type="dxa"/>
              <w:left w:w="108" w:type="dxa"/>
              <w:bottom w:w="0" w:type="dxa"/>
              <w:right w:w="108" w:type="dxa"/>
            </w:tcMar>
            <w:vAlign w:val="bottom"/>
            <w:hideMark/>
          </w:tcPr>
          <w:p w14:paraId="1CF58DAA" w14:textId="77777777" w:rsidR="00567661" w:rsidRDefault="00567661" w:rsidP="00F177C8">
            <w:pPr>
              <w:spacing w:after="0"/>
              <w:jc w:val="center"/>
              <w:rPr>
                <w:rFonts w:ascii="Calibri" w:hAnsi="Calibri"/>
                <w:color w:val="000000"/>
              </w:rPr>
            </w:pPr>
            <w:r>
              <w:rPr>
                <w:color w:val="000000"/>
              </w:rPr>
              <w:t>5</w:t>
            </w:r>
          </w:p>
        </w:tc>
        <w:tc>
          <w:tcPr>
            <w:tcW w:w="760" w:type="dxa"/>
            <w:shd w:val="clear" w:color="auto" w:fill="D9E1F2"/>
            <w:noWrap/>
            <w:tcMar>
              <w:top w:w="0" w:type="dxa"/>
              <w:left w:w="108" w:type="dxa"/>
              <w:bottom w:w="0" w:type="dxa"/>
              <w:right w:w="108" w:type="dxa"/>
            </w:tcMar>
            <w:vAlign w:val="bottom"/>
            <w:hideMark/>
          </w:tcPr>
          <w:p w14:paraId="134872D3" w14:textId="77777777" w:rsidR="00567661" w:rsidRDefault="00567661" w:rsidP="00F177C8">
            <w:pPr>
              <w:spacing w:after="0"/>
              <w:jc w:val="center"/>
              <w:rPr>
                <w:color w:val="000000"/>
              </w:rPr>
            </w:pPr>
            <w:r>
              <w:rPr>
                <w:color w:val="000000"/>
              </w:rPr>
              <w:t>6</w:t>
            </w:r>
          </w:p>
        </w:tc>
        <w:tc>
          <w:tcPr>
            <w:tcW w:w="760" w:type="dxa"/>
            <w:noWrap/>
            <w:tcMar>
              <w:top w:w="0" w:type="dxa"/>
              <w:left w:w="108" w:type="dxa"/>
              <w:bottom w:w="0" w:type="dxa"/>
              <w:right w:w="108" w:type="dxa"/>
            </w:tcMar>
            <w:vAlign w:val="bottom"/>
            <w:hideMark/>
          </w:tcPr>
          <w:p w14:paraId="5D69C7BE" w14:textId="77777777" w:rsidR="00567661" w:rsidRDefault="00567661" w:rsidP="00F177C8">
            <w:pPr>
              <w:spacing w:after="0"/>
              <w:rPr>
                <w:color w:val="000000"/>
              </w:rPr>
            </w:pPr>
          </w:p>
        </w:tc>
      </w:tr>
      <w:tr w:rsidR="00567661" w14:paraId="0AFE0FD8" w14:textId="77777777" w:rsidTr="00B4665B">
        <w:trPr>
          <w:trHeight w:val="315"/>
        </w:trPr>
        <w:tc>
          <w:tcPr>
            <w:tcW w:w="2840" w:type="dxa"/>
            <w:tcBorders>
              <w:top w:val="nil"/>
              <w:left w:val="nil"/>
              <w:bottom w:val="single" w:sz="8" w:space="0" w:color="000000"/>
              <w:right w:val="nil"/>
            </w:tcBorders>
            <w:shd w:val="clear" w:color="auto" w:fill="D9E1F2"/>
            <w:tcMar>
              <w:top w:w="0" w:type="dxa"/>
              <w:left w:w="108" w:type="dxa"/>
              <w:bottom w:w="0" w:type="dxa"/>
              <w:right w:w="108" w:type="dxa"/>
            </w:tcMar>
            <w:vAlign w:val="center"/>
            <w:hideMark/>
          </w:tcPr>
          <w:p w14:paraId="03FEBCD7" w14:textId="77262454" w:rsidR="00567661" w:rsidRDefault="00567661" w:rsidP="00F177C8">
            <w:pPr>
              <w:spacing w:after="0"/>
              <w:rPr>
                <w:color w:val="000000"/>
              </w:rPr>
            </w:pPr>
            <w:r>
              <w:rPr>
                <w:color w:val="000000"/>
              </w:rPr>
              <w:t>O_45.pt</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5E9F3FAC"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D9E1F2"/>
            <w:noWrap/>
            <w:tcMar>
              <w:top w:w="0" w:type="dxa"/>
              <w:left w:w="108" w:type="dxa"/>
              <w:bottom w:w="0" w:type="dxa"/>
              <w:right w:w="108" w:type="dxa"/>
            </w:tcMar>
            <w:vAlign w:val="bottom"/>
            <w:hideMark/>
          </w:tcPr>
          <w:p w14:paraId="1E5A92D6" w14:textId="77777777" w:rsidR="00567661" w:rsidRDefault="00567661" w:rsidP="00F177C8">
            <w:pPr>
              <w:spacing w:after="0"/>
              <w:jc w:val="center"/>
              <w:rPr>
                <w:color w:val="000000"/>
              </w:rPr>
            </w:pPr>
            <w:r>
              <w:rPr>
                <w:color w:val="000000"/>
              </w:rPr>
              <w:t>4</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13BFDE0F"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42B68F69"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D9E1F2"/>
            <w:noWrap/>
            <w:tcMar>
              <w:top w:w="0" w:type="dxa"/>
              <w:left w:w="108" w:type="dxa"/>
              <w:bottom w:w="0" w:type="dxa"/>
              <w:right w:w="108" w:type="dxa"/>
            </w:tcMar>
            <w:vAlign w:val="bottom"/>
            <w:hideMark/>
          </w:tcPr>
          <w:p w14:paraId="70A87E31" w14:textId="77777777" w:rsidR="00567661" w:rsidRDefault="00567661" w:rsidP="00F177C8">
            <w:pPr>
              <w:spacing w:after="0"/>
              <w:jc w:val="center"/>
              <w:rPr>
                <w:color w:val="000000"/>
              </w:rPr>
            </w:pPr>
            <w:r>
              <w:rPr>
                <w:color w:val="000000"/>
              </w:rPr>
              <w:t>7</w:t>
            </w:r>
          </w:p>
        </w:tc>
      </w:tr>
      <w:tr w:rsidR="00567661" w14:paraId="6121C854" w14:textId="77777777" w:rsidTr="00B4665B">
        <w:trPr>
          <w:trHeight w:val="300"/>
        </w:trPr>
        <w:tc>
          <w:tcPr>
            <w:tcW w:w="2840" w:type="dxa"/>
            <w:tcMar>
              <w:top w:w="0" w:type="dxa"/>
              <w:left w:w="108" w:type="dxa"/>
              <w:bottom w:w="0" w:type="dxa"/>
              <w:right w:w="108" w:type="dxa"/>
            </w:tcMar>
            <w:vAlign w:val="center"/>
            <w:hideMark/>
          </w:tcPr>
          <w:p w14:paraId="4FB296A0" w14:textId="77777777" w:rsidR="00567661" w:rsidRDefault="00567661" w:rsidP="00F177C8">
            <w:pPr>
              <w:spacing w:after="0"/>
              <w:rPr>
                <w:b/>
                <w:bCs/>
                <w:color w:val="000000"/>
                <w:u w:val="single"/>
              </w:rPr>
            </w:pPr>
            <w:r>
              <w:rPr>
                <w:b/>
                <w:bCs/>
                <w:color w:val="000000"/>
                <w:u w:val="single"/>
              </w:rPr>
              <w:t>Tolerance</w:t>
            </w:r>
          </w:p>
        </w:tc>
        <w:tc>
          <w:tcPr>
            <w:tcW w:w="760" w:type="dxa"/>
            <w:noWrap/>
            <w:tcMar>
              <w:top w:w="0" w:type="dxa"/>
              <w:left w:w="108" w:type="dxa"/>
              <w:bottom w:w="0" w:type="dxa"/>
              <w:right w:w="108" w:type="dxa"/>
            </w:tcMar>
            <w:vAlign w:val="bottom"/>
            <w:hideMark/>
          </w:tcPr>
          <w:p w14:paraId="11496B11" w14:textId="77777777" w:rsidR="00567661" w:rsidRDefault="00567661" w:rsidP="00F177C8">
            <w:pPr>
              <w:spacing w:after="0"/>
              <w:rPr>
                <w:b/>
                <w:bCs/>
                <w:color w:val="000000"/>
                <w:u w:val="single"/>
              </w:rPr>
            </w:pPr>
          </w:p>
        </w:tc>
        <w:tc>
          <w:tcPr>
            <w:tcW w:w="760" w:type="dxa"/>
            <w:noWrap/>
            <w:tcMar>
              <w:top w:w="0" w:type="dxa"/>
              <w:left w:w="108" w:type="dxa"/>
              <w:bottom w:w="0" w:type="dxa"/>
              <w:right w:w="108" w:type="dxa"/>
            </w:tcMar>
            <w:vAlign w:val="bottom"/>
            <w:hideMark/>
          </w:tcPr>
          <w:p w14:paraId="489D3714"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5256D42E"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6816C159" w14:textId="77777777" w:rsidR="00567661" w:rsidRDefault="00567661" w:rsidP="00F177C8">
            <w:pPr>
              <w:spacing w:after="0"/>
              <w:rPr>
                <w:rFonts w:ascii="Times New Roman" w:eastAsia="Times New Roman" w:hAnsi="Times New Roman"/>
                <w:sz w:val="20"/>
                <w:szCs w:val="20"/>
              </w:rPr>
            </w:pPr>
          </w:p>
        </w:tc>
        <w:tc>
          <w:tcPr>
            <w:tcW w:w="760" w:type="dxa"/>
            <w:noWrap/>
            <w:tcMar>
              <w:top w:w="0" w:type="dxa"/>
              <w:left w:w="108" w:type="dxa"/>
              <w:bottom w:w="0" w:type="dxa"/>
              <w:right w:w="108" w:type="dxa"/>
            </w:tcMar>
            <w:vAlign w:val="bottom"/>
            <w:hideMark/>
          </w:tcPr>
          <w:p w14:paraId="4C046EF7" w14:textId="77777777" w:rsidR="00567661" w:rsidRDefault="00567661" w:rsidP="00F177C8">
            <w:pPr>
              <w:spacing w:after="0"/>
              <w:rPr>
                <w:rFonts w:ascii="Times New Roman" w:eastAsia="Times New Roman" w:hAnsi="Times New Roman"/>
                <w:sz w:val="20"/>
                <w:szCs w:val="20"/>
              </w:rPr>
            </w:pPr>
          </w:p>
        </w:tc>
      </w:tr>
      <w:tr w:rsidR="00567661" w14:paraId="6017ADCE" w14:textId="77777777" w:rsidTr="00B4665B">
        <w:trPr>
          <w:trHeight w:val="315"/>
        </w:trPr>
        <w:tc>
          <w:tcPr>
            <w:tcW w:w="2840" w:type="dxa"/>
            <w:tcBorders>
              <w:top w:val="nil"/>
              <w:left w:val="nil"/>
              <w:bottom w:val="single" w:sz="8" w:space="0" w:color="auto"/>
              <w:right w:val="nil"/>
            </w:tcBorders>
            <w:shd w:val="clear" w:color="auto" w:fill="F8CBAD"/>
            <w:tcMar>
              <w:top w:w="0" w:type="dxa"/>
              <w:left w:w="108" w:type="dxa"/>
              <w:bottom w:w="0" w:type="dxa"/>
              <w:right w:w="108" w:type="dxa"/>
            </w:tcMar>
            <w:vAlign w:val="bottom"/>
            <w:hideMark/>
          </w:tcPr>
          <w:p w14:paraId="680F2D1C" w14:textId="0D4CAE2B" w:rsidR="00567661" w:rsidRDefault="00567661" w:rsidP="00F177C8">
            <w:pPr>
              <w:spacing w:after="0"/>
              <w:rPr>
                <w:rFonts w:ascii="Calibri" w:hAnsi="Calibri"/>
                <w:color w:val="000000"/>
              </w:rPr>
            </w:pPr>
            <w:r>
              <w:rPr>
                <w:color w:val="000000"/>
              </w:rPr>
              <w:t>Bahls_12.pt_RFadj</w:t>
            </w:r>
          </w:p>
        </w:tc>
        <w:tc>
          <w:tcPr>
            <w:tcW w:w="760" w:type="dxa"/>
            <w:tcBorders>
              <w:top w:val="nil"/>
              <w:left w:val="nil"/>
              <w:bottom w:val="single" w:sz="8" w:space="0" w:color="auto"/>
              <w:right w:val="nil"/>
            </w:tcBorders>
            <w:shd w:val="clear" w:color="auto" w:fill="F8CBAD"/>
            <w:tcMar>
              <w:top w:w="0" w:type="dxa"/>
              <w:left w:w="108" w:type="dxa"/>
              <w:bottom w:w="0" w:type="dxa"/>
              <w:right w:w="108" w:type="dxa"/>
            </w:tcMar>
            <w:vAlign w:val="bottom"/>
            <w:hideMark/>
          </w:tcPr>
          <w:p w14:paraId="294268E9" w14:textId="77777777" w:rsidR="00567661" w:rsidRDefault="00567661" w:rsidP="00F177C8">
            <w:pPr>
              <w:spacing w:after="0"/>
              <w:jc w:val="center"/>
              <w:rPr>
                <w:color w:val="000000"/>
              </w:rPr>
            </w:pPr>
            <w:r>
              <w:rPr>
                <w:color w:val="000000"/>
              </w:rPr>
              <w:t>1</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73BF6F09"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1213958C"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noWrap/>
            <w:tcMar>
              <w:top w:w="0" w:type="dxa"/>
              <w:left w:w="108" w:type="dxa"/>
              <w:bottom w:w="0" w:type="dxa"/>
              <w:right w:w="108" w:type="dxa"/>
            </w:tcMar>
            <w:vAlign w:val="bottom"/>
            <w:hideMark/>
          </w:tcPr>
          <w:p w14:paraId="145CD748" w14:textId="77777777" w:rsidR="00567661" w:rsidRDefault="00567661" w:rsidP="00F177C8">
            <w:pPr>
              <w:spacing w:after="0"/>
              <w:jc w:val="center"/>
              <w:rPr>
                <w:color w:val="000000"/>
              </w:rPr>
            </w:pPr>
            <w:r>
              <w:rPr>
                <w:color w:val="000000"/>
              </w:rPr>
              <w:t> </w:t>
            </w:r>
          </w:p>
        </w:tc>
        <w:tc>
          <w:tcPr>
            <w:tcW w:w="760" w:type="dxa"/>
            <w:tcBorders>
              <w:top w:val="nil"/>
              <w:left w:val="nil"/>
              <w:bottom w:val="single" w:sz="8" w:space="0" w:color="auto"/>
              <w:right w:val="nil"/>
            </w:tcBorders>
            <w:shd w:val="clear" w:color="auto" w:fill="F8CBAD"/>
            <w:tcMar>
              <w:top w:w="0" w:type="dxa"/>
              <w:left w:w="108" w:type="dxa"/>
              <w:bottom w:w="0" w:type="dxa"/>
              <w:right w:w="108" w:type="dxa"/>
            </w:tcMar>
            <w:vAlign w:val="bottom"/>
            <w:hideMark/>
          </w:tcPr>
          <w:p w14:paraId="48BB9A35" w14:textId="77777777" w:rsidR="00567661" w:rsidRDefault="00567661" w:rsidP="00F177C8">
            <w:pPr>
              <w:spacing w:after="0"/>
              <w:jc w:val="center"/>
              <w:rPr>
                <w:color w:val="000000"/>
              </w:rPr>
            </w:pPr>
            <w:r>
              <w:rPr>
                <w:color w:val="000000"/>
              </w:rPr>
              <w:t>7</w:t>
            </w:r>
          </w:p>
        </w:tc>
      </w:tr>
    </w:tbl>
    <w:p w14:paraId="0773ADC7" w14:textId="77777777" w:rsidR="00567661" w:rsidRDefault="00567661" w:rsidP="00567661"/>
    <w:p w14:paraId="7D57CFF2" w14:textId="77777777" w:rsidR="00B407A5" w:rsidRDefault="00B407A5" w:rsidP="00B407A5"/>
    <w:p w14:paraId="5D85BE51" w14:textId="52150609" w:rsidR="005B3C2C" w:rsidRPr="005B3C2C" w:rsidRDefault="005B3C2C" w:rsidP="005B3C2C">
      <w:pPr>
        <w:pStyle w:val="Caption"/>
        <w:keepNext/>
        <w:rPr>
          <w:sz w:val="22"/>
          <w:szCs w:val="22"/>
        </w:rPr>
      </w:pPr>
      <w:bookmarkStart w:id="271" w:name="_Toc104959174"/>
      <w:r w:rsidRPr="005B3C2C">
        <w:rPr>
          <w:sz w:val="22"/>
          <w:szCs w:val="22"/>
        </w:rPr>
        <w:t xml:space="preserve">Table </w:t>
      </w:r>
      <w:r w:rsidRPr="005B3C2C">
        <w:rPr>
          <w:sz w:val="22"/>
          <w:szCs w:val="22"/>
        </w:rPr>
        <w:fldChar w:fldCharType="begin"/>
      </w:r>
      <w:r w:rsidRPr="005B3C2C">
        <w:rPr>
          <w:sz w:val="22"/>
          <w:szCs w:val="22"/>
        </w:rPr>
        <w:instrText xml:space="preserve"> SEQ Table \* ARABIC </w:instrText>
      </w:r>
      <w:r w:rsidRPr="005B3C2C">
        <w:rPr>
          <w:sz w:val="22"/>
          <w:szCs w:val="22"/>
        </w:rPr>
        <w:fldChar w:fldCharType="separate"/>
      </w:r>
      <w:r w:rsidR="00FE4DC4">
        <w:rPr>
          <w:noProof/>
          <w:sz w:val="22"/>
          <w:szCs w:val="22"/>
        </w:rPr>
        <w:t>9</w:t>
      </w:r>
      <w:r w:rsidRPr="005B3C2C">
        <w:rPr>
          <w:sz w:val="22"/>
          <w:szCs w:val="22"/>
        </w:rPr>
        <w:fldChar w:fldCharType="end"/>
      </w:r>
      <w:r w:rsidRPr="005B3C2C">
        <w:rPr>
          <w:sz w:val="22"/>
          <w:szCs w:val="22"/>
        </w:rPr>
        <w:t xml:space="preserve">. </w:t>
      </w:r>
      <w:ins w:id="272" w:author="Hargett, Eric" w:date="2022-05-19T15:20:00Z">
        <w:r w:rsidR="00EB5BBA">
          <w:rPr>
            <w:sz w:val="22"/>
            <w:szCs w:val="22"/>
          </w:rPr>
          <w:t xml:space="preserve">Best performing </w:t>
        </w:r>
      </w:ins>
      <w:del w:id="273" w:author="Hargett, Eric" w:date="2022-05-19T15:20:00Z">
        <w:r w:rsidRPr="005B3C2C" w:rsidDel="00EB5BBA">
          <w:rPr>
            <w:sz w:val="22"/>
            <w:szCs w:val="22"/>
          </w:rPr>
          <w:delText>C</w:delText>
        </w:r>
      </w:del>
      <w:ins w:id="274" w:author="Hargett, Eric" w:date="2022-05-19T15:20:00Z">
        <w:r w:rsidR="00EB5BBA">
          <w:rPr>
            <w:sz w:val="22"/>
            <w:szCs w:val="22"/>
          </w:rPr>
          <w:t>c</w:t>
        </w:r>
      </w:ins>
      <w:r w:rsidRPr="005B3C2C">
        <w:rPr>
          <w:sz w:val="22"/>
          <w:szCs w:val="22"/>
        </w:rPr>
        <w:t xml:space="preserve">andidate </w:t>
      </w:r>
      <w:del w:id="275" w:author="Hargett, Eric" w:date="2022-05-19T15:20:00Z">
        <w:r w:rsidRPr="005B3C2C" w:rsidDel="00EB5BBA">
          <w:rPr>
            <w:sz w:val="22"/>
            <w:szCs w:val="22"/>
          </w:rPr>
          <w:delText>IBI</w:delText>
        </w:r>
      </w:del>
      <w:ins w:id="276" w:author="Hargett, Eric" w:date="2022-05-19T15:21:00Z">
        <w:r w:rsidR="00EB5BBA">
          <w:rPr>
            <w:sz w:val="22"/>
            <w:szCs w:val="22"/>
          </w:rPr>
          <w:t>index</w:t>
        </w:r>
      </w:ins>
      <w:r w:rsidRPr="005B3C2C">
        <w:rPr>
          <w:sz w:val="22"/>
          <w:szCs w:val="22"/>
        </w:rPr>
        <w:t xml:space="preserve"> Pearson correlation coefficients to log</w:t>
      </w:r>
      <w:r w:rsidRPr="005B3C2C">
        <w:rPr>
          <w:sz w:val="22"/>
          <w:szCs w:val="22"/>
          <w:vertAlign w:val="subscript"/>
        </w:rPr>
        <w:t>10</w:t>
      </w:r>
      <w:r w:rsidRPr="005B3C2C">
        <w:rPr>
          <w:sz w:val="22"/>
          <w:szCs w:val="22"/>
        </w:rPr>
        <w:t xml:space="preserve"> transformed grab sample chloride concentration (mg/L), </w:t>
      </w:r>
      <w:r>
        <w:rPr>
          <w:sz w:val="22"/>
          <w:szCs w:val="22"/>
        </w:rPr>
        <w:t>s</w:t>
      </w:r>
      <w:r w:rsidRPr="005B3C2C">
        <w:rPr>
          <w:sz w:val="22"/>
          <w:szCs w:val="22"/>
        </w:rPr>
        <w:t>pecific conductivity (</w:t>
      </w:r>
      <w:proofErr w:type="spellStart"/>
      <w:r w:rsidRPr="005B3C2C">
        <w:rPr>
          <w:sz w:val="22"/>
          <w:szCs w:val="22"/>
        </w:rPr>
        <w:t>uS</w:t>
      </w:r>
      <w:proofErr w:type="spellEnd"/>
      <w:r w:rsidRPr="005B3C2C">
        <w:rPr>
          <w:sz w:val="22"/>
          <w:szCs w:val="22"/>
        </w:rPr>
        <w:t xml:space="preserve">/cm), total nitrogen concentration (mg/L), total phosphorus concentration (mg/L), and low, medium and high urban </w:t>
      </w:r>
      <w:r>
        <w:rPr>
          <w:sz w:val="22"/>
          <w:szCs w:val="22"/>
        </w:rPr>
        <w:t>land cover</w:t>
      </w:r>
      <w:r w:rsidRPr="005B3C2C">
        <w:rPr>
          <w:sz w:val="22"/>
          <w:szCs w:val="22"/>
        </w:rPr>
        <w:t xml:space="preserve"> obtained from </w:t>
      </w:r>
      <w:proofErr w:type="spellStart"/>
      <w:r w:rsidRPr="005B3C2C">
        <w:rPr>
          <w:sz w:val="22"/>
          <w:szCs w:val="22"/>
        </w:rPr>
        <w:t>StreamCat</w:t>
      </w:r>
      <w:proofErr w:type="spellEnd"/>
      <w:r>
        <w:rPr>
          <w:sz w:val="22"/>
          <w:szCs w:val="22"/>
        </w:rPr>
        <w:t xml:space="preserve"> (</w:t>
      </w:r>
      <w:r w:rsidRPr="005B3C2C">
        <w:rPr>
          <w:sz w:val="22"/>
          <w:szCs w:val="22"/>
        </w:rPr>
        <w:t>NLCD 2016</w:t>
      </w:r>
      <w:r>
        <w:rPr>
          <w:sz w:val="22"/>
          <w:szCs w:val="22"/>
        </w:rPr>
        <w:t>).</w:t>
      </w:r>
      <w:bookmarkEnd w:id="271"/>
    </w:p>
    <w:tbl>
      <w:tblPr>
        <w:tblStyle w:val="TableGrid"/>
        <w:tblW w:w="0" w:type="auto"/>
        <w:tblLook w:val="04A0" w:firstRow="1" w:lastRow="0" w:firstColumn="1" w:lastColumn="0" w:noHBand="0" w:noVBand="1"/>
      </w:tblPr>
      <w:tblGrid>
        <w:gridCol w:w="1440"/>
        <w:gridCol w:w="1072"/>
        <w:gridCol w:w="1194"/>
        <w:gridCol w:w="1095"/>
        <w:gridCol w:w="1095"/>
        <w:gridCol w:w="1095"/>
      </w:tblGrid>
      <w:tr w:rsidR="00966CEA" w:rsidRPr="00AE2788" w14:paraId="4A762851" w14:textId="77777777" w:rsidTr="005B3C2C">
        <w:trPr>
          <w:trHeight w:val="288"/>
        </w:trPr>
        <w:tc>
          <w:tcPr>
            <w:tcW w:w="1440" w:type="dxa"/>
            <w:shd w:val="clear" w:color="auto" w:fill="D9D9D9" w:themeFill="background1" w:themeFillShade="D9"/>
            <w:noWrap/>
            <w:hideMark/>
          </w:tcPr>
          <w:p w14:paraId="2D421DD1" w14:textId="062B4056" w:rsidR="00966CEA" w:rsidRPr="00AE2788" w:rsidRDefault="007D4869" w:rsidP="00597A22">
            <w:r>
              <w:t>Stressor</w:t>
            </w:r>
          </w:p>
        </w:tc>
        <w:tc>
          <w:tcPr>
            <w:tcW w:w="1072" w:type="dxa"/>
            <w:shd w:val="clear" w:color="auto" w:fill="D9D9D9" w:themeFill="background1" w:themeFillShade="D9"/>
            <w:noWrap/>
            <w:hideMark/>
          </w:tcPr>
          <w:p w14:paraId="5C7EA507" w14:textId="476E5130" w:rsidR="00966CEA" w:rsidRPr="00AE2788" w:rsidRDefault="007D4869" w:rsidP="007D4869">
            <w:pPr>
              <w:jc w:val="center"/>
            </w:pPr>
            <w:r>
              <w:t>#</w:t>
            </w:r>
            <w:r w:rsidR="00966CEA" w:rsidRPr="00AE2788">
              <w:t>1</w:t>
            </w:r>
          </w:p>
        </w:tc>
        <w:tc>
          <w:tcPr>
            <w:tcW w:w="1194" w:type="dxa"/>
            <w:shd w:val="clear" w:color="auto" w:fill="D9D9D9" w:themeFill="background1" w:themeFillShade="D9"/>
            <w:noWrap/>
            <w:hideMark/>
          </w:tcPr>
          <w:p w14:paraId="018DF00A" w14:textId="5F16285D" w:rsidR="00966CEA" w:rsidRPr="00AE2788" w:rsidRDefault="007D4869" w:rsidP="007D4869">
            <w:pPr>
              <w:jc w:val="center"/>
            </w:pPr>
            <w:r>
              <w:t>#</w:t>
            </w:r>
            <w:r w:rsidR="00966CEA" w:rsidRPr="00AE2788">
              <w:t>4</w:t>
            </w:r>
          </w:p>
        </w:tc>
        <w:tc>
          <w:tcPr>
            <w:tcW w:w="1095" w:type="dxa"/>
            <w:shd w:val="clear" w:color="auto" w:fill="D9D9D9" w:themeFill="background1" w:themeFillShade="D9"/>
            <w:noWrap/>
            <w:hideMark/>
          </w:tcPr>
          <w:p w14:paraId="3D3E51BA" w14:textId="4B91A28D" w:rsidR="00966CEA" w:rsidRPr="00AE2788" w:rsidRDefault="007D4869" w:rsidP="007D4869">
            <w:pPr>
              <w:jc w:val="center"/>
            </w:pPr>
            <w:r>
              <w:t>#</w:t>
            </w:r>
            <w:r w:rsidR="00966CEA" w:rsidRPr="00AE2788">
              <w:t>5</w:t>
            </w:r>
          </w:p>
        </w:tc>
        <w:tc>
          <w:tcPr>
            <w:tcW w:w="1095" w:type="dxa"/>
            <w:shd w:val="clear" w:color="auto" w:fill="D9D9D9" w:themeFill="background1" w:themeFillShade="D9"/>
            <w:noWrap/>
            <w:hideMark/>
          </w:tcPr>
          <w:p w14:paraId="1AD218DA" w14:textId="3C927658" w:rsidR="00966CEA" w:rsidRPr="00AE2788" w:rsidRDefault="007D4869" w:rsidP="007D4869">
            <w:pPr>
              <w:jc w:val="center"/>
            </w:pPr>
            <w:r>
              <w:t>#</w:t>
            </w:r>
            <w:r w:rsidR="00966CEA" w:rsidRPr="00AE2788">
              <w:t>6</w:t>
            </w:r>
          </w:p>
        </w:tc>
        <w:tc>
          <w:tcPr>
            <w:tcW w:w="1095" w:type="dxa"/>
            <w:shd w:val="clear" w:color="auto" w:fill="D9D9D9" w:themeFill="background1" w:themeFillShade="D9"/>
            <w:noWrap/>
            <w:hideMark/>
          </w:tcPr>
          <w:p w14:paraId="09101EB1" w14:textId="08F19A72" w:rsidR="00966CEA" w:rsidRPr="00AE2788" w:rsidRDefault="007D4869" w:rsidP="007D4869">
            <w:pPr>
              <w:jc w:val="center"/>
            </w:pPr>
            <w:r>
              <w:t>#</w:t>
            </w:r>
            <w:r w:rsidR="00966CEA" w:rsidRPr="00AE2788">
              <w:t>7</w:t>
            </w:r>
          </w:p>
        </w:tc>
      </w:tr>
      <w:tr w:rsidR="00966CEA" w:rsidRPr="00AE2788" w14:paraId="18EA32F7" w14:textId="77777777" w:rsidTr="00597A22">
        <w:trPr>
          <w:trHeight w:val="288"/>
        </w:trPr>
        <w:tc>
          <w:tcPr>
            <w:tcW w:w="1440" w:type="dxa"/>
            <w:noWrap/>
            <w:hideMark/>
          </w:tcPr>
          <w:p w14:paraId="31F59839" w14:textId="77777777" w:rsidR="00966CEA" w:rsidRPr="00AE2788" w:rsidRDefault="00966CEA" w:rsidP="00597A22">
            <w:proofErr w:type="spellStart"/>
            <w:r w:rsidRPr="00AE2788">
              <w:t>logChlorides</w:t>
            </w:r>
            <w:proofErr w:type="spellEnd"/>
          </w:p>
        </w:tc>
        <w:tc>
          <w:tcPr>
            <w:tcW w:w="1072" w:type="dxa"/>
            <w:noWrap/>
            <w:hideMark/>
          </w:tcPr>
          <w:p w14:paraId="35DD92A8" w14:textId="4E56DAEF" w:rsidR="00966CEA" w:rsidRPr="00AE2788" w:rsidRDefault="00966CEA" w:rsidP="007D4869">
            <w:pPr>
              <w:jc w:val="center"/>
            </w:pPr>
            <w:r w:rsidRPr="00AE2788">
              <w:t>-0.52</w:t>
            </w:r>
          </w:p>
        </w:tc>
        <w:tc>
          <w:tcPr>
            <w:tcW w:w="1194" w:type="dxa"/>
            <w:noWrap/>
            <w:hideMark/>
          </w:tcPr>
          <w:p w14:paraId="1050099B" w14:textId="77777777" w:rsidR="00966CEA" w:rsidRPr="00AE2788" w:rsidRDefault="00966CEA" w:rsidP="007D4869">
            <w:pPr>
              <w:jc w:val="center"/>
            </w:pPr>
            <w:r w:rsidRPr="00AE2788">
              <w:t>-0.5</w:t>
            </w:r>
          </w:p>
        </w:tc>
        <w:tc>
          <w:tcPr>
            <w:tcW w:w="1095" w:type="dxa"/>
            <w:noWrap/>
            <w:hideMark/>
          </w:tcPr>
          <w:p w14:paraId="698D393A" w14:textId="77777777" w:rsidR="00966CEA" w:rsidRPr="00AE2788" w:rsidRDefault="00966CEA" w:rsidP="007D4869">
            <w:pPr>
              <w:jc w:val="center"/>
            </w:pPr>
            <w:r w:rsidRPr="00AE2788">
              <w:t>-0.44</w:t>
            </w:r>
          </w:p>
        </w:tc>
        <w:tc>
          <w:tcPr>
            <w:tcW w:w="1095" w:type="dxa"/>
            <w:noWrap/>
            <w:hideMark/>
          </w:tcPr>
          <w:p w14:paraId="69D94F91" w14:textId="1ABC0947" w:rsidR="00966CEA" w:rsidRPr="00AE2788" w:rsidRDefault="00966CEA" w:rsidP="007D4869">
            <w:pPr>
              <w:jc w:val="center"/>
            </w:pPr>
            <w:r w:rsidRPr="00AE2788">
              <w:t>-0.5</w:t>
            </w:r>
            <w:r w:rsidR="007D4869">
              <w:t>2</w:t>
            </w:r>
          </w:p>
        </w:tc>
        <w:tc>
          <w:tcPr>
            <w:tcW w:w="1095" w:type="dxa"/>
            <w:noWrap/>
            <w:hideMark/>
          </w:tcPr>
          <w:p w14:paraId="50CE6449" w14:textId="5651D79F" w:rsidR="00966CEA" w:rsidRPr="00AE2788" w:rsidRDefault="00966CEA" w:rsidP="007D4869">
            <w:pPr>
              <w:jc w:val="center"/>
            </w:pPr>
            <w:r w:rsidRPr="00AE2788">
              <w:t>-0.53</w:t>
            </w:r>
          </w:p>
        </w:tc>
      </w:tr>
      <w:tr w:rsidR="00966CEA" w:rsidRPr="00AE2788" w14:paraId="3059D0CF" w14:textId="77777777" w:rsidTr="00597A22">
        <w:trPr>
          <w:trHeight w:val="288"/>
        </w:trPr>
        <w:tc>
          <w:tcPr>
            <w:tcW w:w="1440" w:type="dxa"/>
            <w:noWrap/>
            <w:hideMark/>
          </w:tcPr>
          <w:p w14:paraId="6BB1FD87" w14:textId="77777777" w:rsidR="00966CEA" w:rsidRPr="00AE2788" w:rsidRDefault="00966CEA" w:rsidP="00597A22">
            <w:proofErr w:type="spellStart"/>
            <w:r w:rsidRPr="00AE2788">
              <w:t>logcond</w:t>
            </w:r>
            <w:proofErr w:type="spellEnd"/>
          </w:p>
        </w:tc>
        <w:tc>
          <w:tcPr>
            <w:tcW w:w="1072" w:type="dxa"/>
            <w:noWrap/>
            <w:hideMark/>
          </w:tcPr>
          <w:p w14:paraId="26580F0B" w14:textId="787A6D59" w:rsidR="00966CEA" w:rsidRPr="00AE2788" w:rsidRDefault="00966CEA" w:rsidP="007D4869">
            <w:pPr>
              <w:jc w:val="center"/>
            </w:pPr>
            <w:r w:rsidRPr="00AE2788">
              <w:t>-0.5</w:t>
            </w:r>
            <w:r w:rsidR="007D4869">
              <w:t>9</w:t>
            </w:r>
          </w:p>
        </w:tc>
        <w:tc>
          <w:tcPr>
            <w:tcW w:w="1194" w:type="dxa"/>
            <w:noWrap/>
            <w:hideMark/>
          </w:tcPr>
          <w:p w14:paraId="1B45DB29" w14:textId="7ECE196C" w:rsidR="00966CEA" w:rsidRPr="00AE2788" w:rsidRDefault="00966CEA" w:rsidP="007D4869">
            <w:pPr>
              <w:jc w:val="center"/>
            </w:pPr>
            <w:r w:rsidRPr="00AE2788">
              <w:t>-0.57</w:t>
            </w:r>
          </w:p>
        </w:tc>
        <w:tc>
          <w:tcPr>
            <w:tcW w:w="1095" w:type="dxa"/>
            <w:noWrap/>
            <w:hideMark/>
          </w:tcPr>
          <w:p w14:paraId="61F57647" w14:textId="62419445" w:rsidR="00966CEA" w:rsidRPr="00AE2788" w:rsidRDefault="00966CEA" w:rsidP="007D4869">
            <w:pPr>
              <w:jc w:val="center"/>
            </w:pPr>
            <w:r w:rsidRPr="00AE2788">
              <w:t>-0.5</w:t>
            </w:r>
            <w:r w:rsidR="007D4869">
              <w:t>6</w:t>
            </w:r>
          </w:p>
        </w:tc>
        <w:tc>
          <w:tcPr>
            <w:tcW w:w="1095" w:type="dxa"/>
            <w:noWrap/>
            <w:hideMark/>
          </w:tcPr>
          <w:p w14:paraId="20C77F73" w14:textId="7590EF32" w:rsidR="00966CEA" w:rsidRPr="00AE2788" w:rsidRDefault="00966CEA" w:rsidP="007D4869">
            <w:pPr>
              <w:jc w:val="center"/>
            </w:pPr>
            <w:r w:rsidRPr="00AE2788">
              <w:t>-0.59</w:t>
            </w:r>
          </w:p>
        </w:tc>
        <w:tc>
          <w:tcPr>
            <w:tcW w:w="1095" w:type="dxa"/>
            <w:noWrap/>
            <w:hideMark/>
          </w:tcPr>
          <w:p w14:paraId="207129B5" w14:textId="7DF64C81" w:rsidR="00966CEA" w:rsidRPr="00AE2788" w:rsidRDefault="00966CEA" w:rsidP="007D4869">
            <w:pPr>
              <w:jc w:val="center"/>
            </w:pPr>
            <w:r w:rsidRPr="00AE2788">
              <w:t>-0.5</w:t>
            </w:r>
            <w:r w:rsidR="007D4869">
              <w:t>9</w:t>
            </w:r>
          </w:p>
        </w:tc>
      </w:tr>
      <w:tr w:rsidR="00966CEA" w:rsidRPr="00AE2788" w14:paraId="39A44D53" w14:textId="77777777" w:rsidTr="00597A22">
        <w:trPr>
          <w:trHeight w:val="288"/>
        </w:trPr>
        <w:tc>
          <w:tcPr>
            <w:tcW w:w="1440" w:type="dxa"/>
            <w:noWrap/>
            <w:hideMark/>
          </w:tcPr>
          <w:p w14:paraId="00AC56B1" w14:textId="77777777" w:rsidR="00966CEA" w:rsidRPr="00AE2788" w:rsidRDefault="00966CEA" w:rsidP="00597A22">
            <w:proofErr w:type="spellStart"/>
            <w:r w:rsidRPr="00AE2788">
              <w:t>logTN</w:t>
            </w:r>
            <w:proofErr w:type="spellEnd"/>
          </w:p>
        </w:tc>
        <w:tc>
          <w:tcPr>
            <w:tcW w:w="1072" w:type="dxa"/>
            <w:noWrap/>
            <w:hideMark/>
          </w:tcPr>
          <w:p w14:paraId="6E866E55" w14:textId="7519EE0B" w:rsidR="00966CEA" w:rsidRPr="00AE2788" w:rsidRDefault="00966CEA" w:rsidP="007D4869">
            <w:pPr>
              <w:jc w:val="center"/>
            </w:pPr>
            <w:r w:rsidRPr="00AE2788">
              <w:t>-0.37</w:t>
            </w:r>
          </w:p>
        </w:tc>
        <w:tc>
          <w:tcPr>
            <w:tcW w:w="1194" w:type="dxa"/>
            <w:noWrap/>
            <w:hideMark/>
          </w:tcPr>
          <w:p w14:paraId="3643AF43" w14:textId="4D9EF908" w:rsidR="00966CEA" w:rsidRPr="00AE2788" w:rsidRDefault="00966CEA" w:rsidP="007D4869">
            <w:pPr>
              <w:jc w:val="center"/>
            </w:pPr>
            <w:r w:rsidRPr="00AE2788">
              <w:t>-0.4</w:t>
            </w:r>
            <w:r w:rsidR="007D4869">
              <w:t>2</w:t>
            </w:r>
          </w:p>
        </w:tc>
        <w:tc>
          <w:tcPr>
            <w:tcW w:w="1095" w:type="dxa"/>
            <w:noWrap/>
            <w:hideMark/>
          </w:tcPr>
          <w:p w14:paraId="5DA7706F" w14:textId="43B24722" w:rsidR="00966CEA" w:rsidRPr="00AE2788" w:rsidRDefault="00966CEA" w:rsidP="007D4869">
            <w:pPr>
              <w:jc w:val="center"/>
            </w:pPr>
            <w:r w:rsidRPr="00AE2788">
              <w:t>-0.40</w:t>
            </w:r>
          </w:p>
        </w:tc>
        <w:tc>
          <w:tcPr>
            <w:tcW w:w="1095" w:type="dxa"/>
            <w:noWrap/>
            <w:hideMark/>
          </w:tcPr>
          <w:p w14:paraId="7B913D05" w14:textId="7B71C2F9" w:rsidR="00966CEA" w:rsidRPr="00AE2788" w:rsidRDefault="00966CEA" w:rsidP="007D4869">
            <w:pPr>
              <w:jc w:val="center"/>
            </w:pPr>
            <w:r w:rsidRPr="00AE2788">
              <w:t>-0.42</w:t>
            </w:r>
          </w:p>
        </w:tc>
        <w:tc>
          <w:tcPr>
            <w:tcW w:w="1095" w:type="dxa"/>
            <w:noWrap/>
            <w:hideMark/>
          </w:tcPr>
          <w:p w14:paraId="0DDEDBD6" w14:textId="6CE1E646" w:rsidR="00966CEA" w:rsidRPr="00AE2788" w:rsidRDefault="00966CEA" w:rsidP="007D4869">
            <w:pPr>
              <w:jc w:val="center"/>
            </w:pPr>
            <w:r w:rsidRPr="00AE2788">
              <w:t>-0.38</w:t>
            </w:r>
          </w:p>
        </w:tc>
      </w:tr>
      <w:tr w:rsidR="00966CEA" w:rsidRPr="00AE2788" w14:paraId="6B671071" w14:textId="77777777" w:rsidTr="00597A22">
        <w:trPr>
          <w:trHeight w:val="288"/>
        </w:trPr>
        <w:tc>
          <w:tcPr>
            <w:tcW w:w="1440" w:type="dxa"/>
            <w:noWrap/>
            <w:hideMark/>
          </w:tcPr>
          <w:p w14:paraId="6F3745E9" w14:textId="77777777" w:rsidR="00966CEA" w:rsidRPr="00AE2788" w:rsidRDefault="00966CEA" w:rsidP="00597A22">
            <w:proofErr w:type="spellStart"/>
            <w:r w:rsidRPr="00AE2788">
              <w:t>logTP</w:t>
            </w:r>
            <w:proofErr w:type="spellEnd"/>
          </w:p>
        </w:tc>
        <w:tc>
          <w:tcPr>
            <w:tcW w:w="1072" w:type="dxa"/>
            <w:noWrap/>
            <w:hideMark/>
          </w:tcPr>
          <w:p w14:paraId="3681F6E7" w14:textId="67002710" w:rsidR="00966CEA" w:rsidRPr="00AE2788" w:rsidRDefault="00966CEA" w:rsidP="007D4869">
            <w:pPr>
              <w:jc w:val="center"/>
            </w:pPr>
            <w:r w:rsidRPr="00AE2788">
              <w:t>-0.5</w:t>
            </w:r>
            <w:r w:rsidR="007D4869">
              <w:t>2</w:t>
            </w:r>
          </w:p>
        </w:tc>
        <w:tc>
          <w:tcPr>
            <w:tcW w:w="1194" w:type="dxa"/>
            <w:noWrap/>
            <w:hideMark/>
          </w:tcPr>
          <w:p w14:paraId="32E9CE1E" w14:textId="77777777" w:rsidR="00966CEA" w:rsidRPr="00AE2788" w:rsidRDefault="00966CEA" w:rsidP="007D4869">
            <w:pPr>
              <w:jc w:val="center"/>
            </w:pPr>
            <w:r w:rsidRPr="00AE2788">
              <w:t>-0.57</w:t>
            </w:r>
          </w:p>
        </w:tc>
        <w:tc>
          <w:tcPr>
            <w:tcW w:w="1095" w:type="dxa"/>
            <w:noWrap/>
            <w:hideMark/>
          </w:tcPr>
          <w:p w14:paraId="4E951257" w14:textId="77777777" w:rsidR="00966CEA" w:rsidRPr="00AE2788" w:rsidRDefault="00966CEA" w:rsidP="007D4869">
            <w:pPr>
              <w:jc w:val="center"/>
            </w:pPr>
            <w:r w:rsidRPr="00AE2788">
              <w:t>-0.56</w:t>
            </w:r>
          </w:p>
        </w:tc>
        <w:tc>
          <w:tcPr>
            <w:tcW w:w="1095" w:type="dxa"/>
            <w:noWrap/>
            <w:hideMark/>
          </w:tcPr>
          <w:p w14:paraId="47ED6B59" w14:textId="5ACCBCBF" w:rsidR="00966CEA" w:rsidRPr="00AE2788" w:rsidRDefault="00966CEA" w:rsidP="007D4869">
            <w:pPr>
              <w:jc w:val="center"/>
            </w:pPr>
            <w:r w:rsidRPr="00AE2788">
              <w:t>-0.55</w:t>
            </w:r>
          </w:p>
        </w:tc>
        <w:tc>
          <w:tcPr>
            <w:tcW w:w="1095" w:type="dxa"/>
            <w:noWrap/>
            <w:hideMark/>
          </w:tcPr>
          <w:p w14:paraId="7A3C03B4" w14:textId="1CC9D0B2" w:rsidR="00966CEA" w:rsidRPr="00AE2788" w:rsidRDefault="00966CEA" w:rsidP="007D4869">
            <w:pPr>
              <w:jc w:val="center"/>
            </w:pPr>
            <w:r w:rsidRPr="00AE2788">
              <w:t>-0.52</w:t>
            </w:r>
          </w:p>
        </w:tc>
      </w:tr>
      <w:tr w:rsidR="00966CEA" w:rsidRPr="00AE2788" w14:paraId="4F7FF275" w14:textId="77777777" w:rsidTr="00597A22">
        <w:trPr>
          <w:trHeight w:val="288"/>
        </w:trPr>
        <w:tc>
          <w:tcPr>
            <w:tcW w:w="1440" w:type="dxa"/>
            <w:noWrap/>
            <w:hideMark/>
          </w:tcPr>
          <w:p w14:paraId="6BEEA939" w14:textId="77777777" w:rsidR="00966CEA" w:rsidRPr="00AE2788" w:rsidRDefault="00966CEA" w:rsidP="00597A22">
            <w:proofErr w:type="spellStart"/>
            <w:r w:rsidRPr="00AE2788">
              <w:t>logUrb</w:t>
            </w:r>
            <w:proofErr w:type="spellEnd"/>
          </w:p>
        </w:tc>
        <w:tc>
          <w:tcPr>
            <w:tcW w:w="1072" w:type="dxa"/>
            <w:noWrap/>
            <w:hideMark/>
          </w:tcPr>
          <w:p w14:paraId="3DDED862" w14:textId="2948D584" w:rsidR="00966CEA" w:rsidRPr="00AE2788" w:rsidRDefault="00966CEA" w:rsidP="007D4869">
            <w:pPr>
              <w:jc w:val="center"/>
            </w:pPr>
            <w:r w:rsidRPr="00AE2788">
              <w:t>-0.4</w:t>
            </w:r>
            <w:r w:rsidR="007D4869">
              <w:t>4</w:t>
            </w:r>
          </w:p>
        </w:tc>
        <w:tc>
          <w:tcPr>
            <w:tcW w:w="1194" w:type="dxa"/>
            <w:noWrap/>
            <w:hideMark/>
          </w:tcPr>
          <w:p w14:paraId="291FF800" w14:textId="1A33FF43" w:rsidR="00966CEA" w:rsidRPr="00AE2788" w:rsidRDefault="00966CEA" w:rsidP="007D4869">
            <w:pPr>
              <w:jc w:val="center"/>
            </w:pPr>
            <w:r w:rsidRPr="00AE2788">
              <w:t>-0.4</w:t>
            </w:r>
            <w:r w:rsidR="007D4869">
              <w:t>6</w:t>
            </w:r>
          </w:p>
        </w:tc>
        <w:tc>
          <w:tcPr>
            <w:tcW w:w="1095" w:type="dxa"/>
            <w:noWrap/>
            <w:hideMark/>
          </w:tcPr>
          <w:p w14:paraId="4A79EE04" w14:textId="57D46B61" w:rsidR="00966CEA" w:rsidRPr="00AE2788" w:rsidRDefault="00966CEA" w:rsidP="007D4869">
            <w:pPr>
              <w:jc w:val="center"/>
            </w:pPr>
            <w:r w:rsidRPr="00AE2788">
              <w:t>-0.46</w:t>
            </w:r>
          </w:p>
        </w:tc>
        <w:tc>
          <w:tcPr>
            <w:tcW w:w="1095" w:type="dxa"/>
            <w:noWrap/>
            <w:hideMark/>
          </w:tcPr>
          <w:p w14:paraId="42ACFD60" w14:textId="28D7B03D" w:rsidR="00966CEA" w:rsidRPr="00AE2788" w:rsidRDefault="00966CEA" w:rsidP="007D4869">
            <w:pPr>
              <w:jc w:val="center"/>
            </w:pPr>
            <w:r w:rsidRPr="00AE2788">
              <w:t>-0.4</w:t>
            </w:r>
            <w:r w:rsidR="007D4869">
              <w:t>5</w:t>
            </w:r>
          </w:p>
        </w:tc>
        <w:tc>
          <w:tcPr>
            <w:tcW w:w="1095" w:type="dxa"/>
            <w:noWrap/>
            <w:hideMark/>
          </w:tcPr>
          <w:p w14:paraId="01811143" w14:textId="0557FFA7" w:rsidR="00966CEA" w:rsidRPr="00AE2788" w:rsidRDefault="00966CEA" w:rsidP="007D4869">
            <w:pPr>
              <w:jc w:val="center"/>
            </w:pPr>
            <w:r w:rsidRPr="00AE2788">
              <w:t>-0.45</w:t>
            </w:r>
          </w:p>
        </w:tc>
      </w:tr>
      <w:tr w:rsidR="00966CEA" w:rsidRPr="00AE2788" w14:paraId="444EA62C" w14:textId="77777777" w:rsidTr="005B3C2C">
        <w:trPr>
          <w:trHeight w:val="288"/>
        </w:trPr>
        <w:tc>
          <w:tcPr>
            <w:tcW w:w="1440" w:type="dxa"/>
            <w:shd w:val="clear" w:color="auto" w:fill="D9D9D9" w:themeFill="background1" w:themeFillShade="D9"/>
            <w:noWrap/>
            <w:hideMark/>
          </w:tcPr>
          <w:p w14:paraId="7A855868" w14:textId="77777777" w:rsidR="00966CEA" w:rsidRPr="00AE2788" w:rsidRDefault="00966CEA" w:rsidP="00597A22">
            <w:r w:rsidRPr="00AE2788">
              <w:t>DE</w:t>
            </w:r>
          </w:p>
        </w:tc>
        <w:tc>
          <w:tcPr>
            <w:tcW w:w="1072" w:type="dxa"/>
            <w:shd w:val="clear" w:color="auto" w:fill="D9D9D9" w:themeFill="background1" w:themeFillShade="D9"/>
            <w:noWrap/>
            <w:hideMark/>
          </w:tcPr>
          <w:p w14:paraId="689D7448" w14:textId="60FB2F5E" w:rsidR="00966CEA" w:rsidRPr="00AE2788" w:rsidRDefault="00966CEA" w:rsidP="007D4869">
            <w:pPr>
              <w:jc w:val="center"/>
            </w:pPr>
            <w:r w:rsidRPr="00AE2788">
              <w:t>0.9</w:t>
            </w:r>
            <w:r w:rsidR="007D4869">
              <w:t>7</w:t>
            </w:r>
          </w:p>
        </w:tc>
        <w:tc>
          <w:tcPr>
            <w:tcW w:w="1194" w:type="dxa"/>
            <w:shd w:val="clear" w:color="auto" w:fill="D9D9D9" w:themeFill="background1" w:themeFillShade="D9"/>
            <w:noWrap/>
            <w:hideMark/>
          </w:tcPr>
          <w:p w14:paraId="7B82DA93" w14:textId="4CE7F774" w:rsidR="00966CEA" w:rsidRPr="00AE2788" w:rsidRDefault="00966CEA" w:rsidP="007D4869">
            <w:pPr>
              <w:jc w:val="center"/>
            </w:pPr>
            <w:r w:rsidRPr="00AE2788">
              <w:t>0.9</w:t>
            </w:r>
            <w:r w:rsidR="007D4869">
              <w:t>7</w:t>
            </w:r>
          </w:p>
        </w:tc>
        <w:tc>
          <w:tcPr>
            <w:tcW w:w="1095" w:type="dxa"/>
            <w:shd w:val="clear" w:color="auto" w:fill="D9D9D9" w:themeFill="background1" w:themeFillShade="D9"/>
            <w:noWrap/>
            <w:hideMark/>
          </w:tcPr>
          <w:p w14:paraId="6608333C" w14:textId="7202E661" w:rsidR="00966CEA" w:rsidRPr="00AE2788" w:rsidRDefault="00966CEA" w:rsidP="007D4869">
            <w:pPr>
              <w:jc w:val="center"/>
            </w:pPr>
            <w:r w:rsidRPr="00AE2788">
              <w:t>0.9</w:t>
            </w:r>
            <w:r w:rsidR="007D4869">
              <w:t>7</w:t>
            </w:r>
          </w:p>
        </w:tc>
        <w:tc>
          <w:tcPr>
            <w:tcW w:w="1095" w:type="dxa"/>
            <w:shd w:val="clear" w:color="auto" w:fill="D9D9D9" w:themeFill="background1" w:themeFillShade="D9"/>
            <w:noWrap/>
            <w:hideMark/>
          </w:tcPr>
          <w:p w14:paraId="63A26C1F" w14:textId="4E06F0EF" w:rsidR="00966CEA" w:rsidRPr="00AE2788" w:rsidRDefault="00966CEA" w:rsidP="007D4869">
            <w:pPr>
              <w:jc w:val="center"/>
            </w:pPr>
            <w:r w:rsidRPr="00AE2788">
              <w:t>0.9</w:t>
            </w:r>
            <w:r w:rsidR="007D4869">
              <w:t>7</w:t>
            </w:r>
          </w:p>
        </w:tc>
        <w:tc>
          <w:tcPr>
            <w:tcW w:w="1095" w:type="dxa"/>
            <w:shd w:val="clear" w:color="auto" w:fill="D9D9D9" w:themeFill="background1" w:themeFillShade="D9"/>
            <w:noWrap/>
            <w:hideMark/>
          </w:tcPr>
          <w:p w14:paraId="691ACD9B" w14:textId="4B4AAFE9" w:rsidR="00966CEA" w:rsidRPr="00AE2788" w:rsidRDefault="00966CEA" w:rsidP="007D4869">
            <w:pPr>
              <w:jc w:val="center"/>
            </w:pPr>
            <w:r w:rsidRPr="00AE2788">
              <w:t>0.9</w:t>
            </w:r>
            <w:r w:rsidR="007D4869">
              <w:t>7</w:t>
            </w:r>
          </w:p>
        </w:tc>
      </w:tr>
      <w:tr w:rsidR="00966CEA" w:rsidRPr="00AE2788" w14:paraId="37AD619A" w14:textId="77777777" w:rsidTr="005B3C2C">
        <w:trPr>
          <w:trHeight w:val="288"/>
        </w:trPr>
        <w:tc>
          <w:tcPr>
            <w:tcW w:w="1440" w:type="dxa"/>
            <w:shd w:val="clear" w:color="auto" w:fill="D9D9D9" w:themeFill="background1" w:themeFillShade="D9"/>
            <w:noWrap/>
            <w:hideMark/>
          </w:tcPr>
          <w:p w14:paraId="1849D149" w14:textId="77777777" w:rsidR="00966CEA" w:rsidRPr="00AE2788" w:rsidRDefault="00966CEA" w:rsidP="00597A22">
            <w:r w:rsidRPr="00AE2788">
              <w:t>Z score</w:t>
            </w:r>
          </w:p>
        </w:tc>
        <w:tc>
          <w:tcPr>
            <w:tcW w:w="1072" w:type="dxa"/>
            <w:shd w:val="clear" w:color="auto" w:fill="D9D9D9" w:themeFill="background1" w:themeFillShade="D9"/>
            <w:noWrap/>
            <w:hideMark/>
          </w:tcPr>
          <w:p w14:paraId="62EE9530" w14:textId="7C032672" w:rsidR="00966CEA" w:rsidRPr="00AE2788" w:rsidRDefault="00966CEA" w:rsidP="007D4869">
            <w:pPr>
              <w:jc w:val="center"/>
            </w:pPr>
            <w:r w:rsidRPr="00AE2788">
              <w:t>3.0</w:t>
            </w:r>
            <w:r w:rsidR="007D4869">
              <w:t>2</w:t>
            </w:r>
          </w:p>
        </w:tc>
        <w:tc>
          <w:tcPr>
            <w:tcW w:w="1194" w:type="dxa"/>
            <w:shd w:val="clear" w:color="auto" w:fill="D9D9D9" w:themeFill="background1" w:themeFillShade="D9"/>
            <w:noWrap/>
            <w:hideMark/>
          </w:tcPr>
          <w:p w14:paraId="75DE5110" w14:textId="1E40547A" w:rsidR="00966CEA" w:rsidRPr="00AE2788" w:rsidRDefault="00966CEA" w:rsidP="007D4869">
            <w:pPr>
              <w:jc w:val="center"/>
            </w:pPr>
            <w:r w:rsidRPr="00AE2788">
              <w:t>2.6</w:t>
            </w:r>
            <w:r w:rsidR="007D4869">
              <w:t>7</w:t>
            </w:r>
          </w:p>
        </w:tc>
        <w:tc>
          <w:tcPr>
            <w:tcW w:w="1095" w:type="dxa"/>
            <w:shd w:val="clear" w:color="auto" w:fill="D9D9D9" w:themeFill="background1" w:themeFillShade="D9"/>
            <w:noWrap/>
            <w:hideMark/>
          </w:tcPr>
          <w:p w14:paraId="6CD8D1F7" w14:textId="295FC9C8" w:rsidR="00966CEA" w:rsidRPr="00AE2788" w:rsidRDefault="00966CEA" w:rsidP="007D4869">
            <w:pPr>
              <w:jc w:val="center"/>
            </w:pPr>
            <w:r w:rsidRPr="00AE2788">
              <w:t>2.97</w:t>
            </w:r>
          </w:p>
        </w:tc>
        <w:tc>
          <w:tcPr>
            <w:tcW w:w="1095" w:type="dxa"/>
            <w:shd w:val="clear" w:color="auto" w:fill="D9D9D9" w:themeFill="background1" w:themeFillShade="D9"/>
            <w:noWrap/>
            <w:hideMark/>
          </w:tcPr>
          <w:p w14:paraId="54FBD402" w14:textId="128622CA" w:rsidR="00966CEA" w:rsidRPr="00AE2788" w:rsidRDefault="00966CEA" w:rsidP="007D4869">
            <w:pPr>
              <w:jc w:val="center"/>
            </w:pPr>
            <w:r w:rsidRPr="00AE2788">
              <w:t>2.6</w:t>
            </w:r>
            <w:r w:rsidR="007D4869">
              <w:t>0</w:t>
            </w:r>
          </w:p>
        </w:tc>
        <w:tc>
          <w:tcPr>
            <w:tcW w:w="1095" w:type="dxa"/>
            <w:shd w:val="clear" w:color="auto" w:fill="D9D9D9" w:themeFill="background1" w:themeFillShade="D9"/>
            <w:noWrap/>
            <w:hideMark/>
          </w:tcPr>
          <w:p w14:paraId="5C01447D" w14:textId="66818988" w:rsidR="00966CEA" w:rsidRPr="00AE2788" w:rsidRDefault="00966CEA" w:rsidP="007D4869">
            <w:pPr>
              <w:jc w:val="center"/>
            </w:pPr>
            <w:r w:rsidRPr="00AE2788">
              <w:t>3.0</w:t>
            </w:r>
            <w:r w:rsidR="007D4869">
              <w:t>8</w:t>
            </w:r>
          </w:p>
        </w:tc>
      </w:tr>
    </w:tbl>
    <w:p w14:paraId="118623E5" w14:textId="4546A8CF" w:rsidR="00966CEA" w:rsidRDefault="00966CEA" w:rsidP="00966CEA"/>
    <w:p w14:paraId="476D1549" w14:textId="77777777" w:rsidR="00E4700F" w:rsidRDefault="00E4700F" w:rsidP="00E4700F">
      <w:r>
        <w:rPr>
          <w:noProof/>
        </w:rPr>
        <w:lastRenderedPageBreak/>
        <w:drawing>
          <wp:inline distT="0" distB="0" distL="0" distR="0" wp14:anchorId="5E994FAE" wp14:editId="3A92A91E">
            <wp:extent cx="4352925" cy="3633470"/>
            <wp:effectExtent l="0" t="0" r="952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633470"/>
                    </a:xfrm>
                    <a:prstGeom prst="rect">
                      <a:avLst/>
                    </a:prstGeom>
                    <a:noFill/>
                  </pic:spPr>
                </pic:pic>
              </a:graphicData>
            </a:graphic>
          </wp:inline>
        </w:drawing>
      </w:r>
    </w:p>
    <w:p w14:paraId="3ED67ED7" w14:textId="77777777" w:rsidR="00E4700F" w:rsidRDefault="00E4700F" w:rsidP="00E4700F">
      <w:pPr>
        <w:keepNext/>
      </w:pPr>
      <w:r>
        <w:rPr>
          <w:noProof/>
        </w:rPr>
        <w:drawing>
          <wp:inline distT="0" distB="0" distL="0" distR="0" wp14:anchorId="276EB4BF" wp14:editId="5D18DCDA">
            <wp:extent cx="4352925" cy="3633470"/>
            <wp:effectExtent l="0" t="0" r="952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3633470"/>
                    </a:xfrm>
                    <a:prstGeom prst="rect">
                      <a:avLst/>
                    </a:prstGeom>
                    <a:noFill/>
                  </pic:spPr>
                </pic:pic>
              </a:graphicData>
            </a:graphic>
          </wp:inline>
        </w:drawing>
      </w:r>
    </w:p>
    <w:p w14:paraId="45CCD878" w14:textId="350E4D0D" w:rsidR="00E4700F" w:rsidRPr="008F45CA" w:rsidRDefault="00E4700F" w:rsidP="00E4700F">
      <w:pPr>
        <w:pStyle w:val="Caption"/>
        <w:rPr>
          <w:sz w:val="22"/>
          <w:szCs w:val="22"/>
        </w:rPr>
      </w:pPr>
      <w:bookmarkStart w:id="277" w:name="_Toc104959271"/>
      <w:r w:rsidRPr="008F45CA">
        <w:rPr>
          <w:sz w:val="22"/>
          <w:szCs w:val="22"/>
        </w:rPr>
        <w:t xml:space="preserve">Figure </w:t>
      </w:r>
      <w:r w:rsidRPr="008F45CA">
        <w:rPr>
          <w:sz w:val="22"/>
          <w:szCs w:val="22"/>
        </w:rPr>
        <w:fldChar w:fldCharType="begin"/>
      </w:r>
      <w:r w:rsidRPr="008F45CA">
        <w:rPr>
          <w:sz w:val="22"/>
          <w:szCs w:val="22"/>
        </w:rPr>
        <w:instrText xml:space="preserve"> SEQ Figure \* ARABIC </w:instrText>
      </w:r>
      <w:r w:rsidRPr="008F45CA">
        <w:rPr>
          <w:sz w:val="22"/>
          <w:szCs w:val="22"/>
        </w:rPr>
        <w:fldChar w:fldCharType="separate"/>
      </w:r>
      <w:r w:rsidR="00FE4DC4">
        <w:rPr>
          <w:noProof/>
          <w:sz w:val="22"/>
          <w:szCs w:val="22"/>
        </w:rPr>
        <w:t>3</w:t>
      </w:r>
      <w:r w:rsidRPr="008F45CA">
        <w:rPr>
          <w:sz w:val="22"/>
          <w:szCs w:val="22"/>
        </w:rPr>
        <w:fldChar w:fldCharType="end"/>
      </w:r>
      <w:r w:rsidRPr="008F45CA">
        <w:rPr>
          <w:sz w:val="22"/>
          <w:szCs w:val="22"/>
        </w:rPr>
        <w:t>. Wyoming stream diatom index scores in relation to total nitrogen (</w:t>
      </w:r>
      <w:r w:rsidR="0016383D">
        <w:rPr>
          <w:sz w:val="22"/>
          <w:szCs w:val="22"/>
        </w:rPr>
        <w:t xml:space="preserve">log </w:t>
      </w:r>
      <w:r w:rsidRPr="008F45CA">
        <w:rPr>
          <w:sz w:val="22"/>
          <w:szCs w:val="22"/>
        </w:rPr>
        <w:t>TN, top) and total phosphorus (</w:t>
      </w:r>
      <w:r w:rsidR="0016383D">
        <w:rPr>
          <w:sz w:val="22"/>
          <w:szCs w:val="22"/>
        </w:rPr>
        <w:t xml:space="preserve">log </w:t>
      </w:r>
      <w:r w:rsidRPr="008F45CA">
        <w:rPr>
          <w:sz w:val="22"/>
          <w:szCs w:val="22"/>
        </w:rPr>
        <w:t xml:space="preserve">TP, bottom). Adjusted </w:t>
      </w:r>
      <w:proofErr w:type="spellStart"/>
      <w:r w:rsidRPr="008F45CA">
        <w:rPr>
          <w:sz w:val="22"/>
          <w:szCs w:val="22"/>
        </w:rPr>
        <w:t>Rsq</w:t>
      </w:r>
      <w:proofErr w:type="spellEnd"/>
      <w:r w:rsidRPr="008F45CA">
        <w:rPr>
          <w:sz w:val="22"/>
          <w:szCs w:val="22"/>
        </w:rPr>
        <w:t xml:space="preserve"> values are 0.1</w:t>
      </w:r>
      <w:r w:rsidR="00937537" w:rsidRPr="008F45CA">
        <w:rPr>
          <w:sz w:val="22"/>
          <w:szCs w:val="22"/>
        </w:rPr>
        <w:t>9</w:t>
      </w:r>
      <w:r w:rsidRPr="008F45CA">
        <w:rPr>
          <w:sz w:val="22"/>
          <w:szCs w:val="22"/>
        </w:rPr>
        <w:t xml:space="preserve"> for TN and 0.</w:t>
      </w:r>
      <w:r w:rsidR="00937537" w:rsidRPr="008F45CA">
        <w:rPr>
          <w:sz w:val="22"/>
          <w:szCs w:val="22"/>
        </w:rPr>
        <w:t>30</w:t>
      </w:r>
      <w:r w:rsidRPr="008F45CA">
        <w:rPr>
          <w:sz w:val="22"/>
          <w:szCs w:val="22"/>
        </w:rPr>
        <w:t xml:space="preserve"> for TP.</w:t>
      </w:r>
      <w:bookmarkEnd w:id="277"/>
      <w:r w:rsidRPr="008F45CA">
        <w:rPr>
          <w:sz w:val="22"/>
          <w:szCs w:val="22"/>
        </w:rPr>
        <w:t xml:space="preserve"> </w:t>
      </w:r>
    </w:p>
    <w:p w14:paraId="42C6EBAF" w14:textId="4F2CDC9E" w:rsidR="00843AD2" w:rsidRDefault="00843AD2" w:rsidP="00966CEA"/>
    <w:p w14:paraId="1F8DFB42" w14:textId="77777777" w:rsidR="00937537" w:rsidRDefault="00866CF8" w:rsidP="008F45CA">
      <w:pPr>
        <w:keepNext/>
      </w:pPr>
      <w:r>
        <w:rPr>
          <w:noProof/>
        </w:rPr>
        <w:lastRenderedPageBreak/>
        <w:drawing>
          <wp:inline distT="0" distB="0" distL="0" distR="0" wp14:anchorId="07B4AF18" wp14:editId="39ADE424">
            <wp:extent cx="4495908" cy="38563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514011" cy="3871911"/>
                    </a:xfrm>
                    <a:prstGeom prst="rect">
                      <a:avLst/>
                    </a:prstGeom>
                  </pic:spPr>
                </pic:pic>
              </a:graphicData>
            </a:graphic>
          </wp:inline>
        </w:drawing>
      </w:r>
    </w:p>
    <w:p w14:paraId="629E719A" w14:textId="20496704" w:rsidR="00866CF8" w:rsidRPr="00AD3D11" w:rsidRDefault="00937537" w:rsidP="00AD3D11">
      <w:pPr>
        <w:pStyle w:val="Caption"/>
        <w:rPr>
          <w:sz w:val="22"/>
          <w:szCs w:val="22"/>
        </w:rPr>
      </w:pPr>
      <w:bookmarkStart w:id="278" w:name="_Toc104959272"/>
      <w:r w:rsidRPr="00AD3D11">
        <w:rPr>
          <w:sz w:val="22"/>
          <w:szCs w:val="22"/>
        </w:rPr>
        <w:t xml:space="preserve">Figure </w:t>
      </w:r>
      <w:r w:rsidRPr="00AD3D11">
        <w:rPr>
          <w:sz w:val="22"/>
          <w:szCs w:val="22"/>
        </w:rPr>
        <w:fldChar w:fldCharType="begin"/>
      </w:r>
      <w:r w:rsidRPr="00AD3D11">
        <w:rPr>
          <w:sz w:val="22"/>
          <w:szCs w:val="22"/>
        </w:rPr>
        <w:instrText xml:space="preserve"> SEQ Figure \* ARABIC </w:instrText>
      </w:r>
      <w:r w:rsidRPr="00AD3D11">
        <w:rPr>
          <w:sz w:val="22"/>
          <w:szCs w:val="22"/>
        </w:rPr>
        <w:fldChar w:fldCharType="separate"/>
      </w:r>
      <w:r w:rsidR="00FE4DC4">
        <w:rPr>
          <w:noProof/>
          <w:sz w:val="22"/>
          <w:szCs w:val="22"/>
        </w:rPr>
        <w:t>4</w:t>
      </w:r>
      <w:r w:rsidRPr="00AD3D11">
        <w:rPr>
          <w:sz w:val="22"/>
          <w:szCs w:val="22"/>
        </w:rPr>
        <w:fldChar w:fldCharType="end"/>
      </w:r>
      <w:r w:rsidRPr="00AD3D11">
        <w:rPr>
          <w:sz w:val="22"/>
          <w:szCs w:val="22"/>
        </w:rPr>
        <w:t>. Metric occurrence in the top nine seven-metric indices.</w:t>
      </w:r>
      <w:bookmarkEnd w:id="278"/>
      <w:r w:rsidRPr="00AD3D11">
        <w:rPr>
          <w:sz w:val="22"/>
          <w:szCs w:val="22"/>
        </w:rPr>
        <w:t xml:space="preserve"> </w:t>
      </w:r>
    </w:p>
    <w:p w14:paraId="6415FAF2" w14:textId="77777777" w:rsidR="00843AD2" w:rsidRDefault="00843AD2" w:rsidP="00966CEA"/>
    <w:p w14:paraId="5D6B7BBF" w14:textId="76FD6589" w:rsidR="00966CEA" w:rsidRDefault="008B09DA" w:rsidP="008B09DA">
      <w:pPr>
        <w:pStyle w:val="Heading2"/>
      </w:pPr>
      <w:bookmarkStart w:id="279" w:name="_Toc104960203"/>
      <w:r>
        <w:t>Precision Analysis</w:t>
      </w:r>
      <w:bookmarkEnd w:id="279"/>
      <w:r>
        <w:t xml:space="preserve"> </w:t>
      </w:r>
    </w:p>
    <w:p w14:paraId="7809B1F9" w14:textId="0047D1D5" w:rsidR="00866CF8" w:rsidRPr="008F45CA" w:rsidRDefault="0017631D" w:rsidP="00866CF8">
      <w:pPr>
        <w:rPr>
          <w:ins w:id="280" w:author="Jessup, Benjamin" w:date="2022-05-31T07:25:00Z"/>
        </w:rPr>
      </w:pPr>
      <w:ins w:id="281" w:author="Jessup, Benjamin" w:date="2022-05-31T07:25:00Z">
        <w:r>
          <w:t>Precision statistics were derived from an ANOVA of 76 same-day replicate sample sets using the site identifier as the grouping variable. The CV was the lower (more precise) for the selected index in comparison to the component metrics of that index</w:t>
        </w:r>
      </w:ins>
      <w:ins w:id="282" w:author="Jessup, Benjamin" w:date="2022-05-31T07:26:00Z">
        <w:r>
          <w:t xml:space="preserve"> (Table 1</w:t>
        </w:r>
      </w:ins>
      <w:ins w:id="283" w:author="Jessup, Benjamin" w:date="2022-05-31T07:33:00Z">
        <w:r w:rsidR="00AC32D4">
          <w:t>0</w:t>
        </w:r>
      </w:ins>
      <w:ins w:id="284" w:author="Jessup, Benjamin" w:date="2022-05-31T07:26:00Z">
        <w:r>
          <w:t>)</w:t>
        </w:r>
      </w:ins>
      <w:ins w:id="285" w:author="Jessup, Benjamin" w:date="2022-05-31T07:25:00Z">
        <w:r>
          <w:t xml:space="preserve">. Metrics with relatively high precision included the weighted average of the salinity trait and the percent of salinity tolerant taxa. Metrics with relatively low precision were the number of nitrogen sensitive taxa and the percent of oligotrophic taxa. The CI90 for the index was 11.0 index points. This suggests that a true index score for a sample might be 11.0 points greater or lesser than the observed index score in 90% of cases. Therefore, index scores that differ by less than 11.0 points indicate similar diatom conditions for two samples. The precision was derived from same-day replicate sample sets, implying that variability could be attributed to sampling protocol variability. </w:t>
        </w:r>
      </w:ins>
      <w:ins w:id="286" w:author="Jessup, Benjamin" w:date="2022-05-31T10:14:00Z">
        <w:r w:rsidR="00866CF8" w:rsidRPr="008F45CA">
          <w:t xml:space="preserve">The CI90 should not be used in comparison to </w:t>
        </w:r>
      </w:ins>
      <w:ins w:id="287" w:author="Jessup, Benjamin" w:date="2022-05-31T10:15:00Z">
        <w:r w:rsidR="00866CF8" w:rsidRPr="008F45CA">
          <w:t>assessment thresholds</w:t>
        </w:r>
      </w:ins>
      <w:ins w:id="288" w:author="Jessup, Benjamin" w:date="2022-05-31T10:14:00Z">
        <w:r w:rsidR="00866CF8" w:rsidRPr="008F45CA">
          <w:t xml:space="preserve"> because the error associated with the threshold is already </w:t>
        </w:r>
      </w:ins>
      <w:ins w:id="289" w:author="Jessup, Benjamin" w:date="2022-05-31T10:15:00Z">
        <w:r w:rsidR="00866CF8" w:rsidRPr="008F45CA">
          <w:t>incorporated in the index distribution statistics</w:t>
        </w:r>
      </w:ins>
      <w:ins w:id="290" w:author="Jessup, Benjamin" w:date="2022-05-31T10:14:00Z">
        <w:r w:rsidR="00866CF8" w:rsidRPr="008F45CA">
          <w:t>. There is some evidence that least disturbed index values are more precise than scores for non-reference sites (Smucker and Vis 2011).</w:t>
        </w:r>
      </w:ins>
    </w:p>
    <w:p w14:paraId="6C62680C" w14:textId="77777777" w:rsidR="005736F0" w:rsidRDefault="005736F0">
      <w:pPr>
        <w:rPr>
          <w:ins w:id="291" w:author="Jessup, Benjamin" w:date="2022-05-31T12:30:00Z"/>
          <w:i/>
          <w:iCs/>
          <w:color w:val="44546A" w:themeColor="text2"/>
        </w:rPr>
      </w:pPr>
      <w:ins w:id="292" w:author="Jessup, Benjamin" w:date="2022-05-31T12:30:00Z">
        <w:r>
          <w:br w:type="page"/>
        </w:r>
      </w:ins>
    </w:p>
    <w:p w14:paraId="58853B8A" w14:textId="69731560" w:rsidR="0017631D" w:rsidRPr="003843C6" w:rsidRDefault="0017631D" w:rsidP="0017631D">
      <w:pPr>
        <w:pStyle w:val="Caption"/>
        <w:keepNext/>
        <w:rPr>
          <w:ins w:id="293" w:author="Jessup, Benjamin" w:date="2022-05-31T07:25:00Z"/>
          <w:sz w:val="22"/>
          <w:szCs w:val="22"/>
        </w:rPr>
      </w:pPr>
      <w:bookmarkStart w:id="294" w:name="_Toc104959175"/>
      <w:r w:rsidRPr="003843C6">
        <w:rPr>
          <w:sz w:val="22"/>
          <w:szCs w:val="22"/>
        </w:rPr>
        <w:lastRenderedPageBreak/>
        <w:t xml:space="preserve">Table </w:t>
      </w:r>
      <w:r w:rsidRPr="003843C6">
        <w:rPr>
          <w:sz w:val="22"/>
          <w:szCs w:val="22"/>
        </w:rPr>
        <w:fldChar w:fldCharType="begin"/>
      </w:r>
      <w:r w:rsidRPr="003843C6">
        <w:rPr>
          <w:sz w:val="22"/>
          <w:szCs w:val="22"/>
        </w:rPr>
        <w:instrText xml:space="preserve"> SEQ Table \* ARABIC </w:instrText>
      </w:r>
      <w:r w:rsidRPr="003843C6">
        <w:rPr>
          <w:sz w:val="22"/>
          <w:szCs w:val="22"/>
        </w:rPr>
        <w:fldChar w:fldCharType="separate"/>
      </w:r>
      <w:r w:rsidR="00FE4DC4">
        <w:rPr>
          <w:noProof/>
          <w:sz w:val="22"/>
          <w:szCs w:val="22"/>
        </w:rPr>
        <w:t>10</w:t>
      </w:r>
      <w:r w:rsidRPr="003843C6">
        <w:rPr>
          <w:sz w:val="22"/>
          <w:szCs w:val="22"/>
        </w:rPr>
        <w:fldChar w:fldCharType="end"/>
      </w:r>
      <w:ins w:id="295" w:author="Jessup, Benjamin" w:date="2022-05-31T07:25:00Z">
        <w:r w:rsidRPr="003843C6">
          <w:rPr>
            <w:sz w:val="22"/>
            <w:szCs w:val="22"/>
          </w:rPr>
          <w:t xml:space="preserve">. Precision statistics for metrics and the selected index derived from same-day replicate sample sets. </w:t>
        </w:r>
        <w:r>
          <w:rPr>
            <w:sz w:val="22"/>
            <w:szCs w:val="22"/>
          </w:rPr>
          <w:t>MSE = mean square error; RMSE = root mean square error; mean = average value for the analyzed replicate sets; CI90 = 90% confidence interval; CV = coefficient of variation.</w:t>
        </w:r>
        <w:bookmarkEnd w:id="294"/>
        <w:r>
          <w:rPr>
            <w:sz w:val="22"/>
            <w:szCs w:val="22"/>
          </w:rPr>
          <w:t xml:space="preserve"> </w:t>
        </w:r>
      </w:ins>
    </w:p>
    <w:tbl>
      <w:tblPr>
        <w:tblW w:w="7529" w:type="dxa"/>
        <w:tblLook w:val="04A0" w:firstRow="1" w:lastRow="0" w:firstColumn="1" w:lastColumn="0" w:noHBand="0" w:noVBand="1"/>
      </w:tblPr>
      <w:tblGrid>
        <w:gridCol w:w="2729"/>
        <w:gridCol w:w="960"/>
        <w:gridCol w:w="960"/>
        <w:gridCol w:w="960"/>
        <w:gridCol w:w="960"/>
        <w:gridCol w:w="960"/>
      </w:tblGrid>
      <w:tr w:rsidR="0017631D" w:rsidRPr="008C2500" w14:paraId="3C1A74B6" w14:textId="77777777" w:rsidTr="00401074">
        <w:trPr>
          <w:trHeight w:val="300"/>
          <w:ins w:id="296" w:author="Jessup, Benjamin" w:date="2022-05-31T07:25:00Z"/>
        </w:trPr>
        <w:tc>
          <w:tcPr>
            <w:tcW w:w="2729" w:type="dxa"/>
            <w:tcBorders>
              <w:top w:val="single" w:sz="4" w:space="0" w:color="auto"/>
              <w:left w:val="nil"/>
              <w:bottom w:val="single" w:sz="4" w:space="0" w:color="auto"/>
              <w:right w:val="nil"/>
            </w:tcBorders>
            <w:shd w:val="clear" w:color="auto" w:fill="auto"/>
            <w:noWrap/>
            <w:vAlign w:val="bottom"/>
            <w:hideMark/>
          </w:tcPr>
          <w:p w14:paraId="0A49F614" w14:textId="77777777" w:rsidR="0017631D" w:rsidRPr="008C2500" w:rsidRDefault="0017631D" w:rsidP="00401074">
            <w:pPr>
              <w:spacing w:after="0" w:line="240" w:lineRule="auto"/>
              <w:rPr>
                <w:ins w:id="297" w:author="Jessup, Benjamin" w:date="2022-05-31T07:25:00Z"/>
                <w:rFonts w:ascii="Arial" w:eastAsia="Times New Roman" w:hAnsi="Arial" w:cs="Arial"/>
                <w:sz w:val="20"/>
                <w:szCs w:val="20"/>
              </w:rPr>
            </w:pPr>
            <w:ins w:id="298" w:author="Jessup, Benjamin" w:date="2022-05-31T07:25:00Z">
              <w:r w:rsidRPr="008C2500">
                <w:rPr>
                  <w:rFonts w:ascii="Arial" w:eastAsia="Times New Roman" w:hAnsi="Arial" w:cs="Arial"/>
                  <w:sz w:val="20"/>
                  <w:szCs w:val="20"/>
                </w:rPr>
                <w:t>Metric</w:t>
              </w:r>
            </w:ins>
          </w:p>
        </w:tc>
        <w:tc>
          <w:tcPr>
            <w:tcW w:w="960" w:type="dxa"/>
            <w:tcBorders>
              <w:top w:val="single" w:sz="4" w:space="0" w:color="auto"/>
              <w:left w:val="nil"/>
              <w:bottom w:val="single" w:sz="4" w:space="0" w:color="auto"/>
              <w:right w:val="nil"/>
            </w:tcBorders>
            <w:shd w:val="clear" w:color="auto" w:fill="auto"/>
            <w:noWrap/>
            <w:vAlign w:val="center"/>
            <w:hideMark/>
          </w:tcPr>
          <w:p w14:paraId="527201AE" w14:textId="77777777" w:rsidR="0017631D" w:rsidRPr="008C2500" w:rsidRDefault="0017631D" w:rsidP="00401074">
            <w:pPr>
              <w:spacing w:after="0" w:line="240" w:lineRule="auto"/>
              <w:jc w:val="center"/>
              <w:rPr>
                <w:ins w:id="299" w:author="Jessup, Benjamin" w:date="2022-05-31T07:25:00Z"/>
                <w:rFonts w:ascii="Arial" w:eastAsia="Times New Roman" w:hAnsi="Arial" w:cs="Arial"/>
                <w:color w:val="000000"/>
                <w:sz w:val="20"/>
                <w:szCs w:val="20"/>
              </w:rPr>
            </w:pPr>
            <w:ins w:id="300" w:author="Jessup, Benjamin" w:date="2022-05-31T07:25:00Z">
              <w:r w:rsidRPr="008C2500">
                <w:rPr>
                  <w:rFonts w:ascii="Arial" w:eastAsia="Times New Roman" w:hAnsi="Arial" w:cs="Arial"/>
                  <w:color w:val="000000"/>
                  <w:sz w:val="20"/>
                  <w:szCs w:val="20"/>
                </w:rPr>
                <w:t>MSE</w:t>
              </w:r>
            </w:ins>
          </w:p>
        </w:tc>
        <w:tc>
          <w:tcPr>
            <w:tcW w:w="960" w:type="dxa"/>
            <w:tcBorders>
              <w:top w:val="single" w:sz="4" w:space="0" w:color="auto"/>
              <w:left w:val="nil"/>
              <w:bottom w:val="single" w:sz="4" w:space="0" w:color="auto"/>
              <w:right w:val="nil"/>
            </w:tcBorders>
            <w:shd w:val="clear" w:color="auto" w:fill="auto"/>
            <w:noWrap/>
            <w:vAlign w:val="center"/>
            <w:hideMark/>
          </w:tcPr>
          <w:p w14:paraId="7AB754B0" w14:textId="77777777" w:rsidR="0017631D" w:rsidRPr="008C2500" w:rsidRDefault="0017631D" w:rsidP="00401074">
            <w:pPr>
              <w:spacing w:after="0" w:line="240" w:lineRule="auto"/>
              <w:jc w:val="center"/>
              <w:rPr>
                <w:ins w:id="301" w:author="Jessup, Benjamin" w:date="2022-05-31T07:25:00Z"/>
                <w:rFonts w:ascii="Arial" w:eastAsia="Times New Roman" w:hAnsi="Arial" w:cs="Arial"/>
                <w:color w:val="000000"/>
                <w:sz w:val="20"/>
                <w:szCs w:val="20"/>
              </w:rPr>
            </w:pPr>
            <w:ins w:id="302" w:author="Jessup, Benjamin" w:date="2022-05-31T07:25:00Z">
              <w:r w:rsidRPr="008C2500">
                <w:rPr>
                  <w:rFonts w:ascii="Arial" w:eastAsia="Times New Roman" w:hAnsi="Arial" w:cs="Arial"/>
                  <w:color w:val="000000"/>
                  <w:sz w:val="20"/>
                  <w:szCs w:val="20"/>
                </w:rPr>
                <w:t>RMSE</w:t>
              </w:r>
            </w:ins>
          </w:p>
        </w:tc>
        <w:tc>
          <w:tcPr>
            <w:tcW w:w="960" w:type="dxa"/>
            <w:tcBorders>
              <w:top w:val="single" w:sz="4" w:space="0" w:color="auto"/>
              <w:left w:val="nil"/>
              <w:bottom w:val="single" w:sz="4" w:space="0" w:color="auto"/>
              <w:right w:val="nil"/>
            </w:tcBorders>
            <w:shd w:val="clear" w:color="auto" w:fill="auto"/>
            <w:noWrap/>
            <w:vAlign w:val="center"/>
            <w:hideMark/>
          </w:tcPr>
          <w:p w14:paraId="6638D407" w14:textId="77777777" w:rsidR="0017631D" w:rsidRPr="008C2500" w:rsidRDefault="0017631D" w:rsidP="00401074">
            <w:pPr>
              <w:spacing w:after="0" w:line="240" w:lineRule="auto"/>
              <w:jc w:val="center"/>
              <w:rPr>
                <w:ins w:id="303" w:author="Jessup, Benjamin" w:date="2022-05-31T07:25:00Z"/>
                <w:rFonts w:ascii="Arial" w:eastAsia="Times New Roman" w:hAnsi="Arial" w:cs="Arial"/>
                <w:color w:val="000000"/>
                <w:sz w:val="20"/>
                <w:szCs w:val="20"/>
              </w:rPr>
            </w:pPr>
            <w:ins w:id="304" w:author="Jessup, Benjamin" w:date="2022-05-31T07:25:00Z">
              <w:r w:rsidRPr="008C2500">
                <w:rPr>
                  <w:rFonts w:ascii="Arial" w:eastAsia="Times New Roman" w:hAnsi="Arial" w:cs="Arial"/>
                  <w:color w:val="000000"/>
                  <w:sz w:val="20"/>
                  <w:szCs w:val="20"/>
                </w:rPr>
                <w:t>Mean</w:t>
              </w:r>
            </w:ins>
          </w:p>
        </w:tc>
        <w:tc>
          <w:tcPr>
            <w:tcW w:w="960" w:type="dxa"/>
            <w:tcBorders>
              <w:top w:val="single" w:sz="4" w:space="0" w:color="auto"/>
              <w:left w:val="nil"/>
              <w:bottom w:val="single" w:sz="4" w:space="0" w:color="auto"/>
              <w:right w:val="nil"/>
            </w:tcBorders>
            <w:shd w:val="clear" w:color="auto" w:fill="auto"/>
            <w:noWrap/>
            <w:vAlign w:val="center"/>
            <w:hideMark/>
          </w:tcPr>
          <w:p w14:paraId="2D2B068E" w14:textId="77777777" w:rsidR="0017631D" w:rsidRPr="008C2500" w:rsidRDefault="0017631D" w:rsidP="00401074">
            <w:pPr>
              <w:spacing w:after="0" w:line="240" w:lineRule="auto"/>
              <w:jc w:val="center"/>
              <w:rPr>
                <w:ins w:id="305" w:author="Jessup, Benjamin" w:date="2022-05-31T07:25:00Z"/>
                <w:rFonts w:ascii="Arial" w:eastAsia="Times New Roman" w:hAnsi="Arial" w:cs="Arial"/>
                <w:color w:val="000000"/>
                <w:sz w:val="20"/>
                <w:szCs w:val="20"/>
              </w:rPr>
            </w:pPr>
            <w:ins w:id="306" w:author="Jessup, Benjamin" w:date="2022-05-31T07:25:00Z">
              <w:r w:rsidRPr="008C2500">
                <w:rPr>
                  <w:rFonts w:ascii="Arial" w:eastAsia="Times New Roman" w:hAnsi="Arial" w:cs="Arial"/>
                  <w:color w:val="000000"/>
                  <w:sz w:val="20"/>
                  <w:szCs w:val="20"/>
                </w:rPr>
                <w:t>CI90</w:t>
              </w:r>
            </w:ins>
          </w:p>
        </w:tc>
        <w:tc>
          <w:tcPr>
            <w:tcW w:w="960" w:type="dxa"/>
            <w:tcBorders>
              <w:top w:val="single" w:sz="4" w:space="0" w:color="auto"/>
              <w:left w:val="nil"/>
              <w:bottom w:val="single" w:sz="4" w:space="0" w:color="auto"/>
              <w:right w:val="nil"/>
            </w:tcBorders>
            <w:shd w:val="clear" w:color="auto" w:fill="auto"/>
            <w:noWrap/>
            <w:vAlign w:val="center"/>
            <w:hideMark/>
          </w:tcPr>
          <w:p w14:paraId="66A752A5" w14:textId="77777777" w:rsidR="0017631D" w:rsidRPr="008C2500" w:rsidRDefault="0017631D" w:rsidP="00401074">
            <w:pPr>
              <w:spacing w:after="0" w:line="240" w:lineRule="auto"/>
              <w:jc w:val="center"/>
              <w:rPr>
                <w:ins w:id="307" w:author="Jessup, Benjamin" w:date="2022-05-31T07:25:00Z"/>
                <w:rFonts w:ascii="Arial" w:eastAsia="Times New Roman" w:hAnsi="Arial" w:cs="Arial"/>
                <w:color w:val="000000"/>
                <w:sz w:val="20"/>
                <w:szCs w:val="20"/>
              </w:rPr>
            </w:pPr>
            <w:ins w:id="308" w:author="Jessup, Benjamin" w:date="2022-05-31T07:25:00Z">
              <w:r w:rsidRPr="008C2500">
                <w:rPr>
                  <w:rFonts w:ascii="Arial" w:eastAsia="Times New Roman" w:hAnsi="Arial" w:cs="Arial"/>
                  <w:color w:val="000000"/>
                  <w:sz w:val="20"/>
                  <w:szCs w:val="20"/>
                </w:rPr>
                <w:t>CV</w:t>
              </w:r>
            </w:ins>
          </w:p>
        </w:tc>
      </w:tr>
      <w:tr w:rsidR="0017631D" w:rsidRPr="008C2500" w14:paraId="0FC7495C" w14:textId="77777777" w:rsidTr="00401074">
        <w:trPr>
          <w:trHeight w:val="300"/>
          <w:ins w:id="309" w:author="Jessup, Benjamin" w:date="2022-05-31T07:25:00Z"/>
        </w:trPr>
        <w:tc>
          <w:tcPr>
            <w:tcW w:w="2729" w:type="dxa"/>
            <w:tcBorders>
              <w:top w:val="nil"/>
              <w:left w:val="nil"/>
              <w:bottom w:val="nil"/>
              <w:right w:val="nil"/>
            </w:tcBorders>
            <w:shd w:val="clear" w:color="auto" w:fill="auto"/>
            <w:noWrap/>
            <w:vAlign w:val="center"/>
            <w:hideMark/>
          </w:tcPr>
          <w:p w14:paraId="5DFC2BC1" w14:textId="77777777" w:rsidR="0017631D" w:rsidRPr="008C2500" w:rsidRDefault="0017631D" w:rsidP="00401074">
            <w:pPr>
              <w:spacing w:after="0" w:line="240" w:lineRule="auto"/>
              <w:rPr>
                <w:ins w:id="310" w:author="Jessup, Benjamin" w:date="2022-05-31T07:25:00Z"/>
                <w:rFonts w:ascii="Arial" w:eastAsia="Times New Roman" w:hAnsi="Arial" w:cs="Arial"/>
                <w:color w:val="000000"/>
                <w:sz w:val="20"/>
                <w:szCs w:val="20"/>
              </w:rPr>
            </w:pPr>
            <w:proofErr w:type="spellStart"/>
            <w:ins w:id="311" w:author="Jessup, Benjamin" w:date="2022-05-31T07:25:00Z">
              <w:r w:rsidRPr="008C2500">
                <w:rPr>
                  <w:rFonts w:ascii="Arial" w:eastAsia="Times New Roman" w:hAnsi="Arial" w:cs="Arial"/>
                  <w:color w:val="000000"/>
                  <w:sz w:val="20"/>
                  <w:szCs w:val="20"/>
                </w:rPr>
                <w:t>WA_Salinity_USGS_std</w:t>
              </w:r>
              <w:proofErr w:type="spellEnd"/>
            </w:ins>
          </w:p>
        </w:tc>
        <w:tc>
          <w:tcPr>
            <w:tcW w:w="960" w:type="dxa"/>
            <w:tcBorders>
              <w:top w:val="nil"/>
              <w:left w:val="nil"/>
              <w:bottom w:val="nil"/>
              <w:right w:val="nil"/>
            </w:tcBorders>
            <w:shd w:val="clear" w:color="auto" w:fill="auto"/>
            <w:noWrap/>
            <w:vAlign w:val="center"/>
            <w:hideMark/>
          </w:tcPr>
          <w:p w14:paraId="2E276973" w14:textId="77777777" w:rsidR="0017631D" w:rsidRPr="008C2500" w:rsidRDefault="0017631D" w:rsidP="00401074">
            <w:pPr>
              <w:spacing w:after="0" w:line="240" w:lineRule="auto"/>
              <w:jc w:val="center"/>
              <w:rPr>
                <w:ins w:id="312" w:author="Jessup, Benjamin" w:date="2022-05-31T07:25:00Z"/>
                <w:rFonts w:ascii="Arial" w:eastAsia="Times New Roman" w:hAnsi="Arial" w:cs="Arial"/>
                <w:color w:val="000000"/>
                <w:sz w:val="20"/>
                <w:szCs w:val="20"/>
              </w:rPr>
            </w:pPr>
            <w:ins w:id="313" w:author="Jessup, Benjamin" w:date="2022-05-31T07:25:00Z">
              <w:r w:rsidRPr="008C2500">
                <w:rPr>
                  <w:rFonts w:ascii="Arial" w:eastAsia="Times New Roman" w:hAnsi="Arial" w:cs="Arial"/>
                  <w:color w:val="000000"/>
                  <w:sz w:val="20"/>
                  <w:szCs w:val="20"/>
                </w:rPr>
                <w:t>82.3</w:t>
              </w:r>
            </w:ins>
          </w:p>
        </w:tc>
        <w:tc>
          <w:tcPr>
            <w:tcW w:w="960" w:type="dxa"/>
            <w:tcBorders>
              <w:top w:val="nil"/>
              <w:left w:val="nil"/>
              <w:bottom w:val="nil"/>
              <w:right w:val="nil"/>
            </w:tcBorders>
            <w:shd w:val="clear" w:color="auto" w:fill="auto"/>
            <w:noWrap/>
            <w:vAlign w:val="center"/>
            <w:hideMark/>
          </w:tcPr>
          <w:p w14:paraId="39052E8E" w14:textId="77777777" w:rsidR="0017631D" w:rsidRPr="008C2500" w:rsidRDefault="0017631D" w:rsidP="00401074">
            <w:pPr>
              <w:spacing w:after="0" w:line="240" w:lineRule="auto"/>
              <w:jc w:val="center"/>
              <w:rPr>
                <w:ins w:id="314" w:author="Jessup, Benjamin" w:date="2022-05-31T07:25:00Z"/>
                <w:rFonts w:ascii="Arial" w:eastAsia="Times New Roman" w:hAnsi="Arial" w:cs="Arial"/>
                <w:color w:val="000000"/>
                <w:sz w:val="20"/>
                <w:szCs w:val="20"/>
              </w:rPr>
            </w:pPr>
            <w:ins w:id="315" w:author="Jessup, Benjamin" w:date="2022-05-31T07:25:00Z">
              <w:r w:rsidRPr="008C2500">
                <w:rPr>
                  <w:rFonts w:ascii="Arial" w:eastAsia="Times New Roman" w:hAnsi="Arial" w:cs="Arial"/>
                  <w:color w:val="000000"/>
                  <w:sz w:val="20"/>
                  <w:szCs w:val="20"/>
                </w:rPr>
                <w:t>9.1</w:t>
              </w:r>
            </w:ins>
          </w:p>
        </w:tc>
        <w:tc>
          <w:tcPr>
            <w:tcW w:w="960" w:type="dxa"/>
            <w:tcBorders>
              <w:top w:val="nil"/>
              <w:left w:val="nil"/>
              <w:bottom w:val="nil"/>
              <w:right w:val="nil"/>
            </w:tcBorders>
            <w:shd w:val="clear" w:color="auto" w:fill="auto"/>
            <w:noWrap/>
            <w:vAlign w:val="center"/>
            <w:hideMark/>
          </w:tcPr>
          <w:p w14:paraId="16D7C5E5" w14:textId="77777777" w:rsidR="0017631D" w:rsidRPr="008C2500" w:rsidRDefault="0017631D" w:rsidP="00401074">
            <w:pPr>
              <w:spacing w:after="0" w:line="240" w:lineRule="auto"/>
              <w:jc w:val="center"/>
              <w:rPr>
                <w:ins w:id="316" w:author="Jessup, Benjamin" w:date="2022-05-31T07:25:00Z"/>
                <w:rFonts w:ascii="Arial" w:eastAsia="Times New Roman" w:hAnsi="Arial" w:cs="Arial"/>
                <w:color w:val="000000"/>
                <w:sz w:val="20"/>
                <w:szCs w:val="20"/>
              </w:rPr>
            </w:pPr>
            <w:ins w:id="317" w:author="Jessup, Benjamin" w:date="2022-05-31T07:25:00Z">
              <w:r w:rsidRPr="008C2500">
                <w:rPr>
                  <w:rFonts w:ascii="Arial" w:eastAsia="Times New Roman" w:hAnsi="Arial" w:cs="Arial"/>
                  <w:color w:val="000000"/>
                  <w:sz w:val="20"/>
                  <w:szCs w:val="20"/>
                </w:rPr>
                <w:t>43.0</w:t>
              </w:r>
            </w:ins>
          </w:p>
        </w:tc>
        <w:tc>
          <w:tcPr>
            <w:tcW w:w="960" w:type="dxa"/>
            <w:tcBorders>
              <w:top w:val="nil"/>
              <w:left w:val="nil"/>
              <w:bottom w:val="nil"/>
              <w:right w:val="nil"/>
            </w:tcBorders>
            <w:shd w:val="clear" w:color="auto" w:fill="auto"/>
            <w:noWrap/>
            <w:vAlign w:val="center"/>
            <w:hideMark/>
          </w:tcPr>
          <w:p w14:paraId="6ECFA087" w14:textId="77777777" w:rsidR="0017631D" w:rsidRPr="008C2500" w:rsidRDefault="0017631D" w:rsidP="00401074">
            <w:pPr>
              <w:spacing w:after="0" w:line="240" w:lineRule="auto"/>
              <w:jc w:val="center"/>
              <w:rPr>
                <w:ins w:id="318" w:author="Jessup, Benjamin" w:date="2022-05-31T07:25:00Z"/>
                <w:rFonts w:ascii="Arial" w:eastAsia="Times New Roman" w:hAnsi="Arial" w:cs="Arial"/>
                <w:color w:val="000000"/>
                <w:sz w:val="20"/>
                <w:szCs w:val="20"/>
              </w:rPr>
            </w:pPr>
            <w:ins w:id="319" w:author="Jessup, Benjamin" w:date="2022-05-31T07:25:00Z">
              <w:r w:rsidRPr="008C2500">
                <w:rPr>
                  <w:rFonts w:ascii="Arial" w:eastAsia="Times New Roman" w:hAnsi="Arial" w:cs="Arial"/>
                  <w:color w:val="000000"/>
                  <w:sz w:val="20"/>
                  <w:szCs w:val="20"/>
                </w:rPr>
                <w:t>14.9</w:t>
              </w:r>
            </w:ins>
          </w:p>
        </w:tc>
        <w:tc>
          <w:tcPr>
            <w:tcW w:w="960" w:type="dxa"/>
            <w:tcBorders>
              <w:top w:val="nil"/>
              <w:left w:val="nil"/>
              <w:bottom w:val="nil"/>
              <w:right w:val="nil"/>
            </w:tcBorders>
            <w:shd w:val="clear" w:color="auto" w:fill="auto"/>
            <w:noWrap/>
            <w:vAlign w:val="center"/>
            <w:hideMark/>
          </w:tcPr>
          <w:p w14:paraId="2E4E600B" w14:textId="77777777" w:rsidR="0017631D" w:rsidRPr="008C2500" w:rsidRDefault="0017631D" w:rsidP="00401074">
            <w:pPr>
              <w:spacing w:after="0" w:line="240" w:lineRule="auto"/>
              <w:jc w:val="center"/>
              <w:rPr>
                <w:ins w:id="320" w:author="Jessup, Benjamin" w:date="2022-05-31T07:25:00Z"/>
                <w:rFonts w:ascii="Arial" w:eastAsia="Times New Roman" w:hAnsi="Arial" w:cs="Arial"/>
                <w:color w:val="000000"/>
                <w:sz w:val="20"/>
                <w:szCs w:val="20"/>
              </w:rPr>
            </w:pPr>
            <w:ins w:id="321" w:author="Jessup, Benjamin" w:date="2022-05-31T07:25:00Z">
              <w:r w:rsidRPr="008C2500">
                <w:rPr>
                  <w:rFonts w:ascii="Arial" w:eastAsia="Times New Roman" w:hAnsi="Arial" w:cs="Arial"/>
                  <w:color w:val="000000"/>
                  <w:sz w:val="20"/>
                  <w:szCs w:val="20"/>
                </w:rPr>
                <w:t>21.1</w:t>
              </w:r>
            </w:ins>
          </w:p>
        </w:tc>
      </w:tr>
      <w:tr w:rsidR="0017631D" w:rsidRPr="008C2500" w14:paraId="6D232657" w14:textId="77777777" w:rsidTr="00401074">
        <w:trPr>
          <w:trHeight w:val="300"/>
          <w:ins w:id="322" w:author="Jessup, Benjamin" w:date="2022-05-31T07:25:00Z"/>
        </w:trPr>
        <w:tc>
          <w:tcPr>
            <w:tcW w:w="2729" w:type="dxa"/>
            <w:tcBorders>
              <w:top w:val="nil"/>
              <w:left w:val="nil"/>
              <w:bottom w:val="nil"/>
              <w:right w:val="nil"/>
            </w:tcBorders>
            <w:shd w:val="clear" w:color="auto" w:fill="auto"/>
            <w:noWrap/>
            <w:vAlign w:val="center"/>
            <w:hideMark/>
          </w:tcPr>
          <w:p w14:paraId="6B560D36" w14:textId="77777777" w:rsidR="0017631D" w:rsidRPr="008C2500" w:rsidRDefault="0017631D" w:rsidP="00401074">
            <w:pPr>
              <w:spacing w:after="0" w:line="240" w:lineRule="auto"/>
              <w:rPr>
                <w:ins w:id="323" w:author="Jessup, Benjamin" w:date="2022-05-31T07:25:00Z"/>
                <w:rFonts w:ascii="Arial" w:eastAsia="Times New Roman" w:hAnsi="Arial" w:cs="Arial"/>
                <w:color w:val="000000"/>
                <w:sz w:val="20"/>
                <w:szCs w:val="20"/>
              </w:rPr>
            </w:pPr>
            <w:ins w:id="324" w:author="Jessup, Benjamin" w:date="2022-05-31T07:25:00Z">
              <w:r w:rsidRPr="008C2500">
                <w:rPr>
                  <w:rFonts w:ascii="Arial" w:eastAsia="Times New Roman" w:hAnsi="Arial" w:cs="Arial"/>
                  <w:color w:val="000000"/>
                  <w:sz w:val="20"/>
                  <w:szCs w:val="20"/>
                </w:rPr>
                <w:t>pt_O_WDEQ_4_std</w:t>
              </w:r>
            </w:ins>
          </w:p>
        </w:tc>
        <w:tc>
          <w:tcPr>
            <w:tcW w:w="960" w:type="dxa"/>
            <w:tcBorders>
              <w:top w:val="nil"/>
              <w:left w:val="nil"/>
              <w:bottom w:val="nil"/>
              <w:right w:val="nil"/>
            </w:tcBorders>
            <w:shd w:val="clear" w:color="auto" w:fill="auto"/>
            <w:noWrap/>
            <w:vAlign w:val="center"/>
            <w:hideMark/>
          </w:tcPr>
          <w:p w14:paraId="5F45B2B2" w14:textId="77777777" w:rsidR="0017631D" w:rsidRPr="008C2500" w:rsidRDefault="0017631D" w:rsidP="00401074">
            <w:pPr>
              <w:spacing w:after="0" w:line="240" w:lineRule="auto"/>
              <w:jc w:val="center"/>
              <w:rPr>
                <w:ins w:id="325" w:author="Jessup, Benjamin" w:date="2022-05-31T07:25:00Z"/>
                <w:rFonts w:ascii="Arial" w:eastAsia="Times New Roman" w:hAnsi="Arial" w:cs="Arial"/>
                <w:color w:val="000000"/>
                <w:sz w:val="20"/>
                <w:szCs w:val="20"/>
              </w:rPr>
            </w:pPr>
            <w:ins w:id="326" w:author="Jessup, Benjamin" w:date="2022-05-31T07:25:00Z">
              <w:r w:rsidRPr="008C2500">
                <w:rPr>
                  <w:rFonts w:ascii="Arial" w:eastAsia="Times New Roman" w:hAnsi="Arial" w:cs="Arial"/>
                  <w:color w:val="000000"/>
                  <w:sz w:val="20"/>
                  <w:szCs w:val="20"/>
                </w:rPr>
                <w:t>240.0</w:t>
              </w:r>
            </w:ins>
          </w:p>
        </w:tc>
        <w:tc>
          <w:tcPr>
            <w:tcW w:w="960" w:type="dxa"/>
            <w:tcBorders>
              <w:top w:val="nil"/>
              <w:left w:val="nil"/>
              <w:bottom w:val="nil"/>
              <w:right w:val="nil"/>
            </w:tcBorders>
            <w:shd w:val="clear" w:color="auto" w:fill="auto"/>
            <w:noWrap/>
            <w:vAlign w:val="center"/>
            <w:hideMark/>
          </w:tcPr>
          <w:p w14:paraId="0FE54E07" w14:textId="77777777" w:rsidR="0017631D" w:rsidRPr="008C2500" w:rsidRDefault="0017631D" w:rsidP="00401074">
            <w:pPr>
              <w:spacing w:after="0" w:line="240" w:lineRule="auto"/>
              <w:jc w:val="center"/>
              <w:rPr>
                <w:ins w:id="327" w:author="Jessup, Benjamin" w:date="2022-05-31T07:25:00Z"/>
                <w:rFonts w:ascii="Arial" w:eastAsia="Times New Roman" w:hAnsi="Arial" w:cs="Arial"/>
                <w:color w:val="000000"/>
                <w:sz w:val="20"/>
                <w:szCs w:val="20"/>
              </w:rPr>
            </w:pPr>
            <w:ins w:id="328" w:author="Jessup, Benjamin" w:date="2022-05-31T07:25:00Z">
              <w:r w:rsidRPr="008C2500">
                <w:rPr>
                  <w:rFonts w:ascii="Arial" w:eastAsia="Times New Roman" w:hAnsi="Arial" w:cs="Arial"/>
                  <w:color w:val="000000"/>
                  <w:sz w:val="20"/>
                  <w:szCs w:val="20"/>
                </w:rPr>
                <w:t>15.5</w:t>
              </w:r>
            </w:ins>
          </w:p>
        </w:tc>
        <w:tc>
          <w:tcPr>
            <w:tcW w:w="960" w:type="dxa"/>
            <w:tcBorders>
              <w:top w:val="nil"/>
              <w:left w:val="nil"/>
              <w:bottom w:val="nil"/>
              <w:right w:val="nil"/>
            </w:tcBorders>
            <w:shd w:val="clear" w:color="auto" w:fill="auto"/>
            <w:noWrap/>
            <w:vAlign w:val="center"/>
            <w:hideMark/>
          </w:tcPr>
          <w:p w14:paraId="6AEF2394" w14:textId="77777777" w:rsidR="0017631D" w:rsidRPr="008C2500" w:rsidRDefault="0017631D" w:rsidP="00401074">
            <w:pPr>
              <w:spacing w:after="0" w:line="240" w:lineRule="auto"/>
              <w:jc w:val="center"/>
              <w:rPr>
                <w:ins w:id="329" w:author="Jessup, Benjamin" w:date="2022-05-31T07:25:00Z"/>
                <w:rFonts w:ascii="Arial" w:eastAsia="Times New Roman" w:hAnsi="Arial" w:cs="Arial"/>
                <w:color w:val="000000"/>
                <w:sz w:val="20"/>
                <w:szCs w:val="20"/>
              </w:rPr>
            </w:pPr>
            <w:ins w:id="330" w:author="Jessup, Benjamin" w:date="2022-05-31T07:25:00Z">
              <w:r w:rsidRPr="008C2500">
                <w:rPr>
                  <w:rFonts w:ascii="Arial" w:eastAsia="Times New Roman" w:hAnsi="Arial" w:cs="Arial"/>
                  <w:color w:val="000000"/>
                  <w:sz w:val="20"/>
                  <w:szCs w:val="20"/>
                </w:rPr>
                <w:t>49.9</w:t>
              </w:r>
            </w:ins>
          </w:p>
        </w:tc>
        <w:tc>
          <w:tcPr>
            <w:tcW w:w="960" w:type="dxa"/>
            <w:tcBorders>
              <w:top w:val="nil"/>
              <w:left w:val="nil"/>
              <w:bottom w:val="nil"/>
              <w:right w:val="nil"/>
            </w:tcBorders>
            <w:shd w:val="clear" w:color="auto" w:fill="auto"/>
            <w:noWrap/>
            <w:vAlign w:val="center"/>
            <w:hideMark/>
          </w:tcPr>
          <w:p w14:paraId="7334D814" w14:textId="77777777" w:rsidR="0017631D" w:rsidRPr="008C2500" w:rsidRDefault="0017631D" w:rsidP="00401074">
            <w:pPr>
              <w:spacing w:after="0" w:line="240" w:lineRule="auto"/>
              <w:jc w:val="center"/>
              <w:rPr>
                <w:ins w:id="331" w:author="Jessup, Benjamin" w:date="2022-05-31T07:25:00Z"/>
                <w:rFonts w:ascii="Arial" w:eastAsia="Times New Roman" w:hAnsi="Arial" w:cs="Arial"/>
                <w:color w:val="000000"/>
                <w:sz w:val="20"/>
                <w:szCs w:val="20"/>
              </w:rPr>
            </w:pPr>
            <w:ins w:id="332" w:author="Jessup, Benjamin" w:date="2022-05-31T07:25:00Z">
              <w:r w:rsidRPr="008C2500">
                <w:rPr>
                  <w:rFonts w:ascii="Arial" w:eastAsia="Times New Roman" w:hAnsi="Arial" w:cs="Arial"/>
                  <w:color w:val="000000"/>
                  <w:sz w:val="20"/>
                  <w:szCs w:val="20"/>
                </w:rPr>
                <w:t>25.5</w:t>
              </w:r>
            </w:ins>
          </w:p>
        </w:tc>
        <w:tc>
          <w:tcPr>
            <w:tcW w:w="960" w:type="dxa"/>
            <w:tcBorders>
              <w:top w:val="nil"/>
              <w:left w:val="nil"/>
              <w:bottom w:val="nil"/>
              <w:right w:val="nil"/>
            </w:tcBorders>
            <w:shd w:val="clear" w:color="auto" w:fill="auto"/>
            <w:noWrap/>
            <w:vAlign w:val="center"/>
            <w:hideMark/>
          </w:tcPr>
          <w:p w14:paraId="4D526616" w14:textId="77777777" w:rsidR="0017631D" w:rsidRPr="008C2500" w:rsidRDefault="0017631D" w:rsidP="00401074">
            <w:pPr>
              <w:spacing w:after="0" w:line="240" w:lineRule="auto"/>
              <w:jc w:val="center"/>
              <w:rPr>
                <w:ins w:id="333" w:author="Jessup, Benjamin" w:date="2022-05-31T07:25:00Z"/>
                <w:rFonts w:ascii="Arial" w:eastAsia="Times New Roman" w:hAnsi="Arial" w:cs="Arial"/>
                <w:color w:val="000000"/>
                <w:sz w:val="20"/>
                <w:szCs w:val="20"/>
              </w:rPr>
            </w:pPr>
            <w:ins w:id="334" w:author="Jessup, Benjamin" w:date="2022-05-31T07:25:00Z">
              <w:r w:rsidRPr="008C2500">
                <w:rPr>
                  <w:rFonts w:ascii="Arial" w:eastAsia="Times New Roman" w:hAnsi="Arial" w:cs="Arial"/>
                  <w:color w:val="000000"/>
                  <w:sz w:val="20"/>
                  <w:szCs w:val="20"/>
                </w:rPr>
                <w:t>31.1</w:t>
              </w:r>
            </w:ins>
          </w:p>
        </w:tc>
      </w:tr>
      <w:tr w:rsidR="0017631D" w:rsidRPr="008C2500" w14:paraId="02BCCFC7" w14:textId="77777777" w:rsidTr="00401074">
        <w:trPr>
          <w:trHeight w:val="300"/>
          <w:ins w:id="335" w:author="Jessup, Benjamin" w:date="2022-05-31T07:25:00Z"/>
        </w:trPr>
        <w:tc>
          <w:tcPr>
            <w:tcW w:w="2729" w:type="dxa"/>
            <w:tcBorders>
              <w:top w:val="nil"/>
              <w:left w:val="nil"/>
              <w:bottom w:val="nil"/>
              <w:right w:val="nil"/>
            </w:tcBorders>
            <w:shd w:val="clear" w:color="auto" w:fill="auto"/>
            <w:noWrap/>
            <w:vAlign w:val="center"/>
            <w:hideMark/>
          </w:tcPr>
          <w:p w14:paraId="7882DB54" w14:textId="77777777" w:rsidR="0017631D" w:rsidRPr="008C2500" w:rsidRDefault="0017631D" w:rsidP="00401074">
            <w:pPr>
              <w:spacing w:after="0" w:line="240" w:lineRule="auto"/>
              <w:rPr>
                <w:ins w:id="336" w:author="Jessup, Benjamin" w:date="2022-05-31T07:25:00Z"/>
                <w:rFonts w:ascii="Arial" w:eastAsia="Times New Roman" w:hAnsi="Arial" w:cs="Arial"/>
                <w:color w:val="000000"/>
                <w:sz w:val="20"/>
                <w:szCs w:val="20"/>
              </w:rPr>
            </w:pPr>
            <w:ins w:id="337" w:author="Jessup, Benjamin" w:date="2022-05-31T07:25:00Z">
              <w:r w:rsidRPr="008C2500">
                <w:rPr>
                  <w:rFonts w:ascii="Arial" w:eastAsia="Times New Roman" w:hAnsi="Arial" w:cs="Arial"/>
                  <w:color w:val="000000"/>
                  <w:sz w:val="20"/>
                  <w:szCs w:val="20"/>
                </w:rPr>
                <w:t>pt_H_WDEQ_34_RFadj_std</w:t>
              </w:r>
            </w:ins>
          </w:p>
        </w:tc>
        <w:tc>
          <w:tcPr>
            <w:tcW w:w="960" w:type="dxa"/>
            <w:tcBorders>
              <w:top w:val="nil"/>
              <w:left w:val="nil"/>
              <w:bottom w:val="nil"/>
              <w:right w:val="nil"/>
            </w:tcBorders>
            <w:shd w:val="clear" w:color="auto" w:fill="auto"/>
            <w:noWrap/>
            <w:vAlign w:val="center"/>
            <w:hideMark/>
          </w:tcPr>
          <w:p w14:paraId="4F250BF1" w14:textId="77777777" w:rsidR="0017631D" w:rsidRPr="008C2500" w:rsidRDefault="0017631D" w:rsidP="00401074">
            <w:pPr>
              <w:spacing w:after="0" w:line="240" w:lineRule="auto"/>
              <w:jc w:val="center"/>
              <w:rPr>
                <w:ins w:id="338" w:author="Jessup, Benjamin" w:date="2022-05-31T07:25:00Z"/>
                <w:rFonts w:ascii="Arial" w:eastAsia="Times New Roman" w:hAnsi="Arial" w:cs="Arial"/>
                <w:color w:val="000000"/>
                <w:sz w:val="20"/>
                <w:szCs w:val="20"/>
              </w:rPr>
            </w:pPr>
            <w:ins w:id="339" w:author="Jessup, Benjamin" w:date="2022-05-31T07:25:00Z">
              <w:r w:rsidRPr="008C2500">
                <w:rPr>
                  <w:rFonts w:ascii="Arial" w:eastAsia="Times New Roman" w:hAnsi="Arial" w:cs="Arial"/>
                  <w:color w:val="000000"/>
                  <w:sz w:val="20"/>
                  <w:szCs w:val="20"/>
                </w:rPr>
                <w:t>222.3</w:t>
              </w:r>
            </w:ins>
          </w:p>
        </w:tc>
        <w:tc>
          <w:tcPr>
            <w:tcW w:w="960" w:type="dxa"/>
            <w:tcBorders>
              <w:top w:val="nil"/>
              <w:left w:val="nil"/>
              <w:bottom w:val="nil"/>
              <w:right w:val="nil"/>
            </w:tcBorders>
            <w:shd w:val="clear" w:color="auto" w:fill="auto"/>
            <w:noWrap/>
            <w:vAlign w:val="center"/>
            <w:hideMark/>
          </w:tcPr>
          <w:p w14:paraId="5B480214" w14:textId="77777777" w:rsidR="0017631D" w:rsidRPr="008C2500" w:rsidRDefault="0017631D" w:rsidP="00401074">
            <w:pPr>
              <w:spacing w:after="0" w:line="240" w:lineRule="auto"/>
              <w:jc w:val="center"/>
              <w:rPr>
                <w:ins w:id="340" w:author="Jessup, Benjamin" w:date="2022-05-31T07:25:00Z"/>
                <w:rFonts w:ascii="Arial" w:eastAsia="Times New Roman" w:hAnsi="Arial" w:cs="Arial"/>
                <w:color w:val="000000"/>
                <w:sz w:val="20"/>
                <w:szCs w:val="20"/>
              </w:rPr>
            </w:pPr>
            <w:ins w:id="341" w:author="Jessup, Benjamin" w:date="2022-05-31T07:25:00Z">
              <w:r w:rsidRPr="008C2500">
                <w:rPr>
                  <w:rFonts w:ascii="Arial" w:eastAsia="Times New Roman" w:hAnsi="Arial" w:cs="Arial"/>
                  <w:color w:val="000000"/>
                  <w:sz w:val="20"/>
                  <w:szCs w:val="20"/>
                </w:rPr>
                <w:t>14.9</w:t>
              </w:r>
            </w:ins>
          </w:p>
        </w:tc>
        <w:tc>
          <w:tcPr>
            <w:tcW w:w="960" w:type="dxa"/>
            <w:tcBorders>
              <w:top w:val="nil"/>
              <w:left w:val="nil"/>
              <w:bottom w:val="nil"/>
              <w:right w:val="nil"/>
            </w:tcBorders>
            <w:shd w:val="clear" w:color="auto" w:fill="auto"/>
            <w:noWrap/>
            <w:vAlign w:val="center"/>
            <w:hideMark/>
          </w:tcPr>
          <w:p w14:paraId="748497D2" w14:textId="77777777" w:rsidR="0017631D" w:rsidRPr="008C2500" w:rsidRDefault="0017631D" w:rsidP="00401074">
            <w:pPr>
              <w:spacing w:after="0" w:line="240" w:lineRule="auto"/>
              <w:jc w:val="center"/>
              <w:rPr>
                <w:ins w:id="342" w:author="Jessup, Benjamin" w:date="2022-05-31T07:25:00Z"/>
                <w:rFonts w:ascii="Arial" w:eastAsia="Times New Roman" w:hAnsi="Arial" w:cs="Arial"/>
                <w:color w:val="000000"/>
                <w:sz w:val="20"/>
                <w:szCs w:val="20"/>
              </w:rPr>
            </w:pPr>
            <w:ins w:id="343" w:author="Jessup, Benjamin" w:date="2022-05-31T07:25:00Z">
              <w:r w:rsidRPr="008C2500">
                <w:rPr>
                  <w:rFonts w:ascii="Arial" w:eastAsia="Times New Roman" w:hAnsi="Arial" w:cs="Arial"/>
                  <w:color w:val="000000"/>
                  <w:sz w:val="20"/>
                  <w:szCs w:val="20"/>
                </w:rPr>
                <w:t>65.2</w:t>
              </w:r>
            </w:ins>
          </w:p>
        </w:tc>
        <w:tc>
          <w:tcPr>
            <w:tcW w:w="960" w:type="dxa"/>
            <w:tcBorders>
              <w:top w:val="nil"/>
              <w:left w:val="nil"/>
              <w:bottom w:val="nil"/>
              <w:right w:val="nil"/>
            </w:tcBorders>
            <w:shd w:val="clear" w:color="auto" w:fill="auto"/>
            <w:noWrap/>
            <w:vAlign w:val="center"/>
            <w:hideMark/>
          </w:tcPr>
          <w:p w14:paraId="1DC15C56" w14:textId="77777777" w:rsidR="0017631D" w:rsidRPr="008C2500" w:rsidRDefault="0017631D" w:rsidP="00401074">
            <w:pPr>
              <w:spacing w:after="0" w:line="240" w:lineRule="auto"/>
              <w:jc w:val="center"/>
              <w:rPr>
                <w:ins w:id="344" w:author="Jessup, Benjamin" w:date="2022-05-31T07:25:00Z"/>
                <w:rFonts w:ascii="Arial" w:eastAsia="Times New Roman" w:hAnsi="Arial" w:cs="Arial"/>
                <w:color w:val="000000"/>
                <w:sz w:val="20"/>
                <w:szCs w:val="20"/>
              </w:rPr>
            </w:pPr>
            <w:ins w:id="345" w:author="Jessup, Benjamin" w:date="2022-05-31T07:25:00Z">
              <w:r w:rsidRPr="008C2500">
                <w:rPr>
                  <w:rFonts w:ascii="Arial" w:eastAsia="Times New Roman" w:hAnsi="Arial" w:cs="Arial"/>
                  <w:color w:val="000000"/>
                  <w:sz w:val="20"/>
                  <w:szCs w:val="20"/>
                </w:rPr>
                <w:t>24.5</w:t>
              </w:r>
            </w:ins>
          </w:p>
        </w:tc>
        <w:tc>
          <w:tcPr>
            <w:tcW w:w="960" w:type="dxa"/>
            <w:tcBorders>
              <w:top w:val="nil"/>
              <w:left w:val="nil"/>
              <w:bottom w:val="nil"/>
              <w:right w:val="nil"/>
            </w:tcBorders>
            <w:shd w:val="clear" w:color="auto" w:fill="auto"/>
            <w:noWrap/>
            <w:vAlign w:val="center"/>
            <w:hideMark/>
          </w:tcPr>
          <w:p w14:paraId="1E000B43" w14:textId="77777777" w:rsidR="0017631D" w:rsidRPr="008C2500" w:rsidRDefault="0017631D" w:rsidP="00401074">
            <w:pPr>
              <w:spacing w:after="0" w:line="240" w:lineRule="auto"/>
              <w:jc w:val="center"/>
              <w:rPr>
                <w:ins w:id="346" w:author="Jessup, Benjamin" w:date="2022-05-31T07:25:00Z"/>
                <w:rFonts w:ascii="Arial" w:eastAsia="Times New Roman" w:hAnsi="Arial" w:cs="Arial"/>
                <w:color w:val="000000"/>
                <w:sz w:val="20"/>
                <w:szCs w:val="20"/>
              </w:rPr>
            </w:pPr>
            <w:ins w:id="347" w:author="Jessup, Benjamin" w:date="2022-05-31T07:25:00Z">
              <w:r w:rsidRPr="008C2500">
                <w:rPr>
                  <w:rFonts w:ascii="Arial" w:eastAsia="Times New Roman" w:hAnsi="Arial" w:cs="Arial"/>
                  <w:color w:val="000000"/>
                  <w:sz w:val="20"/>
                  <w:szCs w:val="20"/>
                </w:rPr>
                <w:t>22.9</w:t>
              </w:r>
            </w:ins>
          </w:p>
        </w:tc>
      </w:tr>
      <w:tr w:rsidR="0017631D" w:rsidRPr="008C2500" w14:paraId="5496151E" w14:textId="77777777" w:rsidTr="00401074">
        <w:trPr>
          <w:trHeight w:val="300"/>
          <w:ins w:id="348" w:author="Jessup, Benjamin" w:date="2022-05-31T07:25:00Z"/>
        </w:trPr>
        <w:tc>
          <w:tcPr>
            <w:tcW w:w="2729" w:type="dxa"/>
            <w:tcBorders>
              <w:top w:val="nil"/>
              <w:left w:val="nil"/>
              <w:bottom w:val="nil"/>
              <w:right w:val="nil"/>
            </w:tcBorders>
            <w:shd w:val="clear" w:color="auto" w:fill="auto"/>
            <w:noWrap/>
            <w:vAlign w:val="center"/>
            <w:hideMark/>
          </w:tcPr>
          <w:p w14:paraId="207BAEE1" w14:textId="77777777" w:rsidR="0017631D" w:rsidRPr="008C2500" w:rsidRDefault="0017631D" w:rsidP="00401074">
            <w:pPr>
              <w:spacing w:after="0" w:line="240" w:lineRule="auto"/>
              <w:rPr>
                <w:ins w:id="349" w:author="Jessup, Benjamin" w:date="2022-05-31T07:25:00Z"/>
                <w:rFonts w:ascii="Arial" w:eastAsia="Times New Roman" w:hAnsi="Arial" w:cs="Arial"/>
                <w:color w:val="000000"/>
                <w:sz w:val="20"/>
                <w:szCs w:val="20"/>
              </w:rPr>
            </w:pPr>
            <w:ins w:id="350" w:author="Jessup, Benjamin" w:date="2022-05-31T07:25:00Z">
              <w:r w:rsidRPr="008C2500">
                <w:rPr>
                  <w:rFonts w:ascii="Arial" w:eastAsia="Times New Roman" w:hAnsi="Arial" w:cs="Arial"/>
                  <w:color w:val="000000"/>
                  <w:sz w:val="20"/>
                  <w:szCs w:val="20"/>
                </w:rPr>
                <w:t>pt_T_WDEQ_56_RFadj_std</w:t>
              </w:r>
            </w:ins>
          </w:p>
        </w:tc>
        <w:tc>
          <w:tcPr>
            <w:tcW w:w="960" w:type="dxa"/>
            <w:tcBorders>
              <w:top w:val="nil"/>
              <w:left w:val="nil"/>
              <w:bottom w:val="nil"/>
              <w:right w:val="nil"/>
            </w:tcBorders>
            <w:shd w:val="clear" w:color="auto" w:fill="auto"/>
            <w:noWrap/>
            <w:vAlign w:val="center"/>
            <w:hideMark/>
          </w:tcPr>
          <w:p w14:paraId="43F0C050" w14:textId="77777777" w:rsidR="0017631D" w:rsidRPr="008C2500" w:rsidRDefault="0017631D" w:rsidP="00401074">
            <w:pPr>
              <w:spacing w:after="0" w:line="240" w:lineRule="auto"/>
              <w:jc w:val="center"/>
              <w:rPr>
                <w:ins w:id="351" w:author="Jessup, Benjamin" w:date="2022-05-31T07:25:00Z"/>
                <w:rFonts w:ascii="Arial" w:eastAsia="Times New Roman" w:hAnsi="Arial" w:cs="Arial"/>
                <w:color w:val="000000"/>
                <w:sz w:val="20"/>
                <w:szCs w:val="20"/>
              </w:rPr>
            </w:pPr>
            <w:ins w:id="352" w:author="Jessup, Benjamin" w:date="2022-05-31T07:25:00Z">
              <w:r w:rsidRPr="008C2500">
                <w:rPr>
                  <w:rFonts w:ascii="Arial" w:eastAsia="Times New Roman" w:hAnsi="Arial" w:cs="Arial"/>
                  <w:color w:val="000000"/>
                  <w:sz w:val="20"/>
                  <w:szCs w:val="20"/>
                </w:rPr>
                <w:t>214.8</w:t>
              </w:r>
            </w:ins>
          </w:p>
        </w:tc>
        <w:tc>
          <w:tcPr>
            <w:tcW w:w="960" w:type="dxa"/>
            <w:tcBorders>
              <w:top w:val="nil"/>
              <w:left w:val="nil"/>
              <w:bottom w:val="nil"/>
              <w:right w:val="nil"/>
            </w:tcBorders>
            <w:shd w:val="clear" w:color="auto" w:fill="auto"/>
            <w:noWrap/>
            <w:vAlign w:val="center"/>
            <w:hideMark/>
          </w:tcPr>
          <w:p w14:paraId="060E8DFD" w14:textId="77777777" w:rsidR="0017631D" w:rsidRPr="008C2500" w:rsidRDefault="0017631D" w:rsidP="00401074">
            <w:pPr>
              <w:spacing w:after="0" w:line="240" w:lineRule="auto"/>
              <w:jc w:val="center"/>
              <w:rPr>
                <w:ins w:id="353" w:author="Jessup, Benjamin" w:date="2022-05-31T07:25:00Z"/>
                <w:rFonts w:ascii="Arial" w:eastAsia="Times New Roman" w:hAnsi="Arial" w:cs="Arial"/>
                <w:color w:val="000000"/>
                <w:sz w:val="20"/>
                <w:szCs w:val="20"/>
              </w:rPr>
            </w:pPr>
            <w:ins w:id="354" w:author="Jessup, Benjamin" w:date="2022-05-31T07:25:00Z">
              <w:r w:rsidRPr="008C2500">
                <w:rPr>
                  <w:rFonts w:ascii="Arial" w:eastAsia="Times New Roman" w:hAnsi="Arial" w:cs="Arial"/>
                  <w:color w:val="000000"/>
                  <w:sz w:val="20"/>
                  <w:szCs w:val="20"/>
                </w:rPr>
                <w:t>14.7</w:t>
              </w:r>
            </w:ins>
          </w:p>
        </w:tc>
        <w:tc>
          <w:tcPr>
            <w:tcW w:w="960" w:type="dxa"/>
            <w:tcBorders>
              <w:top w:val="nil"/>
              <w:left w:val="nil"/>
              <w:bottom w:val="nil"/>
              <w:right w:val="nil"/>
            </w:tcBorders>
            <w:shd w:val="clear" w:color="auto" w:fill="auto"/>
            <w:noWrap/>
            <w:vAlign w:val="center"/>
            <w:hideMark/>
          </w:tcPr>
          <w:p w14:paraId="7769DCFA" w14:textId="77777777" w:rsidR="0017631D" w:rsidRPr="008C2500" w:rsidRDefault="0017631D" w:rsidP="00401074">
            <w:pPr>
              <w:spacing w:after="0" w:line="240" w:lineRule="auto"/>
              <w:jc w:val="center"/>
              <w:rPr>
                <w:ins w:id="355" w:author="Jessup, Benjamin" w:date="2022-05-31T07:25:00Z"/>
                <w:rFonts w:ascii="Arial" w:eastAsia="Times New Roman" w:hAnsi="Arial" w:cs="Arial"/>
                <w:color w:val="000000"/>
                <w:sz w:val="20"/>
                <w:szCs w:val="20"/>
              </w:rPr>
            </w:pPr>
            <w:ins w:id="356" w:author="Jessup, Benjamin" w:date="2022-05-31T07:25:00Z">
              <w:r w:rsidRPr="008C2500">
                <w:rPr>
                  <w:rFonts w:ascii="Arial" w:eastAsia="Times New Roman" w:hAnsi="Arial" w:cs="Arial"/>
                  <w:color w:val="000000"/>
                  <w:sz w:val="20"/>
                  <w:szCs w:val="20"/>
                </w:rPr>
                <w:t>52.5</w:t>
              </w:r>
            </w:ins>
          </w:p>
        </w:tc>
        <w:tc>
          <w:tcPr>
            <w:tcW w:w="960" w:type="dxa"/>
            <w:tcBorders>
              <w:top w:val="nil"/>
              <w:left w:val="nil"/>
              <w:bottom w:val="nil"/>
              <w:right w:val="nil"/>
            </w:tcBorders>
            <w:shd w:val="clear" w:color="auto" w:fill="auto"/>
            <w:noWrap/>
            <w:vAlign w:val="center"/>
            <w:hideMark/>
          </w:tcPr>
          <w:p w14:paraId="334F5A42" w14:textId="77777777" w:rsidR="0017631D" w:rsidRPr="008C2500" w:rsidRDefault="0017631D" w:rsidP="00401074">
            <w:pPr>
              <w:spacing w:after="0" w:line="240" w:lineRule="auto"/>
              <w:jc w:val="center"/>
              <w:rPr>
                <w:ins w:id="357" w:author="Jessup, Benjamin" w:date="2022-05-31T07:25:00Z"/>
                <w:rFonts w:ascii="Arial" w:eastAsia="Times New Roman" w:hAnsi="Arial" w:cs="Arial"/>
                <w:color w:val="000000"/>
                <w:sz w:val="20"/>
                <w:szCs w:val="20"/>
              </w:rPr>
            </w:pPr>
            <w:ins w:id="358" w:author="Jessup, Benjamin" w:date="2022-05-31T07:25:00Z">
              <w:r w:rsidRPr="008C2500">
                <w:rPr>
                  <w:rFonts w:ascii="Arial" w:eastAsia="Times New Roman" w:hAnsi="Arial" w:cs="Arial"/>
                  <w:color w:val="000000"/>
                  <w:sz w:val="20"/>
                  <w:szCs w:val="20"/>
                </w:rPr>
                <w:t>24.1</w:t>
              </w:r>
            </w:ins>
          </w:p>
        </w:tc>
        <w:tc>
          <w:tcPr>
            <w:tcW w:w="960" w:type="dxa"/>
            <w:tcBorders>
              <w:top w:val="nil"/>
              <w:left w:val="nil"/>
              <w:bottom w:val="nil"/>
              <w:right w:val="nil"/>
            </w:tcBorders>
            <w:shd w:val="clear" w:color="auto" w:fill="auto"/>
            <w:noWrap/>
            <w:vAlign w:val="center"/>
            <w:hideMark/>
          </w:tcPr>
          <w:p w14:paraId="06465E23" w14:textId="77777777" w:rsidR="0017631D" w:rsidRPr="008C2500" w:rsidRDefault="0017631D" w:rsidP="00401074">
            <w:pPr>
              <w:spacing w:after="0" w:line="240" w:lineRule="auto"/>
              <w:jc w:val="center"/>
              <w:rPr>
                <w:ins w:id="359" w:author="Jessup, Benjamin" w:date="2022-05-31T07:25:00Z"/>
                <w:rFonts w:ascii="Arial" w:eastAsia="Times New Roman" w:hAnsi="Arial" w:cs="Arial"/>
                <w:color w:val="000000"/>
                <w:sz w:val="20"/>
                <w:szCs w:val="20"/>
              </w:rPr>
            </w:pPr>
            <w:ins w:id="360" w:author="Jessup, Benjamin" w:date="2022-05-31T07:25:00Z">
              <w:r w:rsidRPr="008C2500">
                <w:rPr>
                  <w:rFonts w:ascii="Arial" w:eastAsia="Times New Roman" w:hAnsi="Arial" w:cs="Arial"/>
                  <w:color w:val="000000"/>
                  <w:sz w:val="20"/>
                  <w:szCs w:val="20"/>
                </w:rPr>
                <w:t>27.9</w:t>
              </w:r>
            </w:ins>
          </w:p>
        </w:tc>
      </w:tr>
      <w:tr w:rsidR="0017631D" w:rsidRPr="008C2500" w14:paraId="64416A5C" w14:textId="77777777" w:rsidTr="00401074">
        <w:trPr>
          <w:trHeight w:val="300"/>
          <w:ins w:id="361" w:author="Jessup, Benjamin" w:date="2022-05-31T07:25:00Z"/>
        </w:trPr>
        <w:tc>
          <w:tcPr>
            <w:tcW w:w="2729" w:type="dxa"/>
            <w:tcBorders>
              <w:top w:val="nil"/>
              <w:left w:val="nil"/>
              <w:bottom w:val="nil"/>
              <w:right w:val="nil"/>
            </w:tcBorders>
            <w:shd w:val="clear" w:color="auto" w:fill="auto"/>
            <w:noWrap/>
            <w:vAlign w:val="center"/>
            <w:hideMark/>
          </w:tcPr>
          <w:p w14:paraId="1CB506C7" w14:textId="77777777" w:rsidR="0017631D" w:rsidRPr="008C2500" w:rsidRDefault="0017631D" w:rsidP="00401074">
            <w:pPr>
              <w:spacing w:after="0" w:line="240" w:lineRule="auto"/>
              <w:rPr>
                <w:ins w:id="362" w:author="Jessup, Benjamin" w:date="2022-05-31T07:25:00Z"/>
                <w:rFonts w:ascii="Arial" w:eastAsia="Times New Roman" w:hAnsi="Arial" w:cs="Arial"/>
                <w:color w:val="000000"/>
                <w:sz w:val="20"/>
                <w:szCs w:val="20"/>
              </w:rPr>
            </w:pPr>
            <w:ins w:id="363" w:author="Jessup, Benjamin" w:date="2022-05-31T07:25:00Z">
              <w:r w:rsidRPr="008C2500">
                <w:rPr>
                  <w:rFonts w:ascii="Arial" w:eastAsia="Times New Roman" w:hAnsi="Arial" w:cs="Arial"/>
                  <w:color w:val="000000"/>
                  <w:sz w:val="20"/>
                  <w:szCs w:val="20"/>
                </w:rPr>
                <w:t>BC_12.pa_std</w:t>
              </w:r>
            </w:ins>
          </w:p>
        </w:tc>
        <w:tc>
          <w:tcPr>
            <w:tcW w:w="960" w:type="dxa"/>
            <w:tcBorders>
              <w:top w:val="nil"/>
              <w:left w:val="nil"/>
              <w:bottom w:val="nil"/>
              <w:right w:val="nil"/>
            </w:tcBorders>
            <w:shd w:val="clear" w:color="auto" w:fill="auto"/>
            <w:noWrap/>
            <w:vAlign w:val="center"/>
            <w:hideMark/>
          </w:tcPr>
          <w:p w14:paraId="67D1C2D4" w14:textId="77777777" w:rsidR="0017631D" w:rsidRPr="008C2500" w:rsidRDefault="0017631D" w:rsidP="00401074">
            <w:pPr>
              <w:spacing w:after="0" w:line="240" w:lineRule="auto"/>
              <w:jc w:val="center"/>
              <w:rPr>
                <w:ins w:id="364" w:author="Jessup, Benjamin" w:date="2022-05-31T07:25:00Z"/>
                <w:rFonts w:ascii="Arial" w:eastAsia="Times New Roman" w:hAnsi="Arial" w:cs="Arial"/>
                <w:color w:val="000000"/>
                <w:sz w:val="20"/>
                <w:szCs w:val="20"/>
              </w:rPr>
            </w:pPr>
            <w:ins w:id="365" w:author="Jessup, Benjamin" w:date="2022-05-31T07:25:00Z">
              <w:r w:rsidRPr="008C2500">
                <w:rPr>
                  <w:rFonts w:ascii="Arial" w:eastAsia="Times New Roman" w:hAnsi="Arial" w:cs="Arial"/>
                  <w:color w:val="000000"/>
                  <w:sz w:val="20"/>
                  <w:szCs w:val="20"/>
                </w:rPr>
                <w:t>68.2</w:t>
              </w:r>
            </w:ins>
          </w:p>
        </w:tc>
        <w:tc>
          <w:tcPr>
            <w:tcW w:w="960" w:type="dxa"/>
            <w:tcBorders>
              <w:top w:val="nil"/>
              <w:left w:val="nil"/>
              <w:bottom w:val="nil"/>
              <w:right w:val="nil"/>
            </w:tcBorders>
            <w:shd w:val="clear" w:color="auto" w:fill="auto"/>
            <w:noWrap/>
            <w:vAlign w:val="center"/>
            <w:hideMark/>
          </w:tcPr>
          <w:p w14:paraId="752C243E" w14:textId="77777777" w:rsidR="0017631D" w:rsidRPr="008C2500" w:rsidRDefault="0017631D" w:rsidP="00401074">
            <w:pPr>
              <w:spacing w:after="0" w:line="240" w:lineRule="auto"/>
              <w:jc w:val="center"/>
              <w:rPr>
                <w:ins w:id="366" w:author="Jessup, Benjamin" w:date="2022-05-31T07:25:00Z"/>
                <w:rFonts w:ascii="Arial" w:eastAsia="Times New Roman" w:hAnsi="Arial" w:cs="Arial"/>
                <w:color w:val="000000"/>
                <w:sz w:val="20"/>
                <w:szCs w:val="20"/>
              </w:rPr>
            </w:pPr>
            <w:ins w:id="367" w:author="Jessup, Benjamin" w:date="2022-05-31T07:25:00Z">
              <w:r w:rsidRPr="008C2500">
                <w:rPr>
                  <w:rFonts w:ascii="Arial" w:eastAsia="Times New Roman" w:hAnsi="Arial" w:cs="Arial"/>
                  <w:color w:val="000000"/>
                  <w:sz w:val="20"/>
                  <w:szCs w:val="20"/>
                </w:rPr>
                <w:t>8.3</w:t>
              </w:r>
            </w:ins>
          </w:p>
        </w:tc>
        <w:tc>
          <w:tcPr>
            <w:tcW w:w="960" w:type="dxa"/>
            <w:tcBorders>
              <w:top w:val="nil"/>
              <w:left w:val="nil"/>
              <w:bottom w:val="nil"/>
              <w:right w:val="nil"/>
            </w:tcBorders>
            <w:shd w:val="clear" w:color="auto" w:fill="auto"/>
            <w:noWrap/>
            <w:vAlign w:val="center"/>
            <w:hideMark/>
          </w:tcPr>
          <w:p w14:paraId="39774793" w14:textId="77777777" w:rsidR="0017631D" w:rsidRPr="008C2500" w:rsidRDefault="0017631D" w:rsidP="00401074">
            <w:pPr>
              <w:spacing w:after="0" w:line="240" w:lineRule="auto"/>
              <w:jc w:val="center"/>
              <w:rPr>
                <w:ins w:id="368" w:author="Jessup, Benjamin" w:date="2022-05-31T07:25:00Z"/>
                <w:rFonts w:ascii="Arial" w:eastAsia="Times New Roman" w:hAnsi="Arial" w:cs="Arial"/>
                <w:color w:val="000000"/>
                <w:sz w:val="20"/>
                <w:szCs w:val="20"/>
              </w:rPr>
            </w:pPr>
            <w:ins w:id="369" w:author="Jessup, Benjamin" w:date="2022-05-31T07:25:00Z">
              <w:r w:rsidRPr="008C2500">
                <w:rPr>
                  <w:rFonts w:ascii="Arial" w:eastAsia="Times New Roman" w:hAnsi="Arial" w:cs="Arial"/>
                  <w:color w:val="000000"/>
                  <w:sz w:val="20"/>
                  <w:szCs w:val="20"/>
                </w:rPr>
                <w:t>33.3</w:t>
              </w:r>
            </w:ins>
          </w:p>
        </w:tc>
        <w:tc>
          <w:tcPr>
            <w:tcW w:w="960" w:type="dxa"/>
            <w:tcBorders>
              <w:top w:val="nil"/>
              <w:left w:val="nil"/>
              <w:bottom w:val="nil"/>
              <w:right w:val="nil"/>
            </w:tcBorders>
            <w:shd w:val="clear" w:color="auto" w:fill="auto"/>
            <w:noWrap/>
            <w:vAlign w:val="center"/>
            <w:hideMark/>
          </w:tcPr>
          <w:p w14:paraId="30019F5B" w14:textId="77777777" w:rsidR="0017631D" w:rsidRPr="008C2500" w:rsidRDefault="0017631D" w:rsidP="00401074">
            <w:pPr>
              <w:spacing w:after="0" w:line="240" w:lineRule="auto"/>
              <w:jc w:val="center"/>
              <w:rPr>
                <w:ins w:id="370" w:author="Jessup, Benjamin" w:date="2022-05-31T07:25:00Z"/>
                <w:rFonts w:ascii="Arial" w:eastAsia="Times New Roman" w:hAnsi="Arial" w:cs="Arial"/>
                <w:color w:val="000000"/>
                <w:sz w:val="20"/>
                <w:szCs w:val="20"/>
              </w:rPr>
            </w:pPr>
            <w:ins w:id="371" w:author="Jessup, Benjamin" w:date="2022-05-31T07:25:00Z">
              <w:r w:rsidRPr="008C2500">
                <w:rPr>
                  <w:rFonts w:ascii="Arial" w:eastAsia="Times New Roman" w:hAnsi="Arial" w:cs="Arial"/>
                  <w:color w:val="000000"/>
                  <w:sz w:val="20"/>
                  <w:szCs w:val="20"/>
                </w:rPr>
                <w:t>13.6</w:t>
              </w:r>
            </w:ins>
          </w:p>
        </w:tc>
        <w:tc>
          <w:tcPr>
            <w:tcW w:w="960" w:type="dxa"/>
            <w:tcBorders>
              <w:top w:val="nil"/>
              <w:left w:val="nil"/>
              <w:bottom w:val="nil"/>
              <w:right w:val="nil"/>
            </w:tcBorders>
            <w:shd w:val="clear" w:color="auto" w:fill="auto"/>
            <w:noWrap/>
            <w:vAlign w:val="center"/>
            <w:hideMark/>
          </w:tcPr>
          <w:p w14:paraId="494B2E70" w14:textId="77777777" w:rsidR="0017631D" w:rsidRPr="008C2500" w:rsidRDefault="0017631D" w:rsidP="00401074">
            <w:pPr>
              <w:spacing w:after="0" w:line="240" w:lineRule="auto"/>
              <w:jc w:val="center"/>
              <w:rPr>
                <w:ins w:id="372" w:author="Jessup, Benjamin" w:date="2022-05-31T07:25:00Z"/>
                <w:rFonts w:ascii="Arial" w:eastAsia="Times New Roman" w:hAnsi="Arial" w:cs="Arial"/>
                <w:color w:val="000000"/>
                <w:sz w:val="20"/>
                <w:szCs w:val="20"/>
              </w:rPr>
            </w:pPr>
            <w:ins w:id="373" w:author="Jessup, Benjamin" w:date="2022-05-31T07:25:00Z">
              <w:r w:rsidRPr="008C2500">
                <w:rPr>
                  <w:rFonts w:ascii="Arial" w:eastAsia="Times New Roman" w:hAnsi="Arial" w:cs="Arial"/>
                  <w:color w:val="000000"/>
                  <w:sz w:val="20"/>
                  <w:szCs w:val="20"/>
                </w:rPr>
                <w:t>24.8</w:t>
              </w:r>
            </w:ins>
          </w:p>
        </w:tc>
      </w:tr>
      <w:tr w:rsidR="0017631D" w:rsidRPr="008C2500" w14:paraId="07E7EB9D" w14:textId="77777777" w:rsidTr="00401074">
        <w:trPr>
          <w:trHeight w:val="300"/>
          <w:ins w:id="374" w:author="Jessup, Benjamin" w:date="2022-05-31T07:25:00Z"/>
        </w:trPr>
        <w:tc>
          <w:tcPr>
            <w:tcW w:w="2729" w:type="dxa"/>
            <w:tcBorders>
              <w:top w:val="nil"/>
              <w:left w:val="nil"/>
              <w:bottom w:val="nil"/>
              <w:right w:val="nil"/>
            </w:tcBorders>
            <w:shd w:val="clear" w:color="auto" w:fill="auto"/>
            <w:noWrap/>
            <w:vAlign w:val="center"/>
            <w:hideMark/>
          </w:tcPr>
          <w:p w14:paraId="3C9A25F0" w14:textId="77777777" w:rsidR="0017631D" w:rsidRPr="008C2500" w:rsidRDefault="0017631D" w:rsidP="00401074">
            <w:pPr>
              <w:spacing w:after="0" w:line="240" w:lineRule="auto"/>
              <w:rPr>
                <w:ins w:id="375" w:author="Jessup, Benjamin" w:date="2022-05-31T07:25:00Z"/>
                <w:rFonts w:ascii="Arial" w:eastAsia="Times New Roman" w:hAnsi="Arial" w:cs="Arial"/>
                <w:color w:val="000000"/>
                <w:sz w:val="20"/>
                <w:szCs w:val="20"/>
              </w:rPr>
            </w:pPr>
            <w:ins w:id="376" w:author="Jessup, Benjamin" w:date="2022-05-31T07:25:00Z">
              <w:r w:rsidRPr="008C2500">
                <w:rPr>
                  <w:rFonts w:ascii="Arial" w:eastAsia="Times New Roman" w:hAnsi="Arial" w:cs="Arial"/>
                  <w:color w:val="000000"/>
                  <w:sz w:val="20"/>
                  <w:szCs w:val="20"/>
                </w:rPr>
                <w:t>nt_Diatas_TN_2_RFadj_std</w:t>
              </w:r>
            </w:ins>
          </w:p>
        </w:tc>
        <w:tc>
          <w:tcPr>
            <w:tcW w:w="960" w:type="dxa"/>
            <w:tcBorders>
              <w:top w:val="nil"/>
              <w:left w:val="nil"/>
              <w:bottom w:val="nil"/>
              <w:right w:val="nil"/>
            </w:tcBorders>
            <w:shd w:val="clear" w:color="auto" w:fill="auto"/>
            <w:noWrap/>
            <w:vAlign w:val="center"/>
            <w:hideMark/>
          </w:tcPr>
          <w:p w14:paraId="00AE2BDA" w14:textId="77777777" w:rsidR="0017631D" w:rsidRPr="008C2500" w:rsidRDefault="0017631D" w:rsidP="00401074">
            <w:pPr>
              <w:spacing w:after="0" w:line="240" w:lineRule="auto"/>
              <w:jc w:val="center"/>
              <w:rPr>
                <w:ins w:id="377" w:author="Jessup, Benjamin" w:date="2022-05-31T07:25:00Z"/>
                <w:rFonts w:ascii="Arial" w:eastAsia="Times New Roman" w:hAnsi="Arial" w:cs="Arial"/>
                <w:color w:val="000000"/>
                <w:sz w:val="20"/>
                <w:szCs w:val="20"/>
              </w:rPr>
            </w:pPr>
            <w:ins w:id="378" w:author="Jessup, Benjamin" w:date="2022-05-31T07:25:00Z">
              <w:r w:rsidRPr="008C2500">
                <w:rPr>
                  <w:rFonts w:ascii="Arial" w:eastAsia="Times New Roman" w:hAnsi="Arial" w:cs="Arial"/>
                  <w:color w:val="000000"/>
                  <w:sz w:val="20"/>
                  <w:szCs w:val="20"/>
                </w:rPr>
                <w:t>335.9</w:t>
              </w:r>
            </w:ins>
          </w:p>
        </w:tc>
        <w:tc>
          <w:tcPr>
            <w:tcW w:w="960" w:type="dxa"/>
            <w:tcBorders>
              <w:top w:val="nil"/>
              <w:left w:val="nil"/>
              <w:bottom w:val="nil"/>
              <w:right w:val="nil"/>
            </w:tcBorders>
            <w:shd w:val="clear" w:color="auto" w:fill="auto"/>
            <w:noWrap/>
            <w:vAlign w:val="center"/>
            <w:hideMark/>
          </w:tcPr>
          <w:p w14:paraId="34D4FE7F" w14:textId="77777777" w:rsidR="0017631D" w:rsidRPr="008C2500" w:rsidRDefault="0017631D" w:rsidP="00401074">
            <w:pPr>
              <w:spacing w:after="0" w:line="240" w:lineRule="auto"/>
              <w:jc w:val="center"/>
              <w:rPr>
                <w:ins w:id="379" w:author="Jessup, Benjamin" w:date="2022-05-31T07:25:00Z"/>
                <w:rFonts w:ascii="Arial" w:eastAsia="Times New Roman" w:hAnsi="Arial" w:cs="Arial"/>
                <w:color w:val="000000"/>
                <w:sz w:val="20"/>
                <w:szCs w:val="20"/>
              </w:rPr>
            </w:pPr>
            <w:ins w:id="380" w:author="Jessup, Benjamin" w:date="2022-05-31T07:25:00Z">
              <w:r w:rsidRPr="008C2500">
                <w:rPr>
                  <w:rFonts w:ascii="Arial" w:eastAsia="Times New Roman" w:hAnsi="Arial" w:cs="Arial"/>
                  <w:color w:val="000000"/>
                  <w:sz w:val="20"/>
                  <w:szCs w:val="20"/>
                </w:rPr>
                <w:t>18.3</w:t>
              </w:r>
            </w:ins>
          </w:p>
        </w:tc>
        <w:tc>
          <w:tcPr>
            <w:tcW w:w="960" w:type="dxa"/>
            <w:tcBorders>
              <w:top w:val="nil"/>
              <w:left w:val="nil"/>
              <w:bottom w:val="nil"/>
              <w:right w:val="nil"/>
            </w:tcBorders>
            <w:shd w:val="clear" w:color="auto" w:fill="auto"/>
            <w:noWrap/>
            <w:vAlign w:val="center"/>
            <w:hideMark/>
          </w:tcPr>
          <w:p w14:paraId="6A341FBC" w14:textId="77777777" w:rsidR="0017631D" w:rsidRPr="008C2500" w:rsidRDefault="0017631D" w:rsidP="00401074">
            <w:pPr>
              <w:spacing w:after="0" w:line="240" w:lineRule="auto"/>
              <w:jc w:val="center"/>
              <w:rPr>
                <w:ins w:id="381" w:author="Jessup, Benjamin" w:date="2022-05-31T07:25:00Z"/>
                <w:rFonts w:ascii="Arial" w:eastAsia="Times New Roman" w:hAnsi="Arial" w:cs="Arial"/>
                <w:color w:val="000000"/>
                <w:sz w:val="20"/>
                <w:szCs w:val="20"/>
              </w:rPr>
            </w:pPr>
            <w:ins w:id="382" w:author="Jessup, Benjamin" w:date="2022-05-31T07:25:00Z">
              <w:r w:rsidRPr="008C2500">
                <w:rPr>
                  <w:rFonts w:ascii="Arial" w:eastAsia="Times New Roman" w:hAnsi="Arial" w:cs="Arial"/>
                  <w:color w:val="000000"/>
                  <w:sz w:val="20"/>
                  <w:szCs w:val="20"/>
                </w:rPr>
                <w:t>52.0</w:t>
              </w:r>
            </w:ins>
          </w:p>
        </w:tc>
        <w:tc>
          <w:tcPr>
            <w:tcW w:w="960" w:type="dxa"/>
            <w:tcBorders>
              <w:top w:val="nil"/>
              <w:left w:val="nil"/>
              <w:bottom w:val="nil"/>
              <w:right w:val="nil"/>
            </w:tcBorders>
            <w:shd w:val="clear" w:color="auto" w:fill="auto"/>
            <w:noWrap/>
            <w:vAlign w:val="center"/>
            <w:hideMark/>
          </w:tcPr>
          <w:p w14:paraId="6CB24D38" w14:textId="77777777" w:rsidR="0017631D" w:rsidRPr="008C2500" w:rsidRDefault="0017631D" w:rsidP="00401074">
            <w:pPr>
              <w:spacing w:after="0" w:line="240" w:lineRule="auto"/>
              <w:jc w:val="center"/>
              <w:rPr>
                <w:ins w:id="383" w:author="Jessup, Benjamin" w:date="2022-05-31T07:25:00Z"/>
                <w:rFonts w:ascii="Arial" w:eastAsia="Times New Roman" w:hAnsi="Arial" w:cs="Arial"/>
                <w:color w:val="000000"/>
                <w:sz w:val="20"/>
                <w:szCs w:val="20"/>
              </w:rPr>
            </w:pPr>
            <w:ins w:id="384" w:author="Jessup, Benjamin" w:date="2022-05-31T07:25:00Z">
              <w:r w:rsidRPr="008C2500">
                <w:rPr>
                  <w:rFonts w:ascii="Arial" w:eastAsia="Times New Roman" w:hAnsi="Arial" w:cs="Arial"/>
                  <w:color w:val="000000"/>
                  <w:sz w:val="20"/>
                  <w:szCs w:val="20"/>
                </w:rPr>
                <w:t>30.1</w:t>
              </w:r>
            </w:ins>
          </w:p>
        </w:tc>
        <w:tc>
          <w:tcPr>
            <w:tcW w:w="960" w:type="dxa"/>
            <w:tcBorders>
              <w:top w:val="nil"/>
              <w:left w:val="nil"/>
              <w:bottom w:val="nil"/>
              <w:right w:val="nil"/>
            </w:tcBorders>
            <w:shd w:val="clear" w:color="auto" w:fill="auto"/>
            <w:noWrap/>
            <w:vAlign w:val="center"/>
            <w:hideMark/>
          </w:tcPr>
          <w:p w14:paraId="0F493E4E" w14:textId="77777777" w:rsidR="0017631D" w:rsidRPr="008C2500" w:rsidRDefault="0017631D" w:rsidP="00401074">
            <w:pPr>
              <w:spacing w:after="0" w:line="240" w:lineRule="auto"/>
              <w:jc w:val="center"/>
              <w:rPr>
                <w:ins w:id="385" w:author="Jessup, Benjamin" w:date="2022-05-31T07:25:00Z"/>
                <w:rFonts w:ascii="Arial" w:eastAsia="Times New Roman" w:hAnsi="Arial" w:cs="Arial"/>
                <w:color w:val="000000"/>
                <w:sz w:val="20"/>
                <w:szCs w:val="20"/>
              </w:rPr>
            </w:pPr>
            <w:ins w:id="386" w:author="Jessup, Benjamin" w:date="2022-05-31T07:25:00Z">
              <w:r w:rsidRPr="008C2500">
                <w:rPr>
                  <w:rFonts w:ascii="Arial" w:eastAsia="Times New Roman" w:hAnsi="Arial" w:cs="Arial"/>
                  <w:color w:val="000000"/>
                  <w:sz w:val="20"/>
                  <w:szCs w:val="20"/>
                </w:rPr>
                <w:t>35.2</w:t>
              </w:r>
            </w:ins>
          </w:p>
        </w:tc>
      </w:tr>
      <w:tr w:rsidR="0017631D" w:rsidRPr="008C2500" w14:paraId="40DC2B84" w14:textId="77777777" w:rsidTr="00401074">
        <w:trPr>
          <w:trHeight w:val="300"/>
          <w:ins w:id="387" w:author="Jessup, Benjamin" w:date="2022-05-31T07:25:00Z"/>
        </w:trPr>
        <w:tc>
          <w:tcPr>
            <w:tcW w:w="2729" w:type="dxa"/>
            <w:tcBorders>
              <w:top w:val="nil"/>
              <w:left w:val="nil"/>
              <w:bottom w:val="single" w:sz="4" w:space="0" w:color="auto"/>
              <w:right w:val="nil"/>
            </w:tcBorders>
            <w:shd w:val="clear" w:color="auto" w:fill="auto"/>
            <w:noWrap/>
            <w:vAlign w:val="center"/>
            <w:hideMark/>
          </w:tcPr>
          <w:p w14:paraId="67469F21" w14:textId="77777777" w:rsidR="0017631D" w:rsidRPr="008C2500" w:rsidRDefault="0017631D" w:rsidP="00401074">
            <w:pPr>
              <w:spacing w:after="0" w:line="240" w:lineRule="auto"/>
              <w:rPr>
                <w:ins w:id="388" w:author="Jessup, Benjamin" w:date="2022-05-31T07:25:00Z"/>
                <w:rFonts w:ascii="Arial" w:eastAsia="Times New Roman" w:hAnsi="Arial" w:cs="Arial"/>
                <w:color w:val="000000"/>
                <w:sz w:val="20"/>
                <w:szCs w:val="20"/>
              </w:rPr>
            </w:pPr>
            <w:ins w:id="389" w:author="Jessup, Benjamin" w:date="2022-05-31T07:25:00Z">
              <w:r w:rsidRPr="008C2500">
                <w:rPr>
                  <w:rFonts w:ascii="Arial" w:eastAsia="Times New Roman" w:hAnsi="Arial" w:cs="Arial"/>
                  <w:color w:val="000000"/>
                  <w:sz w:val="20"/>
                  <w:szCs w:val="20"/>
                </w:rPr>
                <w:t>pt_T_WDEQ_12_RFadj_std</w:t>
              </w:r>
            </w:ins>
          </w:p>
        </w:tc>
        <w:tc>
          <w:tcPr>
            <w:tcW w:w="960" w:type="dxa"/>
            <w:tcBorders>
              <w:top w:val="nil"/>
              <w:left w:val="nil"/>
              <w:bottom w:val="single" w:sz="4" w:space="0" w:color="auto"/>
              <w:right w:val="nil"/>
            </w:tcBorders>
            <w:shd w:val="clear" w:color="auto" w:fill="auto"/>
            <w:noWrap/>
            <w:vAlign w:val="center"/>
            <w:hideMark/>
          </w:tcPr>
          <w:p w14:paraId="1B539E91" w14:textId="77777777" w:rsidR="0017631D" w:rsidRPr="008C2500" w:rsidRDefault="0017631D" w:rsidP="00401074">
            <w:pPr>
              <w:spacing w:after="0" w:line="240" w:lineRule="auto"/>
              <w:jc w:val="center"/>
              <w:rPr>
                <w:ins w:id="390" w:author="Jessup, Benjamin" w:date="2022-05-31T07:25:00Z"/>
                <w:rFonts w:ascii="Arial" w:eastAsia="Times New Roman" w:hAnsi="Arial" w:cs="Arial"/>
                <w:color w:val="000000"/>
                <w:sz w:val="20"/>
                <w:szCs w:val="20"/>
              </w:rPr>
            </w:pPr>
            <w:ins w:id="391" w:author="Jessup, Benjamin" w:date="2022-05-31T07:25:00Z">
              <w:r w:rsidRPr="008C2500">
                <w:rPr>
                  <w:rFonts w:ascii="Arial" w:eastAsia="Times New Roman" w:hAnsi="Arial" w:cs="Arial"/>
                  <w:color w:val="000000"/>
                  <w:sz w:val="20"/>
                  <w:szCs w:val="20"/>
                </w:rPr>
                <w:t>318.4</w:t>
              </w:r>
            </w:ins>
          </w:p>
        </w:tc>
        <w:tc>
          <w:tcPr>
            <w:tcW w:w="960" w:type="dxa"/>
            <w:tcBorders>
              <w:top w:val="nil"/>
              <w:left w:val="nil"/>
              <w:bottom w:val="single" w:sz="4" w:space="0" w:color="auto"/>
              <w:right w:val="nil"/>
            </w:tcBorders>
            <w:shd w:val="clear" w:color="auto" w:fill="auto"/>
            <w:noWrap/>
            <w:vAlign w:val="center"/>
            <w:hideMark/>
          </w:tcPr>
          <w:p w14:paraId="71F6D187" w14:textId="77777777" w:rsidR="0017631D" w:rsidRPr="008C2500" w:rsidRDefault="0017631D" w:rsidP="00401074">
            <w:pPr>
              <w:spacing w:after="0" w:line="240" w:lineRule="auto"/>
              <w:jc w:val="center"/>
              <w:rPr>
                <w:ins w:id="392" w:author="Jessup, Benjamin" w:date="2022-05-31T07:25:00Z"/>
                <w:rFonts w:ascii="Arial" w:eastAsia="Times New Roman" w:hAnsi="Arial" w:cs="Arial"/>
                <w:color w:val="000000"/>
                <w:sz w:val="20"/>
                <w:szCs w:val="20"/>
              </w:rPr>
            </w:pPr>
            <w:ins w:id="393" w:author="Jessup, Benjamin" w:date="2022-05-31T07:25:00Z">
              <w:r w:rsidRPr="008C2500">
                <w:rPr>
                  <w:rFonts w:ascii="Arial" w:eastAsia="Times New Roman" w:hAnsi="Arial" w:cs="Arial"/>
                  <w:color w:val="000000"/>
                  <w:sz w:val="20"/>
                  <w:szCs w:val="20"/>
                </w:rPr>
                <w:t>17.8</w:t>
              </w:r>
            </w:ins>
          </w:p>
        </w:tc>
        <w:tc>
          <w:tcPr>
            <w:tcW w:w="960" w:type="dxa"/>
            <w:tcBorders>
              <w:top w:val="nil"/>
              <w:left w:val="nil"/>
              <w:bottom w:val="single" w:sz="4" w:space="0" w:color="auto"/>
              <w:right w:val="nil"/>
            </w:tcBorders>
            <w:shd w:val="clear" w:color="auto" w:fill="auto"/>
            <w:noWrap/>
            <w:vAlign w:val="center"/>
            <w:hideMark/>
          </w:tcPr>
          <w:p w14:paraId="24D1125E" w14:textId="77777777" w:rsidR="0017631D" w:rsidRPr="008C2500" w:rsidRDefault="0017631D" w:rsidP="00401074">
            <w:pPr>
              <w:spacing w:after="0" w:line="240" w:lineRule="auto"/>
              <w:jc w:val="center"/>
              <w:rPr>
                <w:ins w:id="394" w:author="Jessup, Benjamin" w:date="2022-05-31T07:25:00Z"/>
                <w:rFonts w:ascii="Arial" w:eastAsia="Times New Roman" w:hAnsi="Arial" w:cs="Arial"/>
                <w:color w:val="000000"/>
                <w:sz w:val="20"/>
                <w:szCs w:val="20"/>
              </w:rPr>
            </w:pPr>
            <w:ins w:id="395" w:author="Jessup, Benjamin" w:date="2022-05-31T07:25:00Z">
              <w:r w:rsidRPr="008C2500">
                <w:rPr>
                  <w:rFonts w:ascii="Arial" w:eastAsia="Times New Roman" w:hAnsi="Arial" w:cs="Arial"/>
                  <w:color w:val="000000"/>
                  <w:sz w:val="20"/>
                  <w:szCs w:val="20"/>
                </w:rPr>
                <w:t>50.7</w:t>
              </w:r>
            </w:ins>
          </w:p>
        </w:tc>
        <w:tc>
          <w:tcPr>
            <w:tcW w:w="960" w:type="dxa"/>
            <w:tcBorders>
              <w:top w:val="nil"/>
              <w:left w:val="nil"/>
              <w:bottom w:val="single" w:sz="4" w:space="0" w:color="auto"/>
              <w:right w:val="nil"/>
            </w:tcBorders>
            <w:shd w:val="clear" w:color="auto" w:fill="auto"/>
            <w:noWrap/>
            <w:vAlign w:val="center"/>
            <w:hideMark/>
          </w:tcPr>
          <w:p w14:paraId="03BA7067" w14:textId="77777777" w:rsidR="0017631D" w:rsidRPr="008C2500" w:rsidRDefault="0017631D" w:rsidP="00401074">
            <w:pPr>
              <w:spacing w:after="0" w:line="240" w:lineRule="auto"/>
              <w:jc w:val="center"/>
              <w:rPr>
                <w:ins w:id="396" w:author="Jessup, Benjamin" w:date="2022-05-31T07:25:00Z"/>
                <w:rFonts w:ascii="Arial" w:eastAsia="Times New Roman" w:hAnsi="Arial" w:cs="Arial"/>
                <w:color w:val="000000"/>
                <w:sz w:val="20"/>
                <w:szCs w:val="20"/>
              </w:rPr>
            </w:pPr>
            <w:ins w:id="397" w:author="Jessup, Benjamin" w:date="2022-05-31T07:25:00Z">
              <w:r w:rsidRPr="008C2500">
                <w:rPr>
                  <w:rFonts w:ascii="Arial" w:eastAsia="Times New Roman" w:hAnsi="Arial" w:cs="Arial"/>
                  <w:color w:val="000000"/>
                  <w:sz w:val="20"/>
                  <w:szCs w:val="20"/>
                </w:rPr>
                <w:t>29.4</w:t>
              </w:r>
            </w:ins>
          </w:p>
        </w:tc>
        <w:tc>
          <w:tcPr>
            <w:tcW w:w="960" w:type="dxa"/>
            <w:tcBorders>
              <w:top w:val="nil"/>
              <w:left w:val="nil"/>
              <w:bottom w:val="single" w:sz="4" w:space="0" w:color="auto"/>
              <w:right w:val="nil"/>
            </w:tcBorders>
            <w:shd w:val="clear" w:color="auto" w:fill="auto"/>
            <w:noWrap/>
            <w:vAlign w:val="center"/>
            <w:hideMark/>
          </w:tcPr>
          <w:p w14:paraId="2276C123" w14:textId="77777777" w:rsidR="0017631D" w:rsidRPr="008C2500" w:rsidRDefault="0017631D" w:rsidP="00401074">
            <w:pPr>
              <w:spacing w:after="0" w:line="240" w:lineRule="auto"/>
              <w:jc w:val="center"/>
              <w:rPr>
                <w:ins w:id="398" w:author="Jessup, Benjamin" w:date="2022-05-31T07:25:00Z"/>
                <w:rFonts w:ascii="Arial" w:eastAsia="Times New Roman" w:hAnsi="Arial" w:cs="Arial"/>
                <w:color w:val="000000"/>
                <w:sz w:val="20"/>
                <w:szCs w:val="20"/>
              </w:rPr>
            </w:pPr>
            <w:ins w:id="399" w:author="Jessup, Benjamin" w:date="2022-05-31T07:25:00Z">
              <w:r w:rsidRPr="008C2500">
                <w:rPr>
                  <w:rFonts w:ascii="Arial" w:eastAsia="Times New Roman" w:hAnsi="Arial" w:cs="Arial"/>
                  <w:color w:val="000000"/>
                  <w:sz w:val="20"/>
                  <w:szCs w:val="20"/>
                </w:rPr>
                <w:t>35.2</w:t>
              </w:r>
            </w:ins>
          </w:p>
        </w:tc>
      </w:tr>
      <w:tr w:rsidR="0017631D" w:rsidRPr="008C2500" w14:paraId="5B52E05B" w14:textId="77777777" w:rsidTr="00401074">
        <w:trPr>
          <w:trHeight w:val="300"/>
          <w:ins w:id="400" w:author="Jessup, Benjamin" w:date="2022-05-31T07:25:00Z"/>
        </w:trPr>
        <w:tc>
          <w:tcPr>
            <w:tcW w:w="2729" w:type="dxa"/>
            <w:tcBorders>
              <w:top w:val="nil"/>
              <w:left w:val="nil"/>
              <w:bottom w:val="single" w:sz="4" w:space="0" w:color="auto"/>
              <w:right w:val="nil"/>
            </w:tcBorders>
            <w:shd w:val="clear" w:color="auto" w:fill="auto"/>
            <w:noWrap/>
            <w:vAlign w:val="center"/>
            <w:hideMark/>
          </w:tcPr>
          <w:p w14:paraId="597E2B96" w14:textId="77777777" w:rsidR="0017631D" w:rsidRPr="008C2500" w:rsidRDefault="0017631D" w:rsidP="00401074">
            <w:pPr>
              <w:spacing w:after="0" w:line="240" w:lineRule="auto"/>
              <w:rPr>
                <w:ins w:id="401" w:author="Jessup, Benjamin" w:date="2022-05-31T07:25:00Z"/>
                <w:rFonts w:ascii="Arial" w:eastAsia="Times New Roman" w:hAnsi="Arial" w:cs="Arial"/>
                <w:color w:val="000000"/>
                <w:sz w:val="20"/>
                <w:szCs w:val="20"/>
              </w:rPr>
            </w:pPr>
            <w:ins w:id="402" w:author="Jessup, Benjamin" w:date="2022-05-31T07:25:00Z">
              <w:r>
                <w:rPr>
                  <w:rFonts w:ascii="Arial" w:eastAsia="Times New Roman" w:hAnsi="Arial" w:cs="Arial"/>
                  <w:color w:val="000000"/>
                  <w:sz w:val="20"/>
                  <w:szCs w:val="20"/>
                </w:rPr>
                <w:t>Index #6</w:t>
              </w:r>
            </w:ins>
          </w:p>
        </w:tc>
        <w:tc>
          <w:tcPr>
            <w:tcW w:w="960" w:type="dxa"/>
            <w:tcBorders>
              <w:top w:val="nil"/>
              <w:left w:val="nil"/>
              <w:bottom w:val="single" w:sz="4" w:space="0" w:color="auto"/>
              <w:right w:val="nil"/>
            </w:tcBorders>
            <w:shd w:val="clear" w:color="auto" w:fill="auto"/>
            <w:noWrap/>
            <w:vAlign w:val="center"/>
            <w:hideMark/>
          </w:tcPr>
          <w:p w14:paraId="585B0204" w14:textId="77777777" w:rsidR="0017631D" w:rsidRPr="008C2500" w:rsidRDefault="0017631D" w:rsidP="00401074">
            <w:pPr>
              <w:spacing w:after="0" w:line="240" w:lineRule="auto"/>
              <w:jc w:val="center"/>
              <w:rPr>
                <w:ins w:id="403" w:author="Jessup, Benjamin" w:date="2022-05-31T07:25:00Z"/>
                <w:rFonts w:ascii="Arial" w:eastAsia="Times New Roman" w:hAnsi="Arial" w:cs="Arial"/>
                <w:color w:val="000000"/>
                <w:sz w:val="20"/>
                <w:szCs w:val="20"/>
              </w:rPr>
            </w:pPr>
            <w:ins w:id="404" w:author="Jessup, Benjamin" w:date="2022-05-31T07:25:00Z">
              <w:r w:rsidRPr="008C2500">
                <w:rPr>
                  <w:rFonts w:ascii="Arial" w:eastAsia="Times New Roman" w:hAnsi="Arial" w:cs="Arial"/>
                  <w:color w:val="000000"/>
                  <w:sz w:val="20"/>
                  <w:szCs w:val="20"/>
                </w:rPr>
                <w:t>44.5</w:t>
              </w:r>
            </w:ins>
          </w:p>
        </w:tc>
        <w:tc>
          <w:tcPr>
            <w:tcW w:w="960" w:type="dxa"/>
            <w:tcBorders>
              <w:top w:val="nil"/>
              <w:left w:val="nil"/>
              <w:bottom w:val="single" w:sz="4" w:space="0" w:color="auto"/>
              <w:right w:val="nil"/>
            </w:tcBorders>
            <w:shd w:val="clear" w:color="auto" w:fill="auto"/>
            <w:noWrap/>
            <w:vAlign w:val="center"/>
            <w:hideMark/>
          </w:tcPr>
          <w:p w14:paraId="36693C34" w14:textId="77777777" w:rsidR="0017631D" w:rsidRPr="008C2500" w:rsidRDefault="0017631D" w:rsidP="00401074">
            <w:pPr>
              <w:spacing w:after="0" w:line="240" w:lineRule="auto"/>
              <w:jc w:val="center"/>
              <w:rPr>
                <w:ins w:id="405" w:author="Jessup, Benjamin" w:date="2022-05-31T07:25:00Z"/>
                <w:rFonts w:ascii="Arial" w:eastAsia="Times New Roman" w:hAnsi="Arial" w:cs="Arial"/>
                <w:color w:val="000000"/>
                <w:sz w:val="20"/>
                <w:szCs w:val="20"/>
              </w:rPr>
            </w:pPr>
            <w:ins w:id="406" w:author="Jessup, Benjamin" w:date="2022-05-31T07:25:00Z">
              <w:r w:rsidRPr="008C2500">
                <w:rPr>
                  <w:rFonts w:ascii="Arial" w:eastAsia="Times New Roman" w:hAnsi="Arial" w:cs="Arial"/>
                  <w:color w:val="000000"/>
                  <w:sz w:val="20"/>
                  <w:szCs w:val="20"/>
                </w:rPr>
                <w:t>6.7</w:t>
              </w:r>
            </w:ins>
          </w:p>
        </w:tc>
        <w:tc>
          <w:tcPr>
            <w:tcW w:w="960" w:type="dxa"/>
            <w:tcBorders>
              <w:top w:val="nil"/>
              <w:left w:val="nil"/>
              <w:bottom w:val="single" w:sz="4" w:space="0" w:color="auto"/>
              <w:right w:val="nil"/>
            </w:tcBorders>
            <w:shd w:val="clear" w:color="auto" w:fill="auto"/>
            <w:noWrap/>
            <w:vAlign w:val="center"/>
            <w:hideMark/>
          </w:tcPr>
          <w:p w14:paraId="7E376E2E" w14:textId="77777777" w:rsidR="0017631D" w:rsidRPr="008C2500" w:rsidRDefault="0017631D" w:rsidP="00401074">
            <w:pPr>
              <w:spacing w:after="0" w:line="240" w:lineRule="auto"/>
              <w:jc w:val="center"/>
              <w:rPr>
                <w:ins w:id="407" w:author="Jessup, Benjamin" w:date="2022-05-31T07:25:00Z"/>
                <w:rFonts w:ascii="Arial" w:eastAsia="Times New Roman" w:hAnsi="Arial" w:cs="Arial"/>
                <w:color w:val="000000"/>
                <w:sz w:val="20"/>
                <w:szCs w:val="20"/>
              </w:rPr>
            </w:pPr>
            <w:ins w:id="408" w:author="Jessup, Benjamin" w:date="2022-05-31T07:25:00Z">
              <w:r w:rsidRPr="008C2500">
                <w:rPr>
                  <w:rFonts w:ascii="Arial" w:eastAsia="Times New Roman" w:hAnsi="Arial" w:cs="Arial"/>
                  <w:color w:val="000000"/>
                  <w:sz w:val="20"/>
                  <w:szCs w:val="20"/>
                </w:rPr>
                <w:t>50.3</w:t>
              </w:r>
            </w:ins>
          </w:p>
        </w:tc>
        <w:tc>
          <w:tcPr>
            <w:tcW w:w="960" w:type="dxa"/>
            <w:tcBorders>
              <w:top w:val="nil"/>
              <w:left w:val="nil"/>
              <w:bottom w:val="single" w:sz="4" w:space="0" w:color="auto"/>
              <w:right w:val="nil"/>
            </w:tcBorders>
            <w:shd w:val="clear" w:color="auto" w:fill="auto"/>
            <w:noWrap/>
            <w:vAlign w:val="center"/>
            <w:hideMark/>
          </w:tcPr>
          <w:p w14:paraId="2F8ACC01" w14:textId="77777777" w:rsidR="0017631D" w:rsidRPr="008C2500" w:rsidRDefault="0017631D" w:rsidP="00401074">
            <w:pPr>
              <w:spacing w:after="0" w:line="240" w:lineRule="auto"/>
              <w:jc w:val="center"/>
              <w:rPr>
                <w:ins w:id="409" w:author="Jessup, Benjamin" w:date="2022-05-31T07:25:00Z"/>
                <w:rFonts w:ascii="Arial" w:eastAsia="Times New Roman" w:hAnsi="Arial" w:cs="Arial"/>
                <w:color w:val="000000"/>
                <w:sz w:val="20"/>
                <w:szCs w:val="20"/>
              </w:rPr>
            </w:pPr>
            <w:ins w:id="410" w:author="Jessup, Benjamin" w:date="2022-05-31T07:25:00Z">
              <w:r w:rsidRPr="008C2500">
                <w:rPr>
                  <w:rFonts w:ascii="Arial" w:eastAsia="Times New Roman" w:hAnsi="Arial" w:cs="Arial"/>
                  <w:color w:val="000000"/>
                  <w:sz w:val="20"/>
                  <w:szCs w:val="20"/>
                </w:rPr>
                <w:t>11.0</w:t>
              </w:r>
            </w:ins>
          </w:p>
        </w:tc>
        <w:tc>
          <w:tcPr>
            <w:tcW w:w="960" w:type="dxa"/>
            <w:tcBorders>
              <w:top w:val="nil"/>
              <w:left w:val="nil"/>
              <w:bottom w:val="single" w:sz="4" w:space="0" w:color="auto"/>
              <w:right w:val="nil"/>
            </w:tcBorders>
            <w:shd w:val="clear" w:color="auto" w:fill="auto"/>
            <w:noWrap/>
            <w:vAlign w:val="center"/>
            <w:hideMark/>
          </w:tcPr>
          <w:p w14:paraId="7AC10E6A" w14:textId="77777777" w:rsidR="0017631D" w:rsidRPr="008C2500" w:rsidRDefault="0017631D" w:rsidP="00401074">
            <w:pPr>
              <w:spacing w:after="0" w:line="240" w:lineRule="auto"/>
              <w:jc w:val="center"/>
              <w:rPr>
                <w:ins w:id="411" w:author="Jessup, Benjamin" w:date="2022-05-31T07:25:00Z"/>
                <w:rFonts w:ascii="Arial" w:eastAsia="Times New Roman" w:hAnsi="Arial" w:cs="Arial"/>
                <w:color w:val="000000"/>
                <w:sz w:val="20"/>
                <w:szCs w:val="20"/>
              </w:rPr>
            </w:pPr>
            <w:ins w:id="412" w:author="Jessup, Benjamin" w:date="2022-05-31T07:25:00Z">
              <w:r w:rsidRPr="008C2500">
                <w:rPr>
                  <w:rFonts w:ascii="Arial" w:eastAsia="Times New Roman" w:hAnsi="Arial" w:cs="Arial"/>
                  <w:color w:val="000000"/>
                  <w:sz w:val="20"/>
                  <w:szCs w:val="20"/>
                </w:rPr>
                <w:t>13.3</w:t>
              </w:r>
            </w:ins>
          </w:p>
        </w:tc>
      </w:tr>
    </w:tbl>
    <w:p w14:paraId="1575F9F9" w14:textId="77777777" w:rsidR="0017631D" w:rsidRDefault="0017631D" w:rsidP="0017631D">
      <w:pPr>
        <w:rPr>
          <w:ins w:id="413" w:author="Jessup, Benjamin" w:date="2022-05-31T07:25:00Z"/>
        </w:rPr>
      </w:pPr>
    </w:p>
    <w:p w14:paraId="094AB1F8" w14:textId="28EF91AF" w:rsidR="00843AD2" w:rsidRDefault="00843AD2" w:rsidP="008F45CA">
      <w:pPr>
        <w:pStyle w:val="Caption"/>
      </w:pPr>
    </w:p>
    <w:p w14:paraId="1DE6B5DA" w14:textId="21C3641F" w:rsidR="00966CEA" w:rsidRDefault="00401074" w:rsidP="008F45CA">
      <w:pPr>
        <w:pStyle w:val="Heading1"/>
      </w:pPr>
      <w:bookmarkStart w:id="414" w:name="_Toc104960204"/>
      <w:ins w:id="415" w:author="Jessup, Benjamin" w:date="2022-05-31T09:45:00Z">
        <w:r>
          <w:t>Discussion</w:t>
        </w:r>
      </w:ins>
      <w:bookmarkEnd w:id="414"/>
    </w:p>
    <w:p w14:paraId="374EA05C" w14:textId="77777777" w:rsidR="002F1AEC" w:rsidRDefault="002F1AEC" w:rsidP="008B09DA">
      <w:pPr>
        <w:pStyle w:val="Heading2"/>
        <w:rPr>
          <w:ins w:id="416" w:author="Jessup, Benjamin" w:date="2022-05-31T10:31:00Z"/>
        </w:rPr>
      </w:pPr>
      <w:bookmarkStart w:id="417" w:name="_Toc104960205"/>
      <w:ins w:id="418" w:author="Jessup, Benjamin" w:date="2022-05-31T10:31:00Z">
        <w:r>
          <w:t>Index Calculation</w:t>
        </w:r>
        <w:bookmarkEnd w:id="417"/>
      </w:ins>
    </w:p>
    <w:p w14:paraId="40464952" w14:textId="163E7432" w:rsidR="002F1AEC" w:rsidRDefault="002F1AEC" w:rsidP="002F1AEC">
      <w:pPr>
        <w:rPr>
          <w:ins w:id="419" w:author="Jessup, Benjamin" w:date="2022-05-31T12:30:00Z"/>
        </w:rPr>
      </w:pPr>
      <w:ins w:id="420" w:author="Jessup, Benjamin" w:date="2022-05-31T10:31:00Z">
        <w:r w:rsidRPr="008F45CA">
          <w:rPr>
            <w:highlight w:val="yellow"/>
          </w:rPr>
          <w:t xml:space="preserve">Enter Shiny-app address </w:t>
        </w:r>
      </w:ins>
      <w:ins w:id="421" w:author="Jessup, Benjamin" w:date="2022-05-31T12:08:00Z">
        <w:r w:rsidR="00AD3D11">
          <w:rPr>
            <w:highlight w:val="yellow"/>
          </w:rPr>
          <w:t xml:space="preserve">and instructions </w:t>
        </w:r>
      </w:ins>
      <w:ins w:id="422" w:author="Jessup, Benjamin" w:date="2022-05-31T10:31:00Z">
        <w:r w:rsidRPr="008F45CA">
          <w:rPr>
            <w:highlight w:val="yellow"/>
          </w:rPr>
          <w:t>here</w:t>
        </w:r>
      </w:ins>
    </w:p>
    <w:p w14:paraId="74FC61ED" w14:textId="1145B10B" w:rsidR="005736F0" w:rsidRDefault="005736F0" w:rsidP="002F1AEC">
      <w:pPr>
        <w:rPr>
          <w:ins w:id="423" w:author="Jessup, Benjamin" w:date="2022-05-31T12:30:00Z"/>
        </w:rPr>
      </w:pPr>
    </w:p>
    <w:p w14:paraId="39A5B4DC" w14:textId="77777777" w:rsidR="005736F0" w:rsidRDefault="005736F0" w:rsidP="008F45CA">
      <w:pPr>
        <w:rPr>
          <w:ins w:id="424" w:author="Jessup, Benjamin" w:date="2022-05-31T10:31:00Z"/>
        </w:rPr>
      </w:pPr>
    </w:p>
    <w:p w14:paraId="42E4A984" w14:textId="5E6ABFA0" w:rsidR="008B09DA" w:rsidRDefault="008B09DA" w:rsidP="008B09DA">
      <w:pPr>
        <w:pStyle w:val="Heading2"/>
      </w:pPr>
      <w:bookmarkStart w:id="425" w:name="_Toc104960206"/>
      <w:r>
        <w:t xml:space="preserve">Index </w:t>
      </w:r>
      <w:del w:id="426" w:author="Jessup, Benjamin" w:date="2022-05-31T09:45:00Z">
        <w:r w:rsidDel="00401074">
          <w:delText xml:space="preserve">Interpretation and </w:delText>
        </w:r>
      </w:del>
      <w:r>
        <w:t>Application</w:t>
      </w:r>
      <w:bookmarkEnd w:id="425"/>
    </w:p>
    <w:p w14:paraId="6072FE8E" w14:textId="1067C2D2" w:rsidR="00AC32D4" w:rsidRPr="008F45CA" w:rsidRDefault="00AC32D4" w:rsidP="00AC32D4">
      <w:pPr>
        <w:rPr>
          <w:ins w:id="427" w:author="Jessup, Benjamin" w:date="2022-05-31T08:49:00Z"/>
        </w:rPr>
      </w:pPr>
      <w:ins w:id="428" w:author="Jessup, Benjamin" w:date="2022-05-31T07:34:00Z">
        <w:r w:rsidRPr="008F45CA">
          <w:t xml:space="preserve">The </w:t>
        </w:r>
      </w:ins>
      <w:ins w:id="429" w:author="Jessup, Benjamin" w:date="2022-05-31T07:36:00Z">
        <w:r w:rsidRPr="008F45CA">
          <w:t>Wyoming stream diatom index was</w:t>
        </w:r>
      </w:ins>
      <w:ins w:id="430" w:author="Jessup, Benjamin" w:date="2022-05-31T07:34:00Z">
        <w:r w:rsidRPr="008F45CA">
          <w:t xml:space="preserve"> shown to distinguish between reference</w:t>
        </w:r>
      </w:ins>
      <w:ins w:id="431" w:author="Jessup, Benjamin" w:date="2022-05-31T08:48:00Z">
        <w:r w:rsidR="00E92082" w:rsidRPr="008F45CA">
          <w:t xml:space="preserve"> </w:t>
        </w:r>
      </w:ins>
      <w:ins w:id="432" w:author="Jessup, Benjamin" w:date="2022-05-31T07:34:00Z">
        <w:r w:rsidRPr="008F45CA">
          <w:t xml:space="preserve">and </w:t>
        </w:r>
      </w:ins>
      <w:ins w:id="433" w:author="Jessup, Benjamin" w:date="2022-05-31T08:48:00Z">
        <w:r w:rsidR="00E92082" w:rsidRPr="008F45CA">
          <w:t>degraded</w:t>
        </w:r>
      </w:ins>
      <w:ins w:id="434" w:author="Jessup, Benjamin" w:date="2022-05-31T07:34:00Z">
        <w:r w:rsidRPr="008F45CA">
          <w:t xml:space="preserve"> sites</w:t>
        </w:r>
      </w:ins>
      <w:ins w:id="435" w:author="Jessup, Benjamin" w:date="2022-05-31T08:46:00Z">
        <w:r w:rsidR="00E92082" w:rsidRPr="008F45CA">
          <w:t xml:space="preserve"> in all site classes</w:t>
        </w:r>
      </w:ins>
      <w:ins w:id="436" w:author="Jessup, Benjamin" w:date="2022-05-31T08:45:00Z">
        <w:r w:rsidR="00E92082" w:rsidRPr="008F45CA">
          <w:t xml:space="preserve"> (Figure </w:t>
        </w:r>
      </w:ins>
      <w:ins w:id="437" w:author="Jessup, Benjamin" w:date="2022-05-31T11:06:00Z">
        <w:r w:rsidR="00937537" w:rsidRPr="008F45CA">
          <w:t>5</w:t>
        </w:r>
      </w:ins>
      <w:ins w:id="438" w:author="Jessup, Benjamin" w:date="2022-05-31T08:45:00Z">
        <w:r w:rsidR="00E92082" w:rsidRPr="008F45CA">
          <w:t>)</w:t>
        </w:r>
      </w:ins>
      <w:ins w:id="439" w:author="Jessup, Benjamin" w:date="2022-05-31T07:34:00Z">
        <w:r w:rsidRPr="008F45CA">
          <w:t xml:space="preserve">. </w:t>
        </w:r>
      </w:ins>
      <w:ins w:id="440" w:author="Jessup, Benjamin" w:date="2022-05-31T08:46:00Z">
        <w:r w:rsidR="00E92082" w:rsidRPr="008F45CA">
          <w:t xml:space="preserve">In the Mountain site class, </w:t>
        </w:r>
      </w:ins>
      <w:ins w:id="441" w:author="Jessup, Benjamin" w:date="2022-05-31T08:47:00Z">
        <w:r w:rsidR="00E92082" w:rsidRPr="008F45CA">
          <w:t xml:space="preserve">sites with intermediate disturbance had index scores that were similar to the reference sites. </w:t>
        </w:r>
      </w:ins>
      <w:ins w:id="442" w:author="Jessup, Benjamin" w:date="2022-05-31T08:48:00Z">
        <w:r w:rsidR="00E92082" w:rsidRPr="008F45CA">
          <w:t xml:space="preserve">In the other classes, sites with intermediate </w:t>
        </w:r>
      </w:ins>
      <w:ins w:id="443" w:author="Jessup, Benjamin" w:date="2022-05-31T08:49:00Z">
        <w:r w:rsidR="00E92082" w:rsidRPr="008F45CA">
          <w:t xml:space="preserve">disturbance had index scores that were generally intermediate to the reference and degraded scores. </w:t>
        </w:r>
      </w:ins>
    </w:p>
    <w:p w14:paraId="7DD807EB" w14:textId="22B96F0E" w:rsidR="00E92082" w:rsidRPr="00AC4571" w:rsidRDefault="00E92082" w:rsidP="00AC32D4">
      <w:pPr>
        <w:rPr>
          <w:ins w:id="444" w:author="Jessup, Benjamin" w:date="2022-05-31T07:34:00Z"/>
          <w:color w:val="C45911" w:themeColor="accent2" w:themeShade="BF"/>
        </w:rPr>
      </w:pPr>
      <w:ins w:id="445" w:author="Jessup, Benjamin" w:date="2022-05-31T08:51:00Z">
        <w:r w:rsidRPr="008F45CA">
          <w:t xml:space="preserve">The distribution of index values in the reference condition can be used in setting thresholds of impairment. Application of thresholds based on the reference distribution of index values can account for the expectations of reference conditions relative to the reference criteria and whether the reference sites represent a minimally disturbed condition or the least disturbed, or best observed, condition. </w:t>
        </w:r>
      </w:ins>
      <w:ins w:id="446" w:author="Jessup, Benjamin" w:date="2022-05-31T08:53:00Z">
        <w:r w:rsidRPr="008F45CA">
          <w:t>The 10</w:t>
        </w:r>
        <w:r w:rsidRPr="008F45CA">
          <w:rPr>
            <w:vertAlign w:val="superscript"/>
          </w:rPr>
          <w:t>th</w:t>
        </w:r>
        <w:r w:rsidRPr="008F45CA">
          <w:t xml:space="preserve"> – 25</w:t>
        </w:r>
        <w:r w:rsidRPr="008F45CA">
          <w:rPr>
            <w:vertAlign w:val="superscript"/>
          </w:rPr>
          <w:t>th</w:t>
        </w:r>
        <w:r w:rsidRPr="008F45CA">
          <w:t xml:space="preserve"> percentiles of reference site values are commonly selected as </w:t>
        </w:r>
      </w:ins>
      <w:ins w:id="447" w:author="Jessup, Benjamin" w:date="2022-05-31T08:54:00Z">
        <w:r w:rsidRPr="008F45CA">
          <w:t xml:space="preserve">assessment thresholds. </w:t>
        </w:r>
      </w:ins>
      <w:ins w:id="448" w:author="Jessup, Benjamin" w:date="2022-05-31T08:52:00Z">
        <w:r w:rsidRPr="008F45CA">
          <w:t>Selecting the 25</w:t>
        </w:r>
        <w:r w:rsidRPr="008F45CA">
          <w:rPr>
            <w:vertAlign w:val="superscript"/>
          </w:rPr>
          <w:t>th</w:t>
        </w:r>
        <w:r w:rsidRPr="008F45CA">
          <w:t xml:space="preserve"> quantile of reference sites as an assessment threshold would show that 25% of the reference sites would be below </w:t>
        </w:r>
      </w:ins>
      <w:ins w:id="449" w:author="Jessup, Benjamin" w:date="2022-05-31T08:53:00Z">
        <w:r w:rsidRPr="008F45CA">
          <w:t xml:space="preserve">the threshold – suggesting stressed biological conditions. </w:t>
        </w:r>
      </w:ins>
      <w:ins w:id="450" w:author="Jessup, Benjamin" w:date="2022-05-31T08:54:00Z">
        <w:r w:rsidRPr="008F45CA">
          <w:t>If there is greater confid</w:t>
        </w:r>
      </w:ins>
      <w:ins w:id="451" w:author="Jessup, Benjamin" w:date="2022-05-31T08:55:00Z">
        <w:r w:rsidRPr="008F45CA">
          <w:t>ence that the</w:t>
        </w:r>
      </w:ins>
      <w:ins w:id="452" w:author="Jessup, Benjamin" w:date="2022-05-31T08:54:00Z">
        <w:r w:rsidRPr="008F45CA">
          <w:t xml:space="preserve"> reference </w:t>
        </w:r>
      </w:ins>
      <w:ins w:id="453" w:author="Jessup, Benjamin" w:date="2022-05-31T08:55:00Z">
        <w:r w:rsidRPr="008F45CA">
          <w:t>sites are undisturbed, then a lower quantile could be selected as an assessment threshold</w:t>
        </w:r>
        <w:r w:rsidR="003A68C1" w:rsidRPr="008F45CA">
          <w:t xml:space="preserve">. </w:t>
        </w:r>
      </w:ins>
      <w:ins w:id="454" w:author="Jessup, Benjamin" w:date="2022-05-31T08:56:00Z">
        <w:r w:rsidR="003A68C1" w:rsidRPr="008F45CA">
          <w:t>For the index development dataset, d</w:t>
        </w:r>
      </w:ins>
      <w:ins w:id="455" w:author="Jessup, Benjamin" w:date="2022-05-31T08:50:00Z">
        <w:r w:rsidRPr="008F45CA">
          <w:t xml:space="preserve">istribution statistics for all sites </w:t>
        </w:r>
      </w:ins>
      <w:ins w:id="456" w:author="Jessup, Benjamin" w:date="2022-05-31T08:56:00Z">
        <w:r w:rsidR="003A68C1" w:rsidRPr="008F45CA">
          <w:t>(</w:t>
        </w:r>
      </w:ins>
      <w:ins w:id="457" w:author="Jessup, Benjamin" w:date="2022-05-31T08:50:00Z">
        <w:r w:rsidRPr="008F45CA">
          <w:t xml:space="preserve">regardless of site </w:t>
        </w:r>
      </w:ins>
      <w:ins w:id="458" w:author="Jessup, Benjamin" w:date="2022-05-31T09:18:00Z">
        <w:r w:rsidR="00843AD2" w:rsidRPr="008F45CA">
          <w:t>type</w:t>
        </w:r>
      </w:ins>
      <w:ins w:id="459" w:author="Jessup, Benjamin" w:date="2022-05-31T08:57:00Z">
        <w:r w:rsidR="003A68C1" w:rsidRPr="008F45CA">
          <w:t xml:space="preserve">) show that </w:t>
        </w:r>
      </w:ins>
      <w:ins w:id="460" w:author="Jessup, Benjamin" w:date="2022-05-31T08:58:00Z">
        <w:r w:rsidR="003A68C1" w:rsidRPr="008F45CA">
          <w:t>1</w:t>
        </w:r>
      </w:ins>
      <w:ins w:id="461" w:author="Jessup, Benjamin" w:date="2022-05-31T08:57:00Z">
        <w:r w:rsidR="003A68C1" w:rsidRPr="008F45CA">
          <w:t>5</w:t>
        </w:r>
      </w:ins>
      <w:ins w:id="462" w:author="Jessup, Benjamin" w:date="2022-05-31T08:58:00Z">
        <w:r w:rsidR="003A68C1" w:rsidRPr="008F45CA">
          <w:t xml:space="preserve">% of </w:t>
        </w:r>
      </w:ins>
      <w:ins w:id="463" w:author="Jessup, Benjamin" w:date="2022-05-31T08:57:00Z">
        <w:r w:rsidR="003A68C1" w:rsidRPr="008F45CA">
          <w:t>reference sites</w:t>
        </w:r>
      </w:ins>
      <w:ins w:id="464" w:author="Jessup, Benjamin" w:date="2022-05-31T08:58:00Z">
        <w:r w:rsidR="003A68C1" w:rsidRPr="008F45CA">
          <w:t xml:space="preserve"> are lower than 50 points and 15% of degraded sites are above 50 points</w:t>
        </w:r>
      </w:ins>
      <w:ins w:id="465" w:author="Jessup, Benjamin" w:date="2022-05-31T09:02:00Z">
        <w:r w:rsidR="003A68C1" w:rsidRPr="008F45CA">
          <w:t xml:space="preserve"> (Table </w:t>
        </w:r>
      </w:ins>
      <w:ins w:id="466" w:author="Jessup, Benjamin" w:date="2022-05-31T09:35:00Z">
        <w:r w:rsidR="00E4700F" w:rsidRPr="008F45CA">
          <w:t>11</w:t>
        </w:r>
      </w:ins>
      <w:ins w:id="467" w:author="Jessup, Benjamin" w:date="2022-05-31T09:02:00Z">
        <w:r w:rsidR="003A68C1" w:rsidRPr="008F45CA">
          <w:t>)</w:t>
        </w:r>
      </w:ins>
      <w:ins w:id="468" w:author="Jessup, Benjamin" w:date="2022-05-31T08:58:00Z">
        <w:r w:rsidR="003A68C1" w:rsidRPr="008F45CA">
          <w:t xml:space="preserve">. </w:t>
        </w:r>
      </w:ins>
      <w:ins w:id="469" w:author="Jessup, Benjamin" w:date="2022-05-31T09:00:00Z">
        <w:r w:rsidR="003A68C1" w:rsidRPr="008F45CA">
          <w:t>At this potential assessment threshold, the</w:t>
        </w:r>
      </w:ins>
      <w:ins w:id="470" w:author="Jessup, Benjamin" w:date="2022-05-31T08:59:00Z">
        <w:r w:rsidR="003A68C1" w:rsidRPr="008F45CA">
          <w:t xml:space="preserve"> error rate in reference and degraded assessment</w:t>
        </w:r>
      </w:ins>
      <w:ins w:id="471" w:author="Jessup, Benjamin" w:date="2022-05-31T09:00:00Z">
        <w:r w:rsidR="003A68C1" w:rsidRPr="008F45CA">
          <w:t>s</w:t>
        </w:r>
      </w:ins>
      <w:ins w:id="472" w:author="Jessup, Benjamin" w:date="2022-05-31T08:59:00Z">
        <w:r w:rsidR="003A68C1" w:rsidRPr="008F45CA">
          <w:t xml:space="preserve"> would be balanced</w:t>
        </w:r>
      </w:ins>
      <w:ins w:id="473" w:author="Jessup, Benjamin" w:date="2022-05-31T09:00:00Z">
        <w:r w:rsidR="003A68C1" w:rsidRPr="008F45CA">
          <w:t xml:space="preserve">. </w:t>
        </w:r>
      </w:ins>
      <w:ins w:id="474" w:author="Jessup, Benjamin" w:date="2022-05-31T09:02:00Z">
        <w:r w:rsidR="003A68C1" w:rsidRPr="008F45CA">
          <w:t>An index threshold that balances error would imply</w:t>
        </w:r>
      </w:ins>
      <w:ins w:id="475" w:author="Jessup, Benjamin" w:date="2022-05-31T09:00:00Z">
        <w:r w:rsidR="003A68C1" w:rsidRPr="008F45CA">
          <w:t xml:space="preserve"> equal confidence in designations of reference and degraded sites</w:t>
        </w:r>
      </w:ins>
      <w:ins w:id="476" w:author="Jessup, Benjamin" w:date="2022-05-31T09:02:00Z">
        <w:r w:rsidR="003A68C1" w:rsidRPr="008F45CA">
          <w:t>.</w:t>
        </w:r>
        <w:r w:rsidR="003A68C1">
          <w:rPr>
            <w:color w:val="C45911" w:themeColor="accent2" w:themeShade="BF"/>
          </w:rPr>
          <w:t xml:space="preserve"> </w:t>
        </w:r>
      </w:ins>
    </w:p>
    <w:p w14:paraId="09378AFF" w14:textId="74CE9EF7" w:rsidR="005736F0" w:rsidRDefault="005736F0" w:rsidP="008F45CA">
      <w:pPr>
        <w:rPr>
          <w:ins w:id="477" w:author="Jessup, Benjamin" w:date="2022-05-31T12:31:00Z"/>
        </w:rPr>
      </w:pPr>
      <w:ins w:id="478" w:author="Jessup, Benjamin" w:date="2022-05-31T09:03:00Z">
        <w:r>
          <w:rPr>
            <w:noProof/>
          </w:rPr>
          <w:lastRenderedPageBreak/>
          <mc:AlternateContent>
            <mc:Choice Requires="wps">
              <w:drawing>
                <wp:anchor distT="0" distB="0" distL="114300" distR="114300" simplePos="0" relativeHeight="251692544" behindDoc="0" locked="0" layoutInCell="1" allowOverlap="1" wp14:anchorId="71747114" wp14:editId="6E4D0D02">
                  <wp:simplePos x="0" y="0"/>
                  <wp:positionH relativeFrom="column">
                    <wp:posOffset>9525</wp:posOffset>
                  </wp:positionH>
                  <wp:positionV relativeFrom="paragraph">
                    <wp:posOffset>4175760</wp:posOffset>
                  </wp:positionV>
                  <wp:extent cx="60198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F9D8CBD" w14:textId="4E5D2796" w:rsidR="0082378E" w:rsidRPr="00843AD2" w:rsidRDefault="0082378E" w:rsidP="00843AD2">
                              <w:pPr>
                                <w:pStyle w:val="Caption"/>
                                <w:rPr>
                                  <w:sz w:val="22"/>
                                  <w:szCs w:val="22"/>
                                </w:rPr>
                              </w:pPr>
                              <w:bookmarkStart w:id="479" w:name="_Toc104959273"/>
                              <w:ins w:id="480" w:author="Jessup, Benjamin" w:date="2022-05-31T09:03:00Z">
                                <w:r w:rsidRPr="00843AD2">
                                  <w:rPr>
                                    <w:sz w:val="22"/>
                                    <w:szCs w:val="22"/>
                                  </w:rPr>
                                  <w:t xml:space="preserve">Figure </w:t>
                                </w:r>
                                <w:r w:rsidRPr="00843AD2">
                                  <w:rPr>
                                    <w:sz w:val="22"/>
                                    <w:szCs w:val="22"/>
                                  </w:rPr>
                                  <w:fldChar w:fldCharType="begin"/>
                                </w:r>
                                <w:r w:rsidRPr="00843AD2">
                                  <w:rPr>
                                    <w:sz w:val="22"/>
                                    <w:szCs w:val="22"/>
                                  </w:rPr>
                                  <w:instrText xml:space="preserve"> SEQ Figure \* ARABIC </w:instrText>
                                </w:r>
                              </w:ins>
                              <w:r w:rsidRPr="00843AD2">
                                <w:rPr>
                                  <w:sz w:val="22"/>
                                  <w:szCs w:val="22"/>
                                </w:rPr>
                                <w:fldChar w:fldCharType="separate"/>
                              </w:r>
                              <w:r w:rsidR="00FE4DC4">
                                <w:rPr>
                                  <w:noProof/>
                                  <w:sz w:val="22"/>
                                  <w:szCs w:val="22"/>
                                </w:rPr>
                                <w:t>5</w:t>
                              </w:r>
                              <w:ins w:id="481" w:author="Jessup, Benjamin" w:date="2022-05-31T09:03:00Z">
                                <w:r w:rsidRPr="00843AD2">
                                  <w:rPr>
                                    <w:sz w:val="22"/>
                                    <w:szCs w:val="22"/>
                                  </w:rPr>
                                  <w:fldChar w:fldCharType="end"/>
                                </w:r>
                                <w:r w:rsidRPr="00843AD2">
                                  <w:rPr>
                                    <w:sz w:val="22"/>
                                    <w:szCs w:val="22"/>
                                  </w:rPr>
                                  <w:t>. Box plots illustrating</w:t>
                                </w:r>
                              </w:ins>
                              <w:ins w:id="482" w:author="Jessup, Benjamin" w:date="2022-05-31T09:04:00Z">
                                <w:r w:rsidRPr="00843AD2">
                                  <w:rPr>
                                    <w:sz w:val="22"/>
                                    <w:szCs w:val="22"/>
                                  </w:rPr>
                                  <w:t xml:space="preserve"> </w:t>
                                </w:r>
                              </w:ins>
                              <w:ins w:id="483" w:author="Jessup, Benjamin" w:date="2022-05-31T09:03:00Z">
                                <w:r w:rsidRPr="00843AD2">
                                  <w:rPr>
                                    <w:sz w:val="22"/>
                                    <w:szCs w:val="22"/>
                                  </w:rPr>
                                  <w:t xml:space="preserve">Wyoming </w:t>
                                </w:r>
                              </w:ins>
                              <w:ins w:id="484" w:author="Jessup, Benjamin" w:date="2022-05-31T09:04:00Z">
                                <w:r w:rsidRPr="00843AD2">
                                  <w:rPr>
                                    <w:sz w:val="22"/>
                                    <w:szCs w:val="22"/>
                                  </w:rPr>
                                  <w:t xml:space="preserve">stream diatom </w:t>
                                </w:r>
                              </w:ins>
                              <w:ins w:id="485" w:author="Jessup, Benjamin" w:date="2022-05-31T09:03:00Z">
                                <w:r w:rsidRPr="00843AD2">
                                  <w:rPr>
                                    <w:sz w:val="22"/>
                                    <w:szCs w:val="22"/>
                                  </w:rPr>
                                  <w:t>index score distributions</w:t>
                                </w:r>
                              </w:ins>
                              <w:ins w:id="486" w:author="Jessup, Benjamin" w:date="2022-05-31T09:04:00Z">
                                <w:r w:rsidRPr="00843AD2">
                                  <w:rPr>
                                    <w:sz w:val="22"/>
                                    <w:szCs w:val="22"/>
                                  </w:rPr>
                                  <w:t xml:space="preserve"> among disturbance conditions and site types</w:t>
                                </w:r>
                              </w:ins>
                              <w:ins w:id="487" w:author="Jessup, Benjamin" w:date="2022-05-31T09:05:00Z">
                                <w:r w:rsidRPr="00843AD2">
                                  <w:rPr>
                                    <w:sz w:val="22"/>
                                    <w:szCs w:val="22"/>
                                  </w:rPr>
                                  <w:t>. Boxes show the intr</w:t>
                                </w:r>
                              </w:ins>
                              <w:ins w:id="488" w:author="Jessup, Benjamin" w:date="2022-05-31T09:07:00Z">
                                <w:r>
                                  <w:rPr>
                                    <w:sz w:val="22"/>
                                    <w:szCs w:val="22"/>
                                  </w:rPr>
                                  <w:t>a</w:t>
                                </w:r>
                              </w:ins>
                              <w:ins w:id="489" w:author="Jessup, Benjamin" w:date="2022-05-31T09:05:00Z">
                                <w:r w:rsidRPr="00843AD2">
                                  <w:rPr>
                                    <w:sz w:val="22"/>
                                    <w:szCs w:val="22"/>
                                  </w:rPr>
                                  <w:t>quartile range (25</w:t>
                                </w:r>
                                <w:r w:rsidRPr="00843AD2">
                                  <w:rPr>
                                    <w:sz w:val="22"/>
                                    <w:szCs w:val="22"/>
                                    <w:vertAlign w:val="superscript"/>
                                  </w:rPr>
                                  <w:t>th</w:t>
                                </w:r>
                                <w:r w:rsidRPr="00843AD2">
                                  <w:rPr>
                                    <w:sz w:val="22"/>
                                    <w:szCs w:val="22"/>
                                  </w:rPr>
                                  <w:t xml:space="preserve"> – 75 percentiles</w:t>
                                </w:r>
                              </w:ins>
                              <w:ins w:id="490" w:author="Jessup, Benjamin" w:date="2022-05-31T09:07:00Z">
                                <w:r>
                                  <w:rPr>
                                    <w:sz w:val="22"/>
                                    <w:szCs w:val="22"/>
                                  </w:rPr>
                                  <w:t>)</w:t>
                                </w:r>
                              </w:ins>
                              <w:ins w:id="491" w:author="Jessup, Benjamin" w:date="2022-05-31T09:05:00Z">
                                <w:r w:rsidRPr="00843AD2">
                                  <w:rPr>
                                    <w:sz w:val="22"/>
                                    <w:szCs w:val="22"/>
                                  </w:rPr>
                                  <w:t>, whiskers are the non</w:t>
                                </w:r>
                              </w:ins>
                              <w:ins w:id="492" w:author="Jessup, Benjamin" w:date="2022-05-31T09:06:00Z">
                                <w:r w:rsidRPr="00843AD2">
                                  <w:rPr>
                                    <w:sz w:val="22"/>
                                    <w:szCs w:val="22"/>
                                  </w:rPr>
                                  <w:t>-outlier minimum and maximum, and central bars are medians.</w:t>
                                </w:r>
                                <w:bookmarkEnd w:id="479"/>
                                <w:r w:rsidRPr="00843AD2">
                                  <w:rPr>
                                    <w:sz w:val="22"/>
                                    <w:szCs w:val="22"/>
                                  </w:rP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747114" id="_x0000_t202" coordsize="21600,21600" o:spt="202" path="m,l,21600r21600,l21600,xe">
                  <v:stroke joinstyle="miter"/>
                  <v:path gradientshapeok="t" o:connecttype="rect"/>
                </v:shapetype>
                <v:shape id="Text Box 41" o:spid="_x0000_s1026" type="#_x0000_t202" style="position:absolute;margin-left:.75pt;margin-top:328.8pt;width:474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" stroked="f">
                  <v:textbox style="mso-fit-shape-to-text:t" inset="0,0,0,0">
                    <w:txbxContent>
                      <w:p w14:paraId="5F9D8CBD" w14:textId="4E5D2796" w:rsidR="0082378E" w:rsidRPr="00843AD2" w:rsidRDefault="0082378E" w:rsidP="00843AD2">
                        <w:pPr>
                          <w:pStyle w:val="Caption"/>
                          <w:rPr>
                            <w:sz w:val="22"/>
                            <w:szCs w:val="22"/>
                          </w:rPr>
                        </w:pPr>
                        <w:bookmarkStart w:id="493" w:name="_Toc104959273"/>
                        <w:ins w:id="494" w:author="Jessup, Benjamin" w:date="2022-05-31T09:03:00Z">
                          <w:r w:rsidRPr="00843AD2">
                            <w:rPr>
                              <w:sz w:val="22"/>
                              <w:szCs w:val="22"/>
                            </w:rPr>
                            <w:t xml:space="preserve">Figure </w:t>
                          </w:r>
                          <w:r w:rsidRPr="00843AD2">
                            <w:rPr>
                              <w:sz w:val="22"/>
                              <w:szCs w:val="22"/>
                            </w:rPr>
                            <w:fldChar w:fldCharType="begin"/>
                          </w:r>
                          <w:r w:rsidRPr="00843AD2">
                            <w:rPr>
                              <w:sz w:val="22"/>
                              <w:szCs w:val="22"/>
                            </w:rPr>
                            <w:instrText xml:space="preserve"> SEQ Figure \* ARABIC </w:instrText>
                          </w:r>
                        </w:ins>
                        <w:r w:rsidRPr="00843AD2">
                          <w:rPr>
                            <w:sz w:val="22"/>
                            <w:szCs w:val="22"/>
                          </w:rPr>
                          <w:fldChar w:fldCharType="separate"/>
                        </w:r>
                        <w:r w:rsidR="00FE4DC4">
                          <w:rPr>
                            <w:noProof/>
                            <w:sz w:val="22"/>
                            <w:szCs w:val="22"/>
                          </w:rPr>
                          <w:t>5</w:t>
                        </w:r>
                        <w:ins w:id="495" w:author="Jessup, Benjamin" w:date="2022-05-31T09:03:00Z">
                          <w:r w:rsidRPr="00843AD2">
                            <w:rPr>
                              <w:sz w:val="22"/>
                              <w:szCs w:val="22"/>
                            </w:rPr>
                            <w:fldChar w:fldCharType="end"/>
                          </w:r>
                          <w:r w:rsidRPr="00843AD2">
                            <w:rPr>
                              <w:sz w:val="22"/>
                              <w:szCs w:val="22"/>
                            </w:rPr>
                            <w:t>. Box plots illustrating</w:t>
                          </w:r>
                        </w:ins>
                        <w:ins w:id="496" w:author="Jessup, Benjamin" w:date="2022-05-31T09:04:00Z">
                          <w:r w:rsidRPr="00843AD2">
                            <w:rPr>
                              <w:sz w:val="22"/>
                              <w:szCs w:val="22"/>
                            </w:rPr>
                            <w:t xml:space="preserve"> </w:t>
                          </w:r>
                        </w:ins>
                        <w:ins w:id="497" w:author="Jessup, Benjamin" w:date="2022-05-31T09:03:00Z">
                          <w:r w:rsidRPr="00843AD2">
                            <w:rPr>
                              <w:sz w:val="22"/>
                              <w:szCs w:val="22"/>
                            </w:rPr>
                            <w:t xml:space="preserve">Wyoming </w:t>
                          </w:r>
                        </w:ins>
                        <w:ins w:id="498" w:author="Jessup, Benjamin" w:date="2022-05-31T09:04:00Z">
                          <w:r w:rsidRPr="00843AD2">
                            <w:rPr>
                              <w:sz w:val="22"/>
                              <w:szCs w:val="22"/>
                            </w:rPr>
                            <w:t xml:space="preserve">stream diatom </w:t>
                          </w:r>
                        </w:ins>
                        <w:ins w:id="499" w:author="Jessup, Benjamin" w:date="2022-05-31T09:03:00Z">
                          <w:r w:rsidRPr="00843AD2">
                            <w:rPr>
                              <w:sz w:val="22"/>
                              <w:szCs w:val="22"/>
                            </w:rPr>
                            <w:t>index score distributions</w:t>
                          </w:r>
                        </w:ins>
                        <w:ins w:id="500" w:author="Jessup, Benjamin" w:date="2022-05-31T09:04:00Z">
                          <w:r w:rsidRPr="00843AD2">
                            <w:rPr>
                              <w:sz w:val="22"/>
                              <w:szCs w:val="22"/>
                            </w:rPr>
                            <w:t xml:space="preserve"> among disturbance conditions and site types</w:t>
                          </w:r>
                        </w:ins>
                        <w:ins w:id="501" w:author="Jessup, Benjamin" w:date="2022-05-31T09:05:00Z">
                          <w:r w:rsidRPr="00843AD2">
                            <w:rPr>
                              <w:sz w:val="22"/>
                              <w:szCs w:val="22"/>
                            </w:rPr>
                            <w:t>. Boxes show the intr</w:t>
                          </w:r>
                        </w:ins>
                        <w:ins w:id="502" w:author="Jessup, Benjamin" w:date="2022-05-31T09:07:00Z">
                          <w:r>
                            <w:rPr>
                              <w:sz w:val="22"/>
                              <w:szCs w:val="22"/>
                            </w:rPr>
                            <w:t>a</w:t>
                          </w:r>
                        </w:ins>
                        <w:ins w:id="503" w:author="Jessup, Benjamin" w:date="2022-05-31T09:05:00Z">
                          <w:r w:rsidRPr="00843AD2">
                            <w:rPr>
                              <w:sz w:val="22"/>
                              <w:szCs w:val="22"/>
                            </w:rPr>
                            <w:t>quartile range (25</w:t>
                          </w:r>
                          <w:r w:rsidRPr="00843AD2">
                            <w:rPr>
                              <w:sz w:val="22"/>
                              <w:szCs w:val="22"/>
                              <w:vertAlign w:val="superscript"/>
                            </w:rPr>
                            <w:t>th</w:t>
                          </w:r>
                          <w:r w:rsidRPr="00843AD2">
                            <w:rPr>
                              <w:sz w:val="22"/>
                              <w:szCs w:val="22"/>
                            </w:rPr>
                            <w:t xml:space="preserve"> – 75 percentiles</w:t>
                          </w:r>
                        </w:ins>
                        <w:ins w:id="504" w:author="Jessup, Benjamin" w:date="2022-05-31T09:07:00Z">
                          <w:r>
                            <w:rPr>
                              <w:sz w:val="22"/>
                              <w:szCs w:val="22"/>
                            </w:rPr>
                            <w:t>)</w:t>
                          </w:r>
                        </w:ins>
                        <w:ins w:id="505" w:author="Jessup, Benjamin" w:date="2022-05-31T09:05:00Z">
                          <w:r w:rsidRPr="00843AD2">
                            <w:rPr>
                              <w:sz w:val="22"/>
                              <w:szCs w:val="22"/>
                            </w:rPr>
                            <w:t>, whiskers are the non</w:t>
                          </w:r>
                        </w:ins>
                        <w:ins w:id="506" w:author="Jessup, Benjamin" w:date="2022-05-31T09:06:00Z">
                          <w:r w:rsidRPr="00843AD2">
                            <w:rPr>
                              <w:sz w:val="22"/>
                              <w:szCs w:val="22"/>
                            </w:rPr>
                            <w:t>-outlier minimum and maximum, and central bars are medians.</w:t>
                          </w:r>
                          <w:bookmarkEnd w:id="493"/>
                          <w:r w:rsidRPr="00843AD2">
                            <w:rPr>
                              <w:sz w:val="22"/>
                              <w:szCs w:val="22"/>
                            </w:rPr>
                            <w:t xml:space="preserve"> </w:t>
                          </w:r>
                        </w:ins>
                      </w:p>
                    </w:txbxContent>
                  </v:textbox>
                  <w10:wrap type="topAndBottom"/>
                </v:shape>
              </w:pict>
            </mc:Fallback>
          </mc:AlternateContent>
        </w:r>
      </w:ins>
      <w:ins w:id="507" w:author="Jessup, Benjamin" w:date="2022-05-31T07:47:00Z">
        <w:r w:rsidRPr="00452094">
          <w:rPr>
            <w:noProof/>
          </w:rPr>
          <w:drawing>
            <wp:anchor distT="0" distB="0" distL="114300" distR="114300" simplePos="0" relativeHeight="251689472" behindDoc="0" locked="0" layoutInCell="1" allowOverlap="1" wp14:anchorId="4F7C0CE5" wp14:editId="5B927245">
              <wp:simplePos x="0" y="0"/>
              <wp:positionH relativeFrom="column">
                <wp:posOffset>76200</wp:posOffset>
              </wp:positionH>
              <wp:positionV relativeFrom="paragraph">
                <wp:posOffset>38100</wp:posOffset>
              </wp:positionV>
              <wp:extent cx="3985260" cy="4010025"/>
              <wp:effectExtent l="0" t="0" r="0" b="9525"/>
              <wp:wrapTopAndBottom/>
              <wp:docPr id="37" name="Picture 4">
                <a:extLst xmlns:a="http://schemas.openxmlformats.org/drawingml/2006/main">
                  <a:ext uri="{FF2B5EF4-FFF2-40B4-BE49-F238E27FC236}">
                    <a16:creationId xmlns:a16="http://schemas.microsoft.com/office/drawing/2014/main" id="{D983AC7E-0BF9-4ACC-9713-04345387A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83AC7E-0BF9-4ACC-9713-04345387AA67}"/>
                          </a:ext>
                        </a:extLst>
                      </pic:cNvPr>
                      <pic:cNvPicPr>
                        <a:picLocks noChangeAspect="1"/>
                      </pic:cNvPicPr>
                    </pic:nvPicPr>
                    <pic:blipFill>
                      <a:blip r:embed="rId28"/>
                      <a:stretch>
                        <a:fillRect/>
                      </a:stretch>
                    </pic:blipFill>
                    <pic:spPr>
                      <a:xfrm>
                        <a:off x="0" y="0"/>
                        <a:ext cx="3985260" cy="4010025"/>
                      </a:xfrm>
                      <a:prstGeom prst="rect">
                        <a:avLst/>
                      </a:prstGeom>
                    </pic:spPr>
                  </pic:pic>
                </a:graphicData>
              </a:graphic>
              <wp14:sizeRelH relativeFrom="margin">
                <wp14:pctWidth>0</wp14:pctWidth>
              </wp14:sizeRelH>
              <wp14:sizeRelV relativeFrom="margin">
                <wp14:pctHeight>0</wp14:pctHeight>
              </wp14:sizeRelV>
            </wp:anchor>
          </w:drawing>
        </w:r>
      </w:ins>
    </w:p>
    <w:p w14:paraId="1AA8139A" w14:textId="33713E70" w:rsidR="008D7184" w:rsidRDefault="008D7184" w:rsidP="00843AD2">
      <w:pPr>
        <w:pStyle w:val="Caption"/>
        <w:keepNext/>
        <w:rPr>
          <w:ins w:id="508" w:author="Jessup, Benjamin" w:date="2022-05-31T09:15:00Z"/>
        </w:rPr>
      </w:pPr>
      <w:bookmarkStart w:id="509" w:name="_Toc104959176"/>
      <w:ins w:id="510" w:author="Jessup, Benjamin" w:date="2022-05-31T09:15:00Z">
        <w:r w:rsidRPr="00843AD2">
          <w:rPr>
            <w:sz w:val="22"/>
            <w:szCs w:val="22"/>
          </w:rPr>
          <w:t xml:space="preserve">Table </w:t>
        </w:r>
        <w:r w:rsidRPr="00843AD2">
          <w:rPr>
            <w:sz w:val="22"/>
            <w:szCs w:val="22"/>
          </w:rPr>
          <w:fldChar w:fldCharType="begin"/>
        </w:r>
        <w:r w:rsidRPr="00843AD2">
          <w:rPr>
            <w:sz w:val="22"/>
            <w:szCs w:val="22"/>
          </w:rPr>
          <w:instrText xml:space="preserve"> SEQ Table \* ARABIC </w:instrText>
        </w:r>
      </w:ins>
      <w:r w:rsidRPr="00843AD2">
        <w:rPr>
          <w:sz w:val="22"/>
          <w:szCs w:val="22"/>
        </w:rPr>
        <w:fldChar w:fldCharType="separate"/>
      </w:r>
      <w:r w:rsidR="00FE4DC4">
        <w:rPr>
          <w:noProof/>
          <w:sz w:val="22"/>
          <w:szCs w:val="22"/>
        </w:rPr>
        <w:t>11</w:t>
      </w:r>
      <w:ins w:id="511" w:author="Jessup, Benjamin" w:date="2022-05-31T09:15:00Z">
        <w:r w:rsidRPr="00843AD2">
          <w:rPr>
            <w:sz w:val="22"/>
            <w:szCs w:val="22"/>
          </w:rPr>
          <w:fldChar w:fldCharType="end"/>
        </w:r>
        <w:r w:rsidRPr="00843AD2">
          <w:rPr>
            <w:sz w:val="22"/>
            <w:szCs w:val="22"/>
          </w:rPr>
          <w:t xml:space="preserve">. </w:t>
        </w:r>
      </w:ins>
      <w:ins w:id="512" w:author="Jessup, Benjamin" w:date="2022-05-31T09:16:00Z">
        <w:r w:rsidR="00843AD2" w:rsidRPr="00843AD2">
          <w:rPr>
            <w:sz w:val="22"/>
            <w:szCs w:val="22"/>
          </w:rPr>
          <w:t xml:space="preserve">Distribution statistics for the Wyoming stream diatom index </w:t>
        </w:r>
      </w:ins>
      <w:ins w:id="513" w:author="Jessup, Benjamin" w:date="2022-05-31T09:17:00Z">
        <w:r w:rsidR="00843AD2" w:rsidRPr="00843AD2">
          <w:rPr>
            <w:sz w:val="22"/>
            <w:szCs w:val="22"/>
          </w:rPr>
          <w:t>in reference and degraded sites.</w:t>
        </w:r>
        <w:bookmarkEnd w:id="509"/>
        <w:r w:rsidR="00843AD2" w:rsidRPr="00843AD2">
          <w:rPr>
            <w:sz w:val="22"/>
            <w:szCs w:val="22"/>
          </w:rPr>
          <w:t xml:space="preserve"> </w:t>
        </w:r>
      </w:ins>
    </w:p>
    <w:tbl>
      <w:tblPr>
        <w:tblW w:w="4486" w:type="dxa"/>
        <w:tblLook w:val="04A0" w:firstRow="1" w:lastRow="0" w:firstColumn="1" w:lastColumn="0" w:noHBand="0" w:noVBand="1"/>
      </w:tblPr>
      <w:tblGrid>
        <w:gridCol w:w="2240"/>
        <w:gridCol w:w="1126"/>
        <w:gridCol w:w="1120"/>
      </w:tblGrid>
      <w:tr w:rsidR="008D7184" w:rsidRPr="008D7184" w14:paraId="4468A249" w14:textId="77777777" w:rsidTr="00843AD2">
        <w:trPr>
          <w:trHeight w:val="300"/>
          <w:ins w:id="514" w:author="Jessup, Benjamin" w:date="2022-05-31T09:15:00Z"/>
        </w:trPr>
        <w:tc>
          <w:tcPr>
            <w:tcW w:w="2240" w:type="dxa"/>
            <w:tcBorders>
              <w:top w:val="single" w:sz="4" w:space="0" w:color="auto"/>
              <w:left w:val="nil"/>
              <w:bottom w:val="single" w:sz="4" w:space="0" w:color="auto"/>
              <w:right w:val="nil"/>
            </w:tcBorders>
            <w:shd w:val="clear" w:color="auto" w:fill="auto"/>
            <w:noWrap/>
            <w:vAlign w:val="bottom"/>
            <w:hideMark/>
          </w:tcPr>
          <w:p w14:paraId="5FC94362" w14:textId="77777777" w:rsidR="008D7184" w:rsidRPr="008D7184" w:rsidRDefault="008D7184" w:rsidP="008D7184">
            <w:pPr>
              <w:spacing w:after="0" w:line="240" w:lineRule="auto"/>
              <w:rPr>
                <w:ins w:id="515" w:author="Jessup, Benjamin" w:date="2022-05-31T09:15:00Z"/>
                <w:rFonts w:ascii="Calibri" w:eastAsia="Times New Roman" w:hAnsi="Calibri" w:cs="Calibri"/>
                <w:color w:val="000000"/>
              </w:rPr>
            </w:pPr>
            <w:ins w:id="516" w:author="Jessup, Benjamin" w:date="2022-05-31T09:15:00Z">
              <w:r w:rsidRPr="008D7184">
                <w:rPr>
                  <w:rFonts w:ascii="Calibri" w:eastAsia="Times New Roman" w:hAnsi="Calibri" w:cs="Calibri"/>
                  <w:color w:val="000000"/>
                </w:rPr>
                <w:t>Distribution Statistic</w:t>
              </w:r>
            </w:ins>
          </w:p>
        </w:tc>
        <w:tc>
          <w:tcPr>
            <w:tcW w:w="1126" w:type="dxa"/>
            <w:tcBorders>
              <w:top w:val="single" w:sz="4" w:space="0" w:color="auto"/>
              <w:left w:val="nil"/>
              <w:bottom w:val="single" w:sz="4" w:space="0" w:color="auto"/>
              <w:right w:val="nil"/>
            </w:tcBorders>
            <w:shd w:val="clear" w:color="auto" w:fill="auto"/>
            <w:noWrap/>
            <w:vAlign w:val="bottom"/>
            <w:hideMark/>
          </w:tcPr>
          <w:p w14:paraId="472AE623" w14:textId="77777777" w:rsidR="008D7184" w:rsidRPr="008D7184" w:rsidRDefault="008D7184" w:rsidP="008D7184">
            <w:pPr>
              <w:spacing w:after="0" w:line="240" w:lineRule="auto"/>
              <w:rPr>
                <w:ins w:id="517" w:author="Jessup, Benjamin" w:date="2022-05-31T09:15:00Z"/>
                <w:rFonts w:ascii="Calibri" w:eastAsia="Times New Roman" w:hAnsi="Calibri" w:cs="Calibri"/>
                <w:color w:val="000000"/>
              </w:rPr>
            </w:pPr>
            <w:ins w:id="518" w:author="Jessup, Benjamin" w:date="2022-05-31T09:15:00Z">
              <w:r w:rsidRPr="008D7184">
                <w:rPr>
                  <w:rFonts w:ascii="Calibri" w:eastAsia="Times New Roman" w:hAnsi="Calibri" w:cs="Calibri"/>
                  <w:color w:val="000000"/>
                </w:rPr>
                <w:t>Reference</w:t>
              </w:r>
            </w:ins>
          </w:p>
        </w:tc>
        <w:tc>
          <w:tcPr>
            <w:tcW w:w="1120" w:type="dxa"/>
            <w:tcBorders>
              <w:top w:val="single" w:sz="4" w:space="0" w:color="auto"/>
              <w:left w:val="nil"/>
              <w:bottom w:val="single" w:sz="4" w:space="0" w:color="auto"/>
              <w:right w:val="nil"/>
            </w:tcBorders>
            <w:shd w:val="clear" w:color="auto" w:fill="auto"/>
            <w:noWrap/>
            <w:vAlign w:val="bottom"/>
            <w:hideMark/>
          </w:tcPr>
          <w:p w14:paraId="53CB96E5" w14:textId="77777777" w:rsidR="008D7184" w:rsidRPr="008D7184" w:rsidRDefault="008D7184" w:rsidP="008D7184">
            <w:pPr>
              <w:spacing w:after="0" w:line="240" w:lineRule="auto"/>
              <w:rPr>
                <w:ins w:id="519" w:author="Jessup, Benjamin" w:date="2022-05-31T09:15:00Z"/>
                <w:rFonts w:ascii="Calibri" w:eastAsia="Times New Roman" w:hAnsi="Calibri" w:cs="Calibri"/>
                <w:color w:val="000000"/>
              </w:rPr>
            </w:pPr>
            <w:ins w:id="520" w:author="Jessup, Benjamin" w:date="2022-05-31T09:15:00Z">
              <w:r w:rsidRPr="008D7184">
                <w:rPr>
                  <w:rFonts w:ascii="Calibri" w:eastAsia="Times New Roman" w:hAnsi="Calibri" w:cs="Calibri"/>
                  <w:color w:val="000000"/>
                </w:rPr>
                <w:t>Degraded</w:t>
              </w:r>
            </w:ins>
          </w:p>
        </w:tc>
      </w:tr>
      <w:tr w:rsidR="008D7184" w:rsidRPr="008D7184" w14:paraId="263FAEE4" w14:textId="77777777" w:rsidTr="00843AD2">
        <w:trPr>
          <w:trHeight w:val="300"/>
          <w:ins w:id="521" w:author="Jessup, Benjamin" w:date="2022-05-31T09:15:00Z"/>
        </w:trPr>
        <w:tc>
          <w:tcPr>
            <w:tcW w:w="2240" w:type="dxa"/>
            <w:tcBorders>
              <w:top w:val="nil"/>
              <w:left w:val="nil"/>
              <w:bottom w:val="nil"/>
              <w:right w:val="nil"/>
            </w:tcBorders>
            <w:shd w:val="clear" w:color="auto" w:fill="auto"/>
            <w:noWrap/>
            <w:vAlign w:val="bottom"/>
            <w:hideMark/>
          </w:tcPr>
          <w:p w14:paraId="7D26B537" w14:textId="77777777" w:rsidR="008D7184" w:rsidRPr="008D7184" w:rsidRDefault="008D7184" w:rsidP="008D7184">
            <w:pPr>
              <w:spacing w:after="0" w:line="240" w:lineRule="auto"/>
              <w:rPr>
                <w:ins w:id="522" w:author="Jessup, Benjamin" w:date="2022-05-31T09:15:00Z"/>
                <w:rFonts w:ascii="Calibri" w:eastAsia="Times New Roman" w:hAnsi="Calibri" w:cs="Calibri"/>
                <w:color w:val="000000"/>
              </w:rPr>
            </w:pPr>
            <w:ins w:id="523" w:author="Jessup, Benjamin" w:date="2022-05-31T09:15:00Z">
              <w:r w:rsidRPr="008D7184">
                <w:rPr>
                  <w:rFonts w:ascii="Calibri" w:eastAsia="Times New Roman" w:hAnsi="Calibri" w:cs="Calibri"/>
                  <w:color w:val="000000"/>
                </w:rPr>
                <w:t>Minimum</w:t>
              </w:r>
            </w:ins>
          </w:p>
        </w:tc>
        <w:tc>
          <w:tcPr>
            <w:tcW w:w="1126" w:type="dxa"/>
            <w:tcBorders>
              <w:top w:val="nil"/>
              <w:left w:val="nil"/>
              <w:bottom w:val="nil"/>
              <w:right w:val="nil"/>
            </w:tcBorders>
            <w:shd w:val="clear" w:color="auto" w:fill="auto"/>
            <w:noWrap/>
            <w:vAlign w:val="bottom"/>
            <w:hideMark/>
          </w:tcPr>
          <w:p w14:paraId="5102F1FF" w14:textId="77777777" w:rsidR="008D7184" w:rsidRPr="008D7184" w:rsidRDefault="008D7184" w:rsidP="008D7184">
            <w:pPr>
              <w:spacing w:after="0" w:line="240" w:lineRule="auto"/>
              <w:jc w:val="right"/>
              <w:rPr>
                <w:ins w:id="524" w:author="Jessup, Benjamin" w:date="2022-05-31T09:15:00Z"/>
                <w:rFonts w:ascii="Calibri" w:eastAsia="Times New Roman" w:hAnsi="Calibri" w:cs="Calibri"/>
                <w:color w:val="000000"/>
              </w:rPr>
            </w:pPr>
            <w:ins w:id="525" w:author="Jessup, Benjamin" w:date="2022-05-31T09:15:00Z">
              <w:r w:rsidRPr="008D7184">
                <w:rPr>
                  <w:rFonts w:ascii="Calibri" w:eastAsia="Times New Roman" w:hAnsi="Calibri" w:cs="Calibri"/>
                  <w:color w:val="000000"/>
                </w:rPr>
                <w:t>32.1</w:t>
              </w:r>
            </w:ins>
          </w:p>
        </w:tc>
        <w:tc>
          <w:tcPr>
            <w:tcW w:w="1120" w:type="dxa"/>
            <w:tcBorders>
              <w:top w:val="nil"/>
              <w:left w:val="nil"/>
              <w:bottom w:val="nil"/>
              <w:right w:val="nil"/>
            </w:tcBorders>
            <w:shd w:val="clear" w:color="auto" w:fill="auto"/>
            <w:noWrap/>
            <w:vAlign w:val="bottom"/>
            <w:hideMark/>
          </w:tcPr>
          <w:p w14:paraId="790A9694" w14:textId="77777777" w:rsidR="008D7184" w:rsidRPr="008D7184" w:rsidRDefault="008D7184" w:rsidP="008D7184">
            <w:pPr>
              <w:spacing w:after="0" w:line="240" w:lineRule="auto"/>
              <w:jc w:val="right"/>
              <w:rPr>
                <w:ins w:id="526" w:author="Jessup, Benjamin" w:date="2022-05-31T09:15:00Z"/>
                <w:rFonts w:ascii="Calibri" w:eastAsia="Times New Roman" w:hAnsi="Calibri" w:cs="Calibri"/>
                <w:color w:val="000000"/>
              </w:rPr>
            </w:pPr>
            <w:ins w:id="527" w:author="Jessup, Benjamin" w:date="2022-05-31T09:15:00Z">
              <w:r w:rsidRPr="008D7184">
                <w:rPr>
                  <w:rFonts w:ascii="Calibri" w:eastAsia="Times New Roman" w:hAnsi="Calibri" w:cs="Calibri"/>
                  <w:color w:val="000000"/>
                </w:rPr>
                <w:t>3.8</w:t>
              </w:r>
            </w:ins>
          </w:p>
        </w:tc>
      </w:tr>
      <w:tr w:rsidR="008D7184" w:rsidRPr="008D7184" w14:paraId="3C9FABB4" w14:textId="77777777" w:rsidTr="00843AD2">
        <w:trPr>
          <w:trHeight w:val="300"/>
          <w:ins w:id="528" w:author="Jessup, Benjamin" w:date="2022-05-31T09:15:00Z"/>
        </w:trPr>
        <w:tc>
          <w:tcPr>
            <w:tcW w:w="2240" w:type="dxa"/>
            <w:tcBorders>
              <w:top w:val="nil"/>
              <w:left w:val="nil"/>
              <w:bottom w:val="nil"/>
              <w:right w:val="nil"/>
            </w:tcBorders>
            <w:shd w:val="clear" w:color="auto" w:fill="auto"/>
            <w:noWrap/>
            <w:vAlign w:val="bottom"/>
            <w:hideMark/>
          </w:tcPr>
          <w:p w14:paraId="742535DE" w14:textId="77777777" w:rsidR="008D7184" w:rsidRPr="008D7184" w:rsidRDefault="008D7184" w:rsidP="008D7184">
            <w:pPr>
              <w:spacing w:after="0" w:line="240" w:lineRule="auto"/>
              <w:rPr>
                <w:ins w:id="529" w:author="Jessup, Benjamin" w:date="2022-05-31T09:15:00Z"/>
                <w:rFonts w:ascii="Calibri" w:eastAsia="Times New Roman" w:hAnsi="Calibri" w:cs="Calibri"/>
                <w:color w:val="000000"/>
              </w:rPr>
            </w:pPr>
            <w:ins w:id="530" w:author="Jessup, Benjamin" w:date="2022-05-31T09:15:00Z">
              <w:r w:rsidRPr="008D7184">
                <w:rPr>
                  <w:rFonts w:ascii="Calibri" w:eastAsia="Times New Roman" w:hAnsi="Calibri" w:cs="Calibri"/>
                  <w:color w:val="000000"/>
                </w:rPr>
                <w:t>5th quantile</w:t>
              </w:r>
            </w:ins>
          </w:p>
        </w:tc>
        <w:tc>
          <w:tcPr>
            <w:tcW w:w="1126" w:type="dxa"/>
            <w:tcBorders>
              <w:top w:val="nil"/>
              <w:left w:val="nil"/>
              <w:bottom w:val="nil"/>
              <w:right w:val="nil"/>
            </w:tcBorders>
            <w:shd w:val="clear" w:color="auto" w:fill="auto"/>
            <w:noWrap/>
            <w:vAlign w:val="bottom"/>
            <w:hideMark/>
          </w:tcPr>
          <w:p w14:paraId="52908C12" w14:textId="77777777" w:rsidR="008D7184" w:rsidRPr="008D7184" w:rsidRDefault="008D7184" w:rsidP="008D7184">
            <w:pPr>
              <w:spacing w:after="0" w:line="240" w:lineRule="auto"/>
              <w:jc w:val="right"/>
              <w:rPr>
                <w:ins w:id="531" w:author="Jessup, Benjamin" w:date="2022-05-31T09:15:00Z"/>
                <w:rFonts w:ascii="Calibri" w:eastAsia="Times New Roman" w:hAnsi="Calibri" w:cs="Calibri"/>
                <w:color w:val="000000"/>
              </w:rPr>
            </w:pPr>
            <w:ins w:id="532" w:author="Jessup, Benjamin" w:date="2022-05-31T09:15:00Z">
              <w:r w:rsidRPr="008D7184">
                <w:rPr>
                  <w:rFonts w:ascii="Calibri" w:eastAsia="Times New Roman" w:hAnsi="Calibri" w:cs="Calibri"/>
                  <w:color w:val="000000"/>
                </w:rPr>
                <w:t>44.2</w:t>
              </w:r>
            </w:ins>
          </w:p>
        </w:tc>
        <w:tc>
          <w:tcPr>
            <w:tcW w:w="1120" w:type="dxa"/>
            <w:tcBorders>
              <w:top w:val="nil"/>
              <w:left w:val="nil"/>
              <w:bottom w:val="nil"/>
              <w:right w:val="nil"/>
            </w:tcBorders>
            <w:shd w:val="clear" w:color="auto" w:fill="auto"/>
            <w:noWrap/>
            <w:vAlign w:val="bottom"/>
            <w:hideMark/>
          </w:tcPr>
          <w:p w14:paraId="0E5A6349" w14:textId="77777777" w:rsidR="008D7184" w:rsidRPr="008D7184" w:rsidRDefault="008D7184" w:rsidP="008D7184">
            <w:pPr>
              <w:spacing w:after="0" w:line="240" w:lineRule="auto"/>
              <w:jc w:val="right"/>
              <w:rPr>
                <w:ins w:id="533" w:author="Jessup, Benjamin" w:date="2022-05-31T09:15:00Z"/>
                <w:rFonts w:ascii="Calibri" w:eastAsia="Times New Roman" w:hAnsi="Calibri" w:cs="Calibri"/>
                <w:color w:val="000000"/>
              </w:rPr>
            </w:pPr>
            <w:ins w:id="534" w:author="Jessup, Benjamin" w:date="2022-05-31T09:15:00Z">
              <w:r w:rsidRPr="008D7184">
                <w:rPr>
                  <w:rFonts w:ascii="Calibri" w:eastAsia="Times New Roman" w:hAnsi="Calibri" w:cs="Calibri"/>
                  <w:color w:val="000000"/>
                </w:rPr>
                <w:t>9.3</w:t>
              </w:r>
            </w:ins>
          </w:p>
        </w:tc>
      </w:tr>
      <w:tr w:rsidR="008D7184" w:rsidRPr="008D7184" w14:paraId="637A0D3E" w14:textId="77777777" w:rsidTr="00843AD2">
        <w:trPr>
          <w:trHeight w:val="300"/>
          <w:ins w:id="535" w:author="Jessup, Benjamin" w:date="2022-05-31T09:15:00Z"/>
        </w:trPr>
        <w:tc>
          <w:tcPr>
            <w:tcW w:w="2240" w:type="dxa"/>
            <w:tcBorders>
              <w:top w:val="nil"/>
              <w:left w:val="nil"/>
              <w:bottom w:val="nil"/>
              <w:right w:val="nil"/>
            </w:tcBorders>
            <w:shd w:val="clear" w:color="auto" w:fill="auto"/>
            <w:noWrap/>
            <w:vAlign w:val="bottom"/>
            <w:hideMark/>
          </w:tcPr>
          <w:p w14:paraId="548AFD78" w14:textId="77777777" w:rsidR="008D7184" w:rsidRPr="008D7184" w:rsidRDefault="008D7184" w:rsidP="008D7184">
            <w:pPr>
              <w:spacing w:after="0" w:line="240" w:lineRule="auto"/>
              <w:rPr>
                <w:ins w:id="536" w:author="Jessup, Benjamin" w:date="2022-05-31T09:15:00Z"/>
                <w:rFonts w:ascii="Calibri" w:eastAsia="Times New Roman" w:hAnsi="Calibri" w:cs="Calibri"/>
                <w:color w:val="000000"/>
              </w:rPr>
            </w:pPr>
            <w:ins w:id="537" w:author="Jessup, Benjamin" w:date="2022-05-31T09:15:00Z">
              <w:r w:rsidRPr="008D7184">
                <w:rPr>
                  <w:rFonts w:ascii="Calibri" w:eastAsia="Times New Roman" w:hAnsi="Calibri" w:cs="Calibri"/>
                  <w:color w:val="000000"/>
                </w:rPr>
                <w:t>10th quantile</w:t>
              </w:r>
            </w:ins>
          </w:p>
        </w:tc>
        <w:tc>
          <w:tcPr>
            <w:tcW w:w="1126" w:type="dxa"/>
            <w:tcBorders>
              <w:top w:val="nil"/>
              <w:left w:val="nil"/>
              <w:bottom w:val="nil"/>
              <w:right w:val="nil"/>
            </w:tcBorders>
            <w:shd w:val="clear" w:color="auto" w:fill="auto"/>
            <w:noWrap/>
            <w:vAlign w:val="bottom"/>
            <w:hideMark/>
          </w:tcPr>
          <w:p w14:paraId="732ABFB4" w14:textId="77777777" w:rsidR="008D7184" w:rsidRPr="008D7184" w:rsidRDefault="008D7184" w:rsidP="008D7184">
            <w:pPr>
              <w:spacing w:after="0" w:line="240" w:lineRule="auto"/>
              <w:jc w:val="right"/>
              <w:rPr>
                <w:ins w:id="538" w:author="Jessup, Benjamin" w:date="2022-05-31T09:15:00Z"/>
                <w:rFonts w:ascii="Calibri" w:eastAsia="Times New Roman" w:hAnsi="Calibri" w:cs="Calibri"/>
                <w:color w:val="000000"/>
              </w:rPr>
            </w:pPr>
            <w:ins w:id="539" w:author="Jessup, Benjamin" w:date="2022-05-31T09:15:00Z">
              <w:r w:rsidRPr="008D7184">
                <w:rPr>
                  <w:rFonts w:ascii="Calibri" w:eastAsia="Times New Roman" w:hAnsi="Calibri" w:cs="Calibri"/>
                  <w:color w:val="000000"/>
                </w:rPr>
                <w:t>46.0</w:t>
              </w:r>
            </w:ins>
          </w:p>
        </w:tc>
        <w:tc>
          <w:tcPr>
            <w:tcW w:w="1120" w:type="dxa"/>
            <w:tcBorders>
              <w:top w:val="nil"/>
              <w:left w:val="nil"/>
              <w:bottom w:val="nil"/>
              <w:right w:val="nil"/>
            </w:tcBorders>
            <w:shd w:val="clear" w:color="auto" w:fill="auto"/>
            <w:noWrap/>
            <w:vAlign w:val="bottom"/>
            <w:hideMark/>
          </w:tcPr>
          <w:p w14:paraId="4A0957CC" w14:textId="77777777" w:rsidR="008D7184" w:rsidRPr="008D7184" w:rsidRDefault="008D7184" w:rsidP="008D7184">
            <w:pPr>
              <w:spacing w:after="0" w:line="240" w:lineRule="auto"/>
              <w:jc w:val="right"/>
              <w:rPr>
                <w:ins w:id="540" w:author="Jessup, Benjamin" w:date="2022-05-31T09:15:00Z"/>
                <w:rFonts w:ascii="Calibri" w:eastAsia="Times New Roman" w:hAnsi="Calibri" w:cs="Calibri"/>
                <w:color w:val="000000"/>
              </w:rPr>
            </w:pPr>
            <w:ins w:id="541" w:author="Jessup, Benjamin" w:date="2022-05-31T09:15:00Z">
              <w:r w:rsidRPr="008D7184">
                <w:rPr>
                  <w:rFonts w:ascii="Calibri" w:eastAsia="Times New Roman" w:hAnsi="Calibri" w:cs="Calibri"/>
                  <w:color w:val="000000"/>
                </w:rPr>
                <w:t>10.8</w:t>
              </w:r>
            </w:ins>
          </w:p>
        </w:tc>
      </w:tr>
      <w:tr w:rsidR="008D7184" w:rsidRPr="008D7184" w14:paraId="3C666B15" w14:textId="77777777" w:rsidTr="00843AD2">
        <w:trPr>
          <w:trHeight w:val="300"/>
          <w:ins w:id="542" w:author="Jessup, Benjamin" w:date="2022-05-31T09:15:00Z"/>
        </w:trPr>
        <w:tc>
          <w:tcPr>
            <w:tcW w:w="2240" w:type="dxa"/>
            <w:tcBorders>
              <w:top w:val="nil"/>
              <w:left w:val="nil"/>
              <w:bottom w:val="nil"/>
              <w:right w:val="nil"/>
            </w:tcBorders>
            <w:shd w:val="clear" w:color="auto" w:fill="auto"/>
            <w:noWrap/>
            <w:vAlign w:val="bottom"/>
            <w:hideMark/>
          </w:tcPr>
          <w:p w14:paraId="5C5ADF16" w14:textId="77777777" w:rsidR="008D7184" w:rsidRPr="008D7184" w:rsidRDefault="008D7184" w:rsidP="008D7184">
            <w:pPr>
              <w:spacing w:after="0" w:line="240" w:lineRule="auto"/>
              <w:rPr>
                <w:ins w:id="543" w:author="Jessup, Benjamin" w:date="2022-05-31T09:15:00Z"/>
                <w:rFonts w:ascii="Calibri" w:eastAsia="Times New Roman" w:hAnsi="Calibri" w:cs="Calibri"/>
                <w:color w:val="000000"/>
              </w:rPr>
            </w:pPr>
            <w:ins w:id="544" w:author="Jessup, Benjamin" w:date="2022-05-31T09:15:00Z">
              <w:r w:rsidRPr="008D7184">
                <w:rPr>
                  <w:rFonts w:ascii="Calibri" w:eastAsia="Times New Roman" w:hAnsi="Calibri" w:cs="Calibri"/>
                  <w:color w:val="000000"/>
                </w:rPr>
                <w:t>15th quantile</w:t>
              </w:r>
            </w:ins>
          </w:p>
        </w:tc>
        <w:tc>
          <w:tcPr>
            <w:tcW w:w="1126" w:type="dxa"/>
            <w:tcBorders>
              <w:top w:val="nil"/>
              <w:left w:val="nil"/>
              <w:bottom w:val="nil"/>
              <w:right w:val="nil"/>
            </w:tcBorders>
            <w:shd w:val="clear" w:color="auto" w:fill="auto"/>
            <w:noWrap/>
            <w:vAlign w:val="bottom"/>
            <w:hideMark/>
          </w:tcPr>
          <w:p w14:paraId="252D277C" w14:textId="77777777" w:rsidR="008D7184" w:rsidRPr="008D7184" w:rsidRDefault="008D7184" w:rsidP="008D7184">
            <w:pPr>
              <w:spacing w:after="0" w:line="240" w:lineRule="auto"/>
              <w:jc w:val="right"/>
              <w:rPr>
                <w:ins w:id="545" w:author="Jessup, Benjamin" w:date="2022-05-31T09:15:00Z"/>
                <w:rFonts w:ascii="Calibri" w:eastAsia="Times New Roman" w:hAnsi="Calibri" w:cs="Calibri"/>
                <w:color w:val="000000"/>
              </w:rPr>
            </w:pPr>
            <w:ins w:id="546" w:author="Jessup, Benjamin" w:date="2022-05-31T09:15:00Z">
              <w:r w:rsidRPr="008D7184">
                <w:rPr>
                  <w:rFonts w:ascii="Calibri" w:eastAsia="Times New Roman" w:hAnsi="Calibri" w:cs="Calibri"/>
                  <w:color w:val="000000"/>
                </w:rPr>
                <w:t>49.8</w:t>
              </w:r>
            </w:ins>
          </w:p>
        </w:tc>
        <w:tc>
          <w:tcPr>
            <w:tcW w:w="1120" w:type="dxa"/>
            <w:tcBorders>
              <w:top w:val="nil"/>
              <w:left w:val="nil"/>
              <w:bottom w:val="nil"/>
              <w:right w:val="nil"/>
            </w:tcBorders>
            <w:shd w:val="clear" w:color="auto" w:fill="auto"/>
            <w:noWrap/>
            <w:vAlign w:val="bottom"/>
            <w:hideMark/>
          </w:tcPr>
          <w:p w14:paraId="50508761" w14:textId="77777777" w:rsidR="008D7184" w:rsidRPr="008D7184" w:rsidRDefault="008D7184" w:rsidP="008D7184">
            <w:pPr>
              <w:spacing w:after="0" w:line="240" w:lineRule="auto"/>
              <w:jc w:val="right"/>
              <w:rPr>
                <w:ins w:id="547" w:author="Jessup, Benjamin" w:date="2022-05-31T09:15:00Z"/>
                <w:rFonts w:ascii="Calibri" w:eastAsia="Times New Roman" w:hAnsi="Calibri" w:cs="Calibri"/>
                <w:color w:val="000000"/>
              </w:rPr>
            </w:pPr>
            <w:ins w:id="548" w:author="Jessup, Benjamin" w:date="2022-05-31T09:15:00Z">
              <w:r w:rsidRPr="008D7184">
                <w:rPr>
                  <w:rFonts w:ascii="Calibri" w:eastAsia="Times New Roman" w:hAnsi="Calibri" w:cs="Calibri"/>
                  <w:color w:val="000000"/>
                </w:rPr>
                <w:t>14.2</w:t>
              </w:r>
            </w:ins>
          </w:p>
        </w:tc>
      </w:tr>
      <w:tr w:rsidR="008D7184" w:rsidRPr="008D7184" w14:paraId="499C9244" w14:textId="77777777" w:rsidTr="00843AD2">
        <w:trPr>
          <w:trHeight w:val="300"/>
          <w:ins w:id="549" w:author="Jessup, Benjamin" w:date="2022-05-31T09:15:00Z"/>
        </w:trPr>
        <w:tc>
          <w:tcPr>
            <w:tcW w:w="2240" w:type="dxa"/>
            <w:tcBorders>
              <w:top w:val="nil"/>
              <w:left w:val="nil"/>
              <w:bottom w:val="nil"/>
              <w:right w:val="nil"/>
            </w:tcBorders>
            <w:shd w:val="clear" w:color="auto" w:fill="auto"/>
            <w:noWrap/>
            <w:vAlign w:val="bottom"/>
            <w:hideMark/>
          </w:tcPr>
          <w:p w14:paraId="4026CC1C" w14:textId="77777777" w:rsidR="008D7184" w:rsidRPr="008D7184" w:rsidRDefault="008D7184" w:rsidP="008D7184">
            <w:pPr>
              <w:spacing w:after="0" w:line="240" w:lineRule="auto"/>
              <w:rPr>
                <w:ins w:id="550" w:author="Jessup, Benjamin" w:date="2022-05-31T09:15:00Z"/>
                <w:rFonts w:ascii="Calibri" w:eastAsia="Times New Roman" w:hAnsi="Calibri" w:cs="Calibri"/>
                <w:color w:val="000000"/>
              </w:rPr>
            </w:pPr>
            <w:ins w:id="551" w:author="Jessup, Benjamin" w:date="2022-05-31T09:15:00Z">
              <w:r w:rsidRPr="008D7184">
                <w:rPr>
                  <w:rFonts w:ascii="Calibri" w:eastAsia="Times New Roman" w:hAnsi="Calibri" w:cs="Calibri"/>
                  <w:color w:val="000000"/>
                </w:rPr>
                <w:t>20th quantile</w:t>
              </w:r>
            </w:ins>
          </w:p>
        </w:tc>
        <w:tc>
          <w:tcPr>
            <w:tcW w:w="1126" w:type="dxa"/>
            <w:tcBorders>
              <w:top w:val="nil"/>
              <w:left w:val="nil"/>
              <w:bottom w:val="nil"/>
              <w:right w:val="nil"/>
            </w:tcBorders>
            <w:shd w:val="clear" w:color="auto" w:fill="auto"/>
            <w:noWrap/>
            <w:vAlign w:val="bottom"/>
            <w:hideMark/>
          </w:tcPr>
          <w:p w14:paraId="2B7132F4" w14:textId="77777777" w:rsidR="008D7184" w:rsidRPr="008D7184" w:rsidRDefault="008D7184" w:rsidP="008D7184">
            <w:pPr>
              <w:spacing w:after="0" w:line="240" w:lineRule="auto"/>
              <w:jc w:val="right"/>
              <w:rPr>
                <w:ins w:id="552" w:author="Jessup, Benjamin" w:date="2022-05-31T09:15:00Z"/>
                <w:rFonts w:ascii="Calibri" w:eastAsia="Times New Roman" w:hAnsi="Calibri" w:cs="Calibri"/>
                <w:color w:val="000000"/>
              </w:rPr>
            </w:pPr>
            <w:ins w:id="553" w:author="Jessup, Benjamin" w:date="2022-05-31T09:15:00Z">
              <w:r w:rsidRPr="008D7184">
                <w:rPr>
                  <w:rFonts w:ascii="Calibri" w:eastAsia="Times New Roman" w:hAnsi="Calibri" w:cs="Calibri"/>
                  <w:color w:val="000000"/>
                </w:rPr>
                <w:t>52.8</w:t>
              </w:r>
            </w:ins>
          </w:p>
        </w:tc>
        <w:tc>
          <w:tcPr>
            <w:tcW w:w="1120" w:type="dxa"/>
            <w:tcBorders>
              <w:top w:val="nil"/>
              <w:left w:val="nil"/>
              <w:bottom w:val="nil"/>
              <w:right w:val="nil"/>
            </w:tcBorders>
            <w:shd w:val="clear" w:color="auto" w:fill="auto"/>
            <w:noWrap/>
            <w:vAlign w:val="bottom"/>
            <w:hideMark/>
          </w:tcPr>
          <w:p w14:paraId="30BC79E2" w14:textId="77777777" w:rsidR="008D7184" w:rsidRPr="008D7184" w:rsidRDefault="008D7184" w:rsidP="008D7184">
            <w:pPr>
              <w:spacing w:after="0" w:line="240" w:lineRule="auto"/>
              <w:jc w:val="right"/>
              <w:rPr>
                <w:ins w:id="554" w:author="Jessup, Benjamin" w:date="2022-05-31T09:15:00Z"/>
                <w:rFonts w:ascii="Calibri" w:eastAsia="Times New Roman" w:hAnsi="Calibri" w:cs="Calibri"/>
                <w:color w:val="000000"/>
              </w:rPr>
            </w:pPr>
            <w:ins w:id="555" w:author="Jessup, Benjamin" w:date="2022-05-31T09:15:00Z">
              <w:r w:rsidRPr="008D7184">
                <w:rPr>
                  <w:rFonts w:ascii="Calibri" w:eastAsia="Times New Roman" w:hAnsi="Calibri" w:cs="Calibri"/>
                  <w:color w:val="000000"/>
                </w:rPr>
                <w:t>19.7</w:t>
              </w:r>
            </w:ins>
          </w:p>
        </w:tc>
      </w:tr>
      <w:tr w:rsidR="008D7184" w:rsidRPr="008D7184" w14:paraId="39C6F717" w14:textId="77777777" w:rsidTr="00843AD2">
        <w:trPr>
          <w:trHeight w:val="300"/>
          <w:ins w:id="556" w:author="Jessup, Benjamin" w:date="2022-05-31T09:15:00Z"/>
        </w:trPr>
        <w:tc>
          <w:tcPr>
            <w:tcW w:w="2240" w:type="dxa"/>
            <w:tcBorders>
              <w:top w:val="nil"/>
              <w:left w:val="nil"/>
              <w:bottom w:val="nil"/>
              <w:right w:val="nil"/>
            </w:tcBorders>
            <w:shd w:val="clear" w:color="auto" w:fill="auto"/>
            <w:noWrap/>
            <w:vAlign w:val="bottom"/>
            <w:hideMark/>
          </w:tcPr>
          <w:p w14:paraId="16A41944" w14:textId="77777777" w:rsidR="008D7184" w:rsidRPr="008D7184" w:rsidRDefault="008D7184" w:rsidP="008D7184">
            <w:pPr>
              <w:spacing w:after="0" w:line="240" w:lineRule="auto"/>
              <w:rPr>
                <w:ins w:id="557" w:author="Jessup, Benjamin" w:date="2022-05-31T09:15:00Z"/>
                <w:rFonts w:ascii="Calibri" w:eastAsia="Times New Roman" w:hAnsi="Calibri" w:cs="Calibri"/>
                <w:color w:val="000000"/>
              </w:rPr>
            </w:pPr>
            <w:ins w:id="558" w:author="Jessup, Benjamin" w:date="2022-05-31T09:15:00Z">
              <w:r w:rsidRPr="008D7184">
                <w:rPr>
                  <w:rFonts w:ascii="Calibri" w:eastAsia="Times New Roman" w:hAnsi="Calibri" w:cs="Calibri"/>
                  <w:color w:val="000000"/>
                </w:rPr>
                <w:t>25th quantile</w:t>
              </w:r>
            </w:ins>
          </w:p>
        </w:tc>
        <w:tc>
          <w:tcPr>
            <w:tcW w:w="1126" w:type="dxa"/>
            <w:tcBorders>
              <w:top w:val="nil"/>
              <w:left w:val="nil"/>
              <w:bottom w:val="nil"/>
              <w:right w:val="nil"/>
            </w:tcBorders>
            <w:shd w:val="clear" w:color="auto" w:fill="auto"/>
            <w:noWrap/>
            <w:vAlign w:val="bottom"/>
            <w:hideMark/>
          </w:tcPr>
          <w:p w14:paraId="306A0206" w14:textId="77777777" w:rsidR="008D7184" w:rsidRPr="008D7184" w:rsidRDefault="008D7184" w:rsidP="008D7184">
            <w:pPr>
              <w:spacing w:after="0" w:line="240" w:lineRule="auto"/>
              <w:jc w:val="right"/>
              <w:rPr>
                <w:ins w:id="559" w:author="Jessup, Benjamin" w:date="2022-05-31T09:15:00Z"/>
                <w:rFonts w:ascii="Calibri" w:eastAsia="Times New Roman" w:hAnsi="Calibri" w:cs="Calibri"/>
                <w:color w:val="000000"/>
              </w:rPr>
            </w:pPr>
            <w:ins w:id="560" w:author="Jessup, Benjamin" w:date="2022-05-31T09:15:00Z">
              <w:r w:rsidRPr="008D7184">
                <w:rPr>
                  <w:rFonts w:ascii="Calibri" w:eastAsia="Times New Roman" w:hAnsi="Calibri" w:cs="Calibri"/>
                  <w:color w:val="000000"/>
                </w:rPr>
                <w:t>53.8</w:t>
              </w:r>
            </w:ins>
          </w:p>
        </w:tc>
        <w:tc>
          <w:tcPr>
            <w:tcW w:w="1120" w:type="dxa"/>
            <w:tcBorders>
              <w:top w:val="nil"/>
              <w:left w:val="nil"/>
              <w:bottom w:val="nil"/>
              <w:right w:val="nil"/>
            </w:tcBorders>
            <w:shd w:val="clear" w:color="auto" w:fill="auto"/>
            <w:noWrap/>
            <w:vAlign w:val="bottom"/>
            <w:hideMark/>
          </w:tcPr>
          <w:p w14:paraId="6DDC5C1F" w14:textId="77777777" w:rsidR="008D7184" w:rsidRPr="008D7184" w:rsidRDefault="008D7184" w:rsidP="008D7184">
            <w:pPr>
              <w:spacing w:after="0" w:line="240" w:lineRule="auto"/>
              <w:jc w:val="right"/>
              <w:rPr>
                <w:ins w:id="561" w:author="Jessup, Benjamin" w:date="2022-05-31T09:15:00Z"/>
                <w:rFonts w:ascii="Calibri" w:eastAsia="Times New Roman" w:hAnsi="Calibri" w:cs="Calibri"/>
                <w:color w:val="000000"/>
              </w:rPr>
            </w:pPr>
            <w:ins w:id="562" w:author="Jessup, Benjamin" w:date="2022-05-31T09:15:00Z">
              <w:r w:rsidRPr="008D7184">
                <w:rPr>
                  <w:rFonts w:ascii="Calibri" w:eastAsia="Times New Roman" w:hAnsi="Calibri" w:cs="Calibri"/>
                  <w:color w:val="000000"/>
                </w:rPr>
                <w:t>21.3</w:t>
              </w:r>
            </w:ins>
          </w:p>
        </w:tc>
      </w:tr>
      <w:tr w:rsidR="008D7184" w:rsidRPr="008D7184" w14:paraId="5C64A02A" w14:textId="77777777" w:rsidTr="00843AD2">
        <w:trPr>
          <w:trHeight w:val="300"/>
          <w:ins w:id="563" w:author="Jessup, Benjamin" w:date="2022-05-31T09:15:00Z"/>
        </w:trPr>
        <w:tc>
          <w:tcPr>
            <w:tcW w:w="2240" w:type="dxa"/>
            <w:tcBorders>
              <w:top w:val="nil"/>
              <w:left w:val="nil"/>
              <w:bottom w:val="nil"/>
              <w:right w:val="nil"/>
            </w:tcBorders>
            <w:shd w:val="clear" w:color="auto" w:fill="auto"/>
            <w:noWrap/>
            <w:vAlign w:val="bottom"/>
            <w:hideMark/>
          </w:tcPr>
          <w:p w14:paraId="21020181" w14:textId="77777777" w:rsidR="008D7184" w:rsidRPr="008D7184" w:rsidRDefault="008D7184" w:rsidP="008D7184">
            <w:pPr>
              <w:spacing w:after="0" w:line="240" w:lineRule="auto"/>
              <w:rPr>
                <w:ins w:id="564" w:author="Jessup, Benjamin" w:date="2022-05-31T09:15:00Z"/>
                <w:rFonts w:ascii="Calibri" w:eastAsia="Times New Roman" w:hAnsi="Calibri" w:cs="Calibri"/>
                <w:color w:val="000000"/>
              </w:rPr>
            </w:pPr>
            <w:ins w:id="565" w:author="Jessup, Benjamin" w:date="2022-05-31T09:15:00Z">
              <w:r w:rsidRPr="008D7184">
                <w:rPr>
                  <w:rFonts w:ascii="Calibri" w:eastAsia="Times New Roman" w:hAnsi="Calibri" w:cs="Calibri"/>
                  <w:color w:val="000000"/>
                </w:rPr>
                <w:t>Median</w:t>
              </w:r>
            </w:ins>
          </w:p>
        </w:tc>
        <w:tc>
          <w:tcPr>
            <w:tcW w:w="1126" w:type="dxa"/>
            <w:tcBorders>
              <w:top w:val="nil"/>
              <w:left w:val="nil"/>
              <w:bottom w:val="nil"/>
              <w:right w:val="nil"/>
            </w:tcBorders>
            <w:shd w:val="clear" w:color="auto" w:fill="auto"/>
            <w:noWrap/>
            <w:vAlign w:val="bottom"/>
            <w:hideMark/>
          </w:tcPr>
          <w:p w14:paraId="650064AA" w14:textId="77777777" w:rsidR="008D7184" w:rsidRPr="008D7184" w:rsidRDefault="008D7184" w:rsidP="008D7184">
            <w:pPr>
              <w:spacing w:after="0" w:line="240" w:lineRule="auto"/>
              <w:jc w:val="right"/>
              <w:rPr>
                <w:ins w:id="566" w:author="Jessup, Benjamin" w:date="2022-05-31T09:15:00Z"/>
                <w:rFonts w:ascii="Calibri" w:eastAsia="Times New Roman" w:hAnsi="Calibri" w:cs="Calibri"/>
                <w:color w:val="000000"/>
              </w:rPr>
            </w:pPr>
            <w:ins w:id="567" w:author="Jessup, Benjamin" w:date="2022-05-31T09:15:00Z">
              <w:r w:rsidRPr="008D7184">
                <w:rPr>
                  <w:rFonts w:ascii="Calibri" w:eastAsia="Times New Roman" w:hAnsi="Calibri" w:cs="Calibri"/>
                  <w:color w:val="000000"/>
                </w:rPr>
                <w:t>58.9</w:t>
              </w:r>
            </w:ins>
          </w:p>
        </w:tc>
        <w:tc>
          <w:tcPr>
            <w:tcW w:w="1120" w:type="dxa"/>
            <w:tcBorders>
              <w:top w:val="nil"/>
              <w:left w:val="nil"/>
              <w:bottom w:val="nil"/>
              <w:right w:val="nil"/>
            </w:tcBorders>
            <w:shd w:val="clear" w:color="auto" w:fill="auto"/>
            <w:noWrap/>
            <w:vAlign w:val="bottom"/>
            <w:hideMark/>
          </w:tcPr>
          <w:p w14:paraId="5B22AD71" w14:textId="77777777" w:rsidR="008D7184" w:rsidRPr="008D7184" w:rsidRDefault="008D7184" w:rsidP="008D7184">
            <w:pPr>
              <w:spacing w:after="0" w:line="240" w:lineRule="auto"/>
              <w:jc w:val="right"/>
              <w:rPr>
                <w:ins w:id="568" w:author="Jessup, Benjamin" w:date="2022-05-31T09:15:00Z"/>
                <w:rFonts w:ascii="Calibri" w:eastAsia="Times New Roman" w:hAnsi="Calibri" w:cs="Calibri"/>
                <w:color w:val="000000"/>
              </w:rPr>
            </w:pPr>
            <w:ins w:id="569" w:author="Jessup, Benjamin" w:date="2022-05-31T09:15:00Z">
              <w:r w:rsidRPr="008D7184">
                <w:rPr>
                  <w:rFonts w:ascii="Calibri" w:eastAsia="Times New Roman" w:hAnsi="Calibri" w:cs="Calibri"/>
                  <w:color w:val="000000"/>
                </w:rPr>
                <w:t>33.4</w:t>
              </w:r>
            </w:ins>
          </w:p>
        </w:tc>
      </w:tr>
      <w:tr w:rsidR="008D7184" w:rsidRPr="008D7184" w14:paraId="01ABDC5B" w14:textId="77777777" w:rsidTr="00843AD2">
        <w:trPr>
          <w:trHeight w:val="300"/>
          <w:ins w:id="570" w:author="Jessup, Benjamin" w:date="2022-05-31T09:15:00Z"/>
        </w:trPr>
        <w:tc>
          <w:tcPr>
            <w:tcW w:w="2240" w:type="dxa"/>
            <w:tcBorders>
              <w:top w:val="nil"/>
              <w:left w:val="nil"/>
              <w:bottom w:val="nil"/>
              <w:right w:val="nil"/>
            </w:tcBorders>
            <w:shd w:val="clear" w:color="auto" w:fill="auto"/>
            <w:noWrap/>
            <w:vAlign w:val="bottom"/>
            <w:hideMark/>
          </w:tcPr>
          <w:p w14:paraId="1B615C7A" w14:textId="77777777" w:rsidR="008D7184" w:rsidRPr="008D7184" w:rsidRDefault="008D7184" w:rsidP="008D7184">
            <w:pPr>
              <w:spacing w:after="0" w:line="240" w:lineRule="auto"/>
              <w:rPr>
                <w:ins w:id="571" w:author="Jessup, Benjamin" w:date="2022-05-31T09:15:00Z"/>
                <w:rFonts w:ascii="Calibri" w:eastAsia="Times New Roman" w:hAnsi="Calibri" w:cs="Calibri"/>
                <w:color w:val="000000"/>
              </w:rPr>
            </w:pPr>
            <w:ins w:id="572" w:author="Jessup, Benjamin" w:date="2022-05-31T09:15:00Z">
              <w:r w:rsidRPr="008D7184">
                <w:rPr>
                  <w:rFonts w:ascii="Calibri" w:eastAsia="Times New Roman" w:hAnsi="Calibri" w:cs="Calibri"/>
                  <w:color w:val="000000"/>
                </w:rPr>
                <w:t>75th quantile</w:t>
              </w:r>
            </w:ins>
          </w:p>
        </w:tc>
        <w:tc>
          <w:tcPr>
            <w:tcW w:w="1126" w:type="dxa"/>
            <w:tcBorders>
              <w:top w:val="nil"/>
              <w:left w:val="nil"/>
              <w:bottom w:val="nil"/>
              <w:right w:val="nil"/>
            </w:tcBorders>
            <w:shd w:val="clear" w:color="auto" w:fill="auto"/>
            <w:noWrap/>
            <w:vAlign w:val="bottom"/>
            <w:hideMark/>
          </w:tcPr>
          <w:p w14:paraId="01257969" w14:textId="77777777" w:rsidR="008D7184" w:rsidRPr="008D7184" w:rsidRDefault="008D7184" w:rsidP="008D7184">
            <w:pPr>
              <w:spacing w:after="0" w:line="240" w:lineRule="auto"/>
              <w:jc w:val="right"/>
              <w:rPr>
                <w:ins w:id="573" w:author="Jessup, Benjamin" w:date="2022-05-31T09:15:00Z"/>
                <w:rFonts w:ascii="Calibri" w:eastAsia="Times New Roman" w:hAnsi="Calibri" w:cs="Calibri"/>
                <w:color w:val="000000"/>
              </w:rPr>
            </w:pPr>
            <w:ins w:id="574" w:author="Jessup, Benjamin" w:date="2022-05-31T09:15:00Z">
              <w:r w:rsidRPr="008D7184">
                <w:rPr>
                  <w:rFonts w:ascii="Calibri" w:eastAsia="Times New Roman" w:hAnsi="Calibri" w:cs="Calibri"/>
                  <w:color w:val="000000"/>
                </w:rPr>
                <w:t>67.8</w:t>
              </w:r>
            </w:ins>
          </w:p>
        </w:tc>
        <w:tc>
          <w:tcPr>
            <w:tcW w:w="1120" w:type="dxa"/>
            <w:tcBorders>
              <w:top w:val="nil"/>
              <w:left w:val="nil"/>
              <w:bottom w:val="nil"/>
              <w:right w:val="nil"/>
            </w:tcBorders>
            <w:shd w:val="clear" w:color="auto" w:fill="auto"/>
            <w:noWrap/>
            <w:vAlign w:val="bottom"/>
            <w:hideMark/>
          </w:tcPr>
          <w:p w14:paraId="15AF5064" w14:textId="77777777" w:rsidR="008D7184" w:rsidRPr="008D7184" w:rsidRDefault="008D7184" w:rsidP="008D7184">
            <w:pPr>
              <w:spacing w:after="0" w:line="240" w:lineRule="auto"/>
              <w:jc w:val="right"/>
              <w:rPr>
                <w:ins w:id="575" w:author="Jessup, Benjamin" w:date="2022-05-31T09:15:00Z"/>
                <w:rFonts w:ascii="Calibri" w:eastAsia="Times New Roman" w:hAnsi="Calibri" w:cs="Calibri"/>
                <w:color w:val="000000"/>
              </w:rPr>
            </w:pPr>
            <w:ins w:id="576" w:author="Jessup, Benjamin" w:date="2022-05-31T09:15:00Z">
              <w:r w:rsidRPr="008D7184">
                <w:rPr>
                  <w:rFonts w:ascii="Calibri" w:eastAsia="Times New Roman" w:hAnsi="Calibri" w:cs="Calibri"/>
                  <w:color w:val="000000"/>
                </w:rPr>
                <w:t>44.6</w:t>
              </w:r>
            </w:ins>
          </w:p>
        </w:tc>
      </w:tr>
      <w:tr w:rsidR="008D7184" w:rsidRPr="008D7184" w14:paraId="638B6EF3" w14:textId="77777777" w:rsidTr="00843AD2">
        <w:trPr>
          <w:trHeight w:val="300"/>
          <w:ins w:id="577" w:author="Jessup, Benjamin" w:date="2022-05-31T09:15:00Z"/>
        </w:trPr>
        <w:tc>
          <w:tcPr>
            <w:tcW w:w="2240" w:type="dxa"/>
            <w:tcBorders>
              <w:top w:val="nil"/>
              <w:left w:val="nil"/>
              <w:bottom w:val="nil"/>
              <w:right w:val="nil"/>
            </w:tcBorders>
            <w:shd w:val="clear" w:color="auto" w:fill="auto"/>
            <w:noWrap/>
            <w:vAlign w:val="bottom"/>
            <w:hideMark/>
          </w:tcPr>
          <w:p w14:paraId="39314DBD" w14:textId="77777777" w:rsidR="008D7184" w:rsidRPr="008D7184" w:rsidRDefault="008D7184" w:rsidP="008D7184">
            <w:pPr>
              <w:spacing w:after="0" w:line="240" w:lineRule="auto"/>
              <w:rPr>
                <w:ins w:id="578" w:author="Jessup, Benjamin" w:date="2022-05-31T09:15:00Z"/>
                <w:rFonts w:ascii="Calibri" w:eastAsia="Times New Roman" w:hAnsi="Calibri" w:cs="Calibri"/>
                <w:color w:val="000000"/>
              </w:rPr>
            </w:pPr>
            <w:ins w:id="579" w:author="Jessup, Benjamin" w:date="2022-05-31T09:15:00Z">
              <w:r w:rsidRPr="008D7184">
                <w:rPr>
                  <w:rFonts w:ascii="Calibri" w:eastAsia="Times New Roman" w:hAnsi="Calibri" w:cs="Calibri"/>
                  <w:color w:val="000000"/>
                </w:rPr>
                <w:t>80th quantile</w:t>
              </w:r>
            </w:ins>
          </w:p>
        </w:tc>
        <w:tc>
          <w:tcPr>
            <w:tcW w:w="1126" w:type="dxa"/>
            <w:tcBorders>
              <w:top w:val="nil"/>
              <w:left w:val="nil"/>
              <w:bottom w:val="nil"/>
              <w:right w:val="nil"/>
            </w:tcBorders>
            <w:shd w:val="clear" w:color="auto" w:fill="auto"/>
            <w:noWrap/>
            <w:vAlign w:val="bottom"/>
            <w:hideMark/>
          </w:tcPr>
          <w:p w14:paraId="3380101C" w14:textId="77777777" w:rsidR="008D7184" w:rsidRPr="008D7184" w:rsidRDefault="008D7184" w:rsidP="008D7184">
            <w:pPr>
              <w:spacing w:after="0" w:line="240" w:lineRule="auto"/>
              <w:jc w:val="right"/>
              <w:rPr>
                <w:ins w:id="580" w:author="Jessup, Benjamin" w:date="2022-05-31T09:15:00Z"/>
                <w:rFonts w:ascii="Calibri" w:eastAsia="Times New Roman" w:hAnsi="Calibri" w:cs="Calibri"/>
                <w:color w:val="000000"/>
              </w:rPr>
            </w:pPr>
            <w:ins w:id="581" w:author="Jessup, Benjamin" w:date="2022-05-31T09:15:00Z">
              <w:r w:rsidRPr="008D7184">
                <w:rPr>
                  <w:rFonts w:ascii="Calibri" w:eastAsia="Times New Roman" w:hAnsi="Calibri" w:cs="Calibri"/>
                  <w:color w:val="000000"/>
                </w:rPr>
                <w:t>69.2</w:t>
              </w:r>
            </w:ins>
          </w:p>
        </w:tc>
        <w:tc>
          <w:tcPr>
            <w:tcW w:w="1120" w:type="dxa"/>
            <w:tcBorders>
              <w:top w:val="nil"/>
              <w:left w:val="nil"/>
              <w:bottom w:val="nil"/>
              <w:right w:val="nil"/>
            </w:tcBorders>
            <w:shd w:val="clear" w:color="auto" w:fill="auto"/>
            <w:noWrap/>
            <w:vAlign w:val="bottom"/>
            <w:hideMark/>
          </w:tcPr>
          <w:p w14:paraId="52F6DD0F" w14:textId="77777777" w:rsidR="008D7184" w:rsidRPr="008D7184" w:rsidRDefault="008D7184" w:rsidP="008D7184">
            <w:pPr>
              <w:spacing w:after="0" w:line="240" w:lineRule="auto"/>
              <w:jc w:val="right"/>
              <w:rPr>
                <w:ins w:id="582" w:author="Jessup, Benjamin" w:date="2022-05-31T09:15:00Z"/>
                <w:rFonts w:ascii="Calibri" w:eastAsia="Times New Roman" w:hAnsi="Calibri" w:cs="Calibri"/>
                <w:color w:val="000000"/>
              </w:rPr>
            </w:pPr>
            <w:ins w:id="583" w:author="Jessup, Benjamin" w:date="2022-05-31T09:15:00Z">
              <w:r w:rsidRPr="008D7184">
                <w:rPr>
                  <w:rFonts w:ascii="Calibri" w:eastAsia="Times New Roman" w:hAnsi="Calibri" w:cs="Calibri"/>
                  <w:color w:val="000000"/>
                </w:rPr>
                <w:t>47.0</w:t>
              </w:r>
            </w:ins>
          </w:p>
        </w:tc>
      </w:tr>
      <w:tr w:rsidR="008D7184" w:rsidRPr="008D7184" w14:paraId="381F404A" w14:textId="77777777" w:rsidTr="00843AD2">
        <w:trPr>
          <w:trHeight w:val="300"/>
          <w:ins w:id="584" w:author="Jessup, Benjamin" w:date="2022-05-31T09:15:00Z"/>
        </w:trPr>
        <w:tc>
          <w:tcPr>
            <w:tcW w:w="2240" w:type="dxa"/>
            <w:tcBorders>
              <w:top w:val="nil"/>
              <w:left w:val="nil"/>
              <w:bottom w:val="nil"/>
              <w:right w:val="nil"/>
            </w:tcBorders>
            <w:shd w:val="clear" w:color="auto" w:fill="auto"/>
            <w:noWrap/>
            <w:vAlign w:val="bottom"/>
            <w:hideMark/>
          </w:tcPr>
          <w:p w14:paraId="772C4CB2" w14:textId="77777777" w:rsidR="008D7184" w:rsidRPr="008D7184" w:rsidRDefault="008D7184" w:rsidP="008D7184">
            <w:pPr>
              <w:spacing w:after="0" w:line="240" w:lineRule="auto"/>
              <w:rPr>
                <w:ins w:id="585" w:author="Jessup, Benjamin" w:date="2022-05-31T09:15:00Z"/>
                <w:rFonts w:ascii="Calibri" w:eastAsia="Times New Roman" w:hAnsi="Calibri" w:cs="Calibri"/>
                <w:color w:val="000000"/>
              </w:rPr>
            </w:pPr>
            <w:ins w:id="586" w:author="Jessup, Benjamin" w:date="2022-05-31T09:15:00Z">
              <w:r w:rsidRPr="008D7184">
                <w:rPr>
                  <w:rFonts w:ascii="Calibri" w:eastAsia="Times New Roman" w:hAnsi="Calibri" w:cs="Calibri"/>
                  <w:color w:val="000000"/>
                </w:rPr>
                <w:t>85th quantile</w:t>
              </w:r>
            </w:ins>
          </w:p>
        </w:tc>
        <w:tc>
          <w:tcPr>
            <w:tcW w:w="1126" w:type="dxa"/>
            <w:tcBorders>
              <w:top w:val="nil"/>
              <w:left w:val="nil"/>
              <w:bottom w:val="nil"/>
              <w:right w:val="nil"/>
            </w:tcBorders>
            <w:shd w:val="clear" w:color="auto" w:fill="auto"/>
            <w:noWrap/>
            <w:vAlign w:val="bottom"/>
            <w:hideMark/>
          </w:tcPr>
          <w:p w14:paraId="7987427F" w14:textId="77777777" w:rsidR="008D7184" w:rsidRPr="008D7184" w:rsidRDefault="008D7184" w:rsidP="008D7184">
            <w:pPr>
              <w:spacing w:after="0" w:line="240" w:lineRule="auto"/>
              <w:jc w:val="right"/>
              <w:rPr>
                <w:ins w:id="587" w:author="Jessup, Benjamin" w:date="2022-05-31T09:15:00Z"/>
                <w:rFonts w:ascii="Calibri" w:eastAsia="Times New Roman" w:hAnsi="Calibri" w:cs="Calibri"/>
                <w:color w:val="000000"/>
              </w:rPr>
            </w:pPr>
            <w:ins w:id="588" w:author="Jessup, Benjamin" w:date="2022-05-31T09:15:00Z">
              <w:r w:rsidRPr="008D7184">
                <w:rPr>
                  <w:rFonts w:ascii="Calibri" w:eastAsia="Times New Roman" w:hAnsi="Calibri" w:cs="Calibri"/>
                  <w:color w:val="000000"/>
                </w:rPr>
                <w:t>71.8</w:t>
              </w:r>
            </w:ins>
          </w:p>
        </w:tc>
        <w:tc>
          <w:tcPr>
            <w:tcW w:w="1120" w:type="dxa"/>
            <w:tcBorders>
              <w:top w:val="nil"/>
              <w:left w:val="nil"/>
              <w:bottom w:val="nil"/>
              <w:right w:val="nil"/>
            </w:tcBorders>
            <w:shd w:val="clear" w:color="auto" w:fill="auto"/>
            <w:noWrap/>
            <w:vAlign w:val="bottom"/>
            <w:hideMark/>
          </w:tcPr>
          <w:p w14:paraId="550EE976" w14:textId="77777777" w:rsidR="008D7184" w:rsidRPr="008D7184" w:rsidRDefault="008D7184" w:rsidP="008D7184">
            <w:pPr>
              <w:spacing w:after="0" w:line="240" w:lineRule="auto"/>
              <w:jc w:val="right"/>
              <w:rPr>
                <w:ins w:id="589" w:author="Jessup, Benjamin" w:date="2022-05-31T09:15:00Z"/>
                <w:rFonts w:ascii="Calibri" w:eastAsia="Times New Roman" w:hAnsi="Calibri" w:cs="Calibri"/>
                <w:color w:val="000000"/>
              </w:rPr>
            </w:pPr>
            <w:ins w:id="590" w:author="Jessup, Benjamin" w:date="2022-05-31T09:15:00Z">
              <w:r w:rsidRPr="008D7184">
                <w:rPr>
                  <w:rFonts w:ascii="Calibri" w:eastAsia="Times New Roman" w:hAnsi="Calibri" w:cs="Calibri"/>
                  <w:color w:val="000000"/>
                </w:rPr>
                <w:t>50.5</w:t>
              </w:r>
            </w:ins>
          </w:p>
        </w:tc>
      </w:tr>
      <w:tr w:rsidR="008D7184" w:rsidRPr="008D7184" w14:paraId="721D15FA" w14:textId="77777777" w:rsidTr="00843AD2">
        <w:trPr>
          <w:trHeight w:val="300"/>
          <w:ins w:id="591" w:author="Jessup, Benjamin" w:date="2022-05-31T09:15:00Z"/>
        </w:trPr>
        <w:tc>
          <w:tcPr>
            <w:tcW w:w="2240" w:type="dxa"/>
            <w:tcBorders>
              <w:top w:val="nil"/>
              <w:left w:val="nil"/>
              <w:bottom w:val="nil"/>
              <w:right w:val="nil"/>
            </w:tcBorders>
            <w:shd w:val="clear" w:color="auto" w:fill="auto"/>
            <w:noWrap/>
            <w:vAlign w:val="bottom"/>
            <w:hideMark/>
          </w:tcPr>
          <w:p w14:paraId="21F22A5B" w14:textId="77777777" w:rsidR="008D7184" w:rsidRPr="008D7184" w:rsidRDefault="008D7184" w:rsidP="008D7184">
            <w:pPr>
              <w:spacing w:after="0" w:line="240" w:lineRule="auto"/>
              <w:rPr>
                <w:ins w:id="592" w:author="Jessup, Benjamin" w:date="2022-05-31T09:15:00Z"/>
                <w:rFonts w:ascii="Calibri" w:eastAsia="Times New Roman" w:hAnsi="Calibri" w:cs="Calibri"/>
                <w:color w:val="000000"/>
              </w:rPr>
            </w:pPr>
            <w:ins w:id="593" w:author="Jessup, Benjamin" w:date="2022-05-31T09:15:00Z">
              <w:r w:rsidRPr="008D7184">
                <w:rPr>
                  <w:rFonts w:ascii="Calibri" w:eastAsia="Times New Roman" w:hAnsi="Calibri" w:cs="Calibri"/>
                  <w:color w:val="000000"/>
                </w:rPr>
                <w:t>90th quantile</w:t>
              </w:r>
            </w:ins>
          </w:p>
        </w:tc>
        <w:tc>
          <w:tcPr>
            <w:tcW w:w="1126" w:type="dxa"/>
            <w:tcBorders>
              <w:top w:val="nil"/>
              <w:left w:val="nil"/>
              <w:bottom w:val="nil"/>
              <w:right w:val="nil"/>
            </w:tcBorders>
            <w:shd w:val="clear" w:color="auto" w:fill="auto"/>
            <w:noWrap/>
            <w:vAlign w:val="bottom"/>
            <w:hideMark/>
          </w:tcPr>
          <w:p w14:paraId="624FA5DF" w14:textId="77777777" w:rsidR="008D7184" w:rsidRPr="008D7184" w:rsidRDefault="008D7184" w:rsidP="008D7184">
            <w:pPr>
              <w:spacing w:after="0" w:line="240" w:lineRule="auto"/>
              <w:jc w:val="right"/>
              <w:rPr>
                <w:ins w:id="594" w:author="Jessup, Benjamin" w:date="2022-05-31T09:15:00Z"/>
                <w:rFonts w:ascii="Calibri" w:eastAsia="Times New Roman" w:hAnsi="Calibri" w:cs="Calibri"/>
                <w:color w:val="000000"/>
              </w:rPr>
            </w:pPr>
            <w:ins w:id="595" w:author="Jessup, Benjamin" w:date="2022-05-31T09:15:00Z">
              <w:r w:rsidRPr="008D7184">
                <w:rPr>
                  <w:rFonts w:ascii="Calibri" w:eastAsia="Times New Roman" w:hAnsi="Calibri" w:cs="Calibri"/>
                  <w:color w:val="000000"/>
                </w:rPr>
                <w:t>74.9</w:t>
              </w:r>
            </w:ins>
          </w:p>
        </w:tc>
        <w:tc>
          <w:tcPr>
            <w:tcW w:w="1120" w:type="dxa"/>
            <w:tcBorders>
              <w:top w:val="nil"/>
              <w:left w:val="nil"/>
              <w:bottom w:val="nil"/>
              <w:right w:val="nil"/>
            </w:tcBorders>
            <w:shd w:val="clear" w:color="auto" w:fill="auto"/>
            <w:noWrap/>
            <w:vAlign w:val="bottom"/>
            <w:hideMark/>
          </w:tcPr>
          <w:p w14:paraId="249B3A6C" w14:textId="77777777" w:rsidR="008D7184" w:rsidRPr="008D7184" w:rsidRDefault="008D7184" w:rsidP="008D7184">
            <w:pPr>
              <w:spacing w:after="0" w:line="240" w:lineRule="auto"/>
              <w:jc w:val="right"/>
              <w:rPr>
                <w:ins w:id="596" w:author="Jessup, Benjamin" w:date="2022-05-31T09:15:00Z"/>
                <w:rFonts w:ascii="Calibri" w:eastAsia="Times New Roman" w:hAnsi="Calibri" w:cs="Calibri"/>
                <w:color w:val="000000"/>
              </w:rPr>
            </w:pPr>
            <w:ins w:id="597" w:author="Jessup, Benjamin" w:date="2022-05-31T09:15:00Z">
              <w:r w:rsidRPr="008D7184">
                <w:rPr>
                  <w:rFonts w:ascii="Calibri" w:eastAsia="Times New Roman" w:hAnsi="Calibri" w:cs="Calibri"/>
                  <w:color w:val="000000"/>
                </w:rPr>
                <w:t>51.9</w:t>
              </w:r>
            </w:ins>
          </w:p>
        </w:tc>
      </w:tr>
      <w:tr w:rsidR="008D7184" w:rsidRPr="008D7184" w14:paraId="4DAFACE6" w14:textId="77777777" w:rsidTr="008F45CA">
        <w:trPr>
          <w:trHeight w:val="300"/>
          <w:ins w:id="598" w:author="Jessup, Benjamin" w:date="2022-05-31T09:15:00Z"/>
        </w:trPr>
        <w:tc>
          <w:tcPr>
            <w:tcW w:w="2240" w:type="dxa"/>
            <w:tcBorders>
              <w:top w:val="nil"/>
              <w:left w:val="nil"/>
              <w:right w:val="nil"/>
            </w:tcBorders>
            <w:shd w:val="clear" w:color="auto" w:fill="auto"/>
            <w:noWrap/>
            <w:vAlign w:val="bottom"/>
            <w:hideMark/>
          </w:tcPr>
          <w:p w14:paraId="60E1025E" w14:textId="77777777" w:rsidR="008D7184" w:rsidRPr="008D7184" w:rsidRDefault="008D7184" w:rsidP="008D7184">
            <w:pPr>
              <w:spacing w:after="0" w:line="240" w:lineRule="auto"/>
              <w:rPr>
                <w:ins w:id="599" w:author="Jessup, Benjamin" w:date="2022-05-31T09:15:00Z"/>
                <w:rFonts w:ascii="Calibri" w:eastAsia="Times New Roman" w:hAnsi="Calibri" w:cs="Calibri"/>
                <w:color w:val="000000"/>
              </w:rPr>
            </w:pPr>
            <w:ins w:id="600" w:author="Jessup, Benjamin" w:date="2022-05-31T09:15:00Z">
              <w:r w:rsidRPr="008D7184">
                <w:rPr>
                  <w:rFonts w:ascii="Calibri" w:eastAsia="Times New Roman" w:hAnsi="Calibri" w:cs="Calibri"/>
                  <w:color w:val="000000"/>
                </w:rPr>
                <w:t>95th quantile</w:t>
              </w:r>
            </w:ins>
          </w:p>
        </w:tc>
        <w:tc>
          <w:tcPr>
            <w:tcW w:w="1126" w:type="dxa"/>
            <w:tcBorders>
              <w:top w:val="nil"/>
              <w:left w:val="nil"/>
              <w:right w:val="nil"/>
            </w:tcBorders>
            <w:shd w:val="clear" w:color="auto" w:fill="auto"/>
            <w:noWrap/>
            <w:vAlign w:val="bottom"/>
            <w:hideMark/>
          </w:tcPr>
          <w:p w14:paraId="3324B561" w14:textId="77777777" w:rsidR="008D7184" w:rsidRPr="008D7184" w:rsidRDefault="008D7184" w:rsidP="008D7184">
            <w:pPr>
              <w:spacing w:after="0" w:line="240" w:lineRule="auto"/>
              <w:jc w:val="right"/>
              <w:rPr>
                <w:ins w:id="601" w:author="Jessup, Benjamin" w:date="2022-05-31T09:15:00Z"/>
                <w:rFonts w:ascii="Calibri" w:eastAsia="Times New Roman" w:hAnsi="Calibri" w:cs="Calibri"/>
                <w:color w:val="000000"/>
              </w:rPr>
            </w:pPr>
            <w:ins w:id="602" w:author="Jessup, Benjamin" w:date="2022-05-31T09:15:00Z">
              <w:r w:rsidRPr="008D7184">
                <w:rPr>
                  <w:rFonts w:ascii="Calibri" w:eastAsia="Times New Roman" w:hAnsi="Calibri" w:cs="Calibri"/>
                  <w:color w:val="000000"/>
                </w:rPr>
                <w:t>77.6</w:t>
              </w:r>
            </w:ins>
          </w:p>
        </w:tc>
        <w:tc>
          <w:tcPr>
            <w:tcW w:w="1120" w:type="dxa"/>
            <w:tcBorders>
              <w:top w:val="nil"/>
              <w:left w:val="nil"/>
              <w:right w:val="nil"/>
            </w:tcBorders>
            <w:shd w:val="clear" w:color="auto" w:fill="auto"/>
            <w:noWrap/>
            <w:vAlign w:val="bottom"/>
            <w:hideMark/>
          </w:tcPr>
          <w:p w14:paraId="224F0CED" w14:textId="77777777" w:rsidR="008D7184" w:rsidRPr="008D7184" w:rsidRDefault="008D7184" w:rsidP="008D7184">
            <w:pPr>
              <w:spacing w:after="0" w:line="240" w:lineRule="auto"/>
              <w:jc w:val="right"/>
              <w:rPr>
                <w:ins w:id="603" w:author="Jessup, Benjamin" w:date="2022-05-31T09:15:00Z"/>
                <w:rFonts w:ascii="Calibri" w:eastAsia="Times New Roman" w:hAnsi="Calibri" w:cs="Calibri"/>
                <w:color w:val="000000"/>
              </w:rPr>
            </w:pPr>
            <w:ins w:id="604" w:author="Jessup, Benjamin" w:date="2022-05-31T09:15:00Z">
              <w:r w:rsidRPr="008D7184">
                <w:rPr>
                  <w:rFonts w:ascii="Calibri" w:eastAsia="Times New Roman" w:hAnsi="Calibri" w:cs="Calibri"/>
                  <w:color w:val="000000"/>
                </w:rPr>
                <w:t>52.8</w:t>
              </w:r>
            </w:ins>
          </w:p>
        </w:tc>
      </w:tr>
      <w:tr w:rsidR="008D7184" w:rsidRPr="008D7184" w14:paraId="7548496D" w14:textId="77777777" w:rsidTr="008F45CA">
        <w:trPr>
          <w:trHeight w:val="300"/>
          <w:ins w:id="605" w:author="Jessup, Benjamin" w:date="2022-05-31T09:15:00Z"/>
        </w:trPr>
        <w:tc>
          <w:tcPr>
            <w:tcW w:w="2240" w:type="dxa"/>
            <w:tcBorders>
              <w:top w:val="nil"/>
              <w:left w:val="nil"/>
              <w:bottom w:val="single" w:sz="4" w:space="0" w:color="auto"/>
              <w:right w:val="nil"/>
            </w:tcBorders>
            <w:shd w:val="clear" w:color="auto" w:fill="auto"/>
            <w:noWrap/>
            <w:vAlign w:val="bottom"/>
            <w:hideMark/>
          </w:tcPr>
          <w:p w14:paraId="6788D45C" w14:textId="77777777" w:rsidR="008D7184" w:rsidRPr="008D7184" w:rsidRDefault="008D7184" w:rsidP="008D7184">
            <w:pPr>
              <w:spacing w:after="0" w:line="240" w:lineRule="auto"/>
              <w:rPr>
                <w:ins w:id="606" w:author="Jessup, Benjamin" w:date="2022-05-31T09:15:00Z"/>
                <w:rFonts w:ascii="Calibri" w:eastAsia="Times New Roman" w:hAnsi="Calibri" w:cs="Calibri"/>
                <w:color w:val="000000"/>
              </w:rPr>
            </w:pPr>
            <w:ins w:id="607" w:author="Jessup, Benjamin" w:date="2022-05-31T09:15:00Z">
              <w:r w:rsidRPr="008D7184">
                <w:rPr>
                  <w:rFonts w:ascii="Calibri" w:eastAsia="Times New Roman" w:hAnsi="Calibri" w:cs="Calibri"/>
                  <w:color w:val="000000"/>
                </w:rPr>
                <w:t>Maximum</w:t>
              </w:r>
            </w:ins>
          </w:p>
        </w:tc>
        <w:tc>
          <w:tcPr>
            <w:tcW w:w="1126" w:type="dxa"/>
            <w:tcBorders>
              <w:top w:val="nil"/>
              <w:left w:val="nil"/>
              <w:bottom w:val="single" w:sz="4" w:space="0" w:color="auto"/>
              <w:right w:val="nil"/>
            </w:tcBorders>
            <w:shd w:val="clear" w:color="auto" w:fill="auto"/>
            <w:noWrap/>
            <w:vAlign w:val="bottom"/>
            <w:hideMark/>
          </w:tcPr>
          <w:p w14:paraId="0747C157" w14:textId="77777777" w:rsidR="008D7184" w:rsidRPr="008D7184" w:rsidRDefault="008D7184" w:rsidP="008D7184">
            <w:pPr>
              <w:spacing w:after="0" w:line="240" w:lineRule="auto"/>
              <w:jc w:val="right"/>
              <w:rPr>
                <w:ins w:id="608" w:author="Jessup, Benjamin" w:date="2022-05-31T09:15:00Z"/>
                <w:rFonts w:ascii="Calibri" w:eastAsia="Times New Roman" w:hAnsi="Calibri" w:cs="Calibri"/>
                <w:color w:val="000000"/>
              </w:rPr>
            </w:pPr>
            <w:ins w:id="609" w:author="Jessup, Benjamin" w:date="2022-05-31T09:15:00Z">
              <w:r w:rsidRPr="008D7184">
                <w:rPr>
                  <w:rFonts w:ascii="Calibri" w:eastAsia="Times New Roman" w:hAnsi="Calibri" w:cs="Calibri"/>
                  <w:color w:val="000000"/>
                </w:rPr>
                <w:t>88.8</w:t>
              </w:r>
            </w:ins>
          </w:p>
        </w:tc>
        <w:tc>
          <w:tcPr>
            <w:tcW w:w="1120" w:type="dxa"/>
            <w:tcBorders>
              <w:top w:val="nil"/>
              <w:left w:val="nil"/>
              <w:bottom w:val="single" w:sz="4" w:space="0" w:color="auto"/>
              <w:right w:val="nil"/>
            </w:tcBorders>
            <w:shd w:val="clear" w:color="auto" w:fill="auto"/>
            <w:noWrap/>
            <w:vAlign w:val="bottom"/>
            <w:hideMark/>
          </w:tcPr>
          <w:p w14:paraId="66D0DA01" w14:textId="77777777" w:rsidR="008D7184" w:rsidRPr="008D7184" w:rsidRDefault="008D7184" w:rsidP="008D7184">
            <w:pPr>
              <w:spacing w:after="0" w:line="240" w:lineRule="auto"/>
              <w:jc w:val="right"/>
              <w:rPr>
                <w:ins w:id="610" w:author="Jessup, Benjamin" w:date="2022-05-31T09:15:00Z"/>
                <w:rFonts w:ascii="Calibri" w:eastAsia="Times New Roman" w:hAnsi="Calibri" w:cs="Calibri"/>
                <w:color w:val="000000"/>
              </w:rPr>
            </w:pPr>
            <w:ins w:id="611" w:author="Jessup, Benjamin" w:date="2022-05-31T09:15:00Z">
              <w:r w:rsidRPr="008D7184">
                <w:rPr>
                  <w:rFonts w:ascii="Calibri" w:eastAsia="Times New Roman" w:hAnsi="Calibri" w:cs="Calibri"/>
                  <w:color w:val="000000"/>
                </w:rPr>
                <w:t>83.4</w:t>
              </w:r>
            </w:ins>
          </w:p>
        </w:tc>
      </w:tr>
    </w:tbl>
    <w:p w14:paraId="0FAB578A" w14:textId="21CD409D" w:rsidR="00966CEA" w:rsidDel="005736F0" w:rsidRDefault="00966CEA" w:rsidP="00966CEA">
      <w:pPr>
        <w:rPr>
          <w:del w:id="612" w:author="Jessup, Benjamin" w:date="2022-05-31T12:31:00Z"/>
        </w:rPr>
      </w:pPr>
    </w:p>
    <w:p w14:paraId="3B49FBDC" w14:textId="361BC430" w:rsidR="00966CEA" w:rsidDel="00452094" w:rsidRDefault="00E4700F" w:rsidP="00966CEA">
      <w:pPr>
        <w:rPr>
          <w:del w:id="613" w:author="Jessup, Benjamin" w:date="2022-05-31T07:44:00Z"/>
        </w:rPr>
      </w:pPr>
      <w:ins w:id="614" w:author="Jessup, Benjamin" w:date="2022-05-31T09:28:00Z">
        <w:r>
          <w:t xml:space="preserve">The </w:t>
        </w:r>
      </w:ins>
      <w:ins w:id="615" w:author="Jessup, Benjamin" w:date="2022-05-31T09:29:00Z">
        <w:r>
          <w:t>n</w:t>
        </w:r>
      </w:ins>
      <w:ins w:id="616" w:author="Jessup, Benjamin" w:date="2022-05-31T09:28:00Z">
        <w:r>
          <w:t xml:space="preserve">ational </w:t>
        </w:r>
      </w:ins>
      <w:ins w:id="617" w:author="Jessup, Benjamin" w:date="2022-05-31T09:29:00Z">
        <w:r>
          <w:t xml:space="preserve">diatom MMI (Carlisle 2022) distinguished reference and degraded </w:t>
        </w:r>
      </w:ins>
      <w:ins w:id="618" w:author="Jessup, Benjamin" w:date="2022-05-31T09:30:00Z">
        <w:r>
          <w:t xml:space="preserve">in Plains sites (Figure </w:t>
        </w:r>
      </w:ins>
      <w:ins w:id="619" w:author="Jessup, Benjamin" w:date="2022-05-31T11:06:00Z">
        <w:r w:rsidR="00937537">
          <w:t>6</w:t>
        </w:r>
      </w:ins>
      <w:ins w:id="620" w:author="Jessup, Benjamin" w:date="2022-05-31T09:30:00Z">
        <w:r>
          <w:t>). The national MMI did not dist</w:t>
        </w:r>
      </w:ins>
      <w:ins w:id="621" w:author="Jessup, Benjamin" w:date="2022-05-31T09:31:00Z">
        <w:r>
          <w:t xml:space="preserve">inguish disturbance conditions in the Mountains or the Mid-elevation Mountains and Basins. It should be expected that a </w:t>
        </w:r>
      </w:ins>
      <w:ins w:id="622" w:author="Jessup, Benjamin" w:date="2022-05-31T09:33:00Z">
        <w:r>
          <w:t>statewide</w:t>
        </w:r>
      </w:ins>
      <w:ins w:id="623" w:author="Jessup, Benjamin" w:date="2022-05-31T09:32:00Z">
        <w:r>
          <w:t xml:space="preserve"> calibrated index would distinguish disturbance conditions better than an index cali</w:t>
        </w:r>
      </w:ins>
      <w:ins w:id="624" w:author="Jessup, Benjamin" w:date="2022-05-31T09:33:00Z">
        <w:r>
          <w:t xml:space="preserve">brated to a larger national region. </w:t>
        </w:r>
      </w:ins>
    </w:p>
    <w:p w14:paraId="5DF33529" w14:textId="5D2816C4" w:rsidR="00E4700F" w:rsidRDefault="00E4700F" w:rsidP="00966CEA">
      <w:pPr>
        <w:rPr>
          <w:ins w:id="625" w:author="Jessup, Benjamin" w:date="2022-05-31T09:34:00Z"/>
        </w:rPr>
      </w:pPr>
    </w:p>
    <w:p w14:paraId="2450ED80" w14:textId="62423A8E" w:rsidR="00E4700F" w:rsidRDefault="005736F0" w:rsidP="00966CEA">
      <w:pPr>
        <w:rPr>
          <w:ins w:id="626" w:author="Jessup, Benjamin" w:date="2022-05-31T09:34:00Z"/>
        </w:rPr>
      </w:pPr>
      <w:ins w:id="627" w:author="Jessup, Benjamin" w:date="2022-05-31T07:47:00Z">
        <w:r w:rsidRPr="00452094">
          <w:rPr>
            <w:noProof/>
          </w:rPr>
          <w:drawing>
            <wp:anchor distT="0" distB="0" distL="114300" distR="114300" simplePos="0" relativeHeight="251690496" behindDoc="0" locked="0" layoutInCell="1" allowOverlap="1" wp14:anchorId="6F2434EF" wp14:editId="1B72BDA0">
              <wp:simplePos x="0" y="0"/>
              <wp:positionH relativeFrom="column">
                <wp:posOffset>34925</wp:posOffset>
              </wp:positionH>
              <wp:positionV relativeFrom="paragraph">
                <wp:posOffset>54957</wp:posOffset>
              </wp:positionV>
              <wp:extent cx="4013166" cy="4032507"/>
              <wp:effectExtent l="0" t="0" r="6985" b="6350"/>
              <wp:wrapNone/>
              <wp:docPr id="38" name="Picture 5">
                <a:extLst xmlns:a="http://schemas.openxmlformats.org/drawingml/2006/main">
                  <a:ext uri="{FF2B5EF4-FFF2-40B4-BE49-F238E27FC236}">
                    <a16:creationId xmlns:a16="http://schemas.microsoft.com/office/drawing/2014/main" id="{5FD8F38E-DDA7-4B61-A949-B0D4B0921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FD8F38E-DDA7-4B61-A949-B0D4B09213EC}"/>
                          </a:ext>
                        </a:extLst>
                      </pic:cNvPr>
                      <pic:cNvPicPr>
                        <a:picLocks noChangeAspect="1"/>
                      </pic:cNvPicPr>
                    </pic:nvPicPr>
                    <pic:blipFill>
                      <a:blip r:embed="rId29"/>
                      <a:stretch>
                        <a:fillRect/>
                      </a:stretch>
                    </pic:blipFill>
                    <pic:spPr>
                      <a:xfrm>
                        <a:off x="0" y="0"/>
                        <a:ext cx="4013166" cy="4032507"/>
                      </a:xfrm>
                      <a:prstGeom prst="rect">
                        <a:avLst/>
                      </a:prstGeom>
                    </pic:spPr>
                  </pic:pic>
                </a:graphicData>
              </a:graphic>
            </wp:anchor>
          </w:drawing>
        </w:r>
      </w:ins>
    </w:p>
    <w:p w14:paraId="48090AF9" w14:textId="77777777" w:rsidR="00E4700F" w:rsidRDefault="00E4700F" w:rsidP="00966CEA">
      <w:pPr>
        <w:rPr>
          <w:ins w:id="628" w:author="Jessup, Benjamin" w:date="2022-05-31T09:34:00Z"/>
        </w:rPr>
      </w:pPr>
    </w:p>
    <w:p w14:paraId="204FFFA4" w14:textId="41C72201" w:rsidR="00966CEA" w:rsidRDefault="00966CEA" w:rsidP="00966CEA"/>
    <w:p w14:paraId="380EEC74" w14:textId="03BD6D27" w:rsidR="00966CEA" w:rsidRDefault="00966CEA" w:rsidP="00966CEA"/>
    <w:p w14:paraId="2F91E89F" w14:textId="77777777" w:rsidR="00966CEA" w:rsidRDefault="00966CEA" w:rsidP="00966CEA"/>
    <w:p w14:paraId="0B95E45F" w14:textId="77777777" w:rsidR="00966CEA" w:rsidRDefault="00966CEA" w:rsidP="00966CEA"/>
    <w:p w14:paraId="1066C45E" w14:textId="77777777" w:rsidR="00966CEA" w:rsidRDefault="00966CEA" w:rsidP="00966CEA"/>
    <w:p w14:paraId="5187F1EF" w14:textId="77777777" w:rsidR="00966CEA" w:rsidRDefault="00966CEA" w:rsidP="00966CEA"/>
    <w:p w14:paraId="675948F8" w14:textId="77777777" w:rsidR="00966CEA" w:rsidRDefault="00966CEA" w:rsidP="00966CEA"/>
    <w:p w14:paraId="3CE24361" w14:textId="79534BB1" w:rsidR="00966CEA" w:rsidRDefault="00966CEA" w:rsidP="00966CEA"/>
    <w:p w14:paraId="3B000BB1" w14:textId="77777777" w:rsidR="00DF4B49" w:rsidRPr="00DF4B49" w:rsidRDefault="00DF4B49" w:rsidP="00402491">
      <w:pPr>
        <w:rPr>
          <w:shd w:val="clear" w:color="auto" w:fill="FFFFFF"/>
        </w:rPr>
      </w:pPr>
    </w:p>
    <w:p w14:paraId="0743E3A4" w14:textId="77777777" w:rsidR="00901579" w:rsidRDefault="00901579" w:rsidP="00D44EB6">
      <w:pPr>
        <w:rPr>
          <w:shd w:val="clear" w:color="auto" w:fill="FFFFFF"/>
        </w:rPr>
      </w:pPr>
    </w:p>
    <w:p w14:paraId="56C93E8C" w14:textId="01715216" w:rsidR="005D4F61" w:rsidRDefault="005D4F61" w:rsidP="00D44EB6">
      <w:pPr>
        <w:rPr>
          <w:shd w:val="clear" w:color="auto" w:fill="FFFFFF"/>
        </w:rPr>
      </w:pPr>
    </w:p>
    <w:p w14:paraId="7366C592" w14:textId="48B658FE" w:rsidR="005D4F61" w:rsidRDefault="005D4F61" w:rsidP="00D44EB6">
      <w:pPr>
        <w:rPr>
          <w:shd w:val="clear" w:color="auto" w:fill="FFFFFF"/>
        </w:rPr>
      </w:pPr>
    </w:p>
    <w:p w14:paraId="1680DD52" w14:textId="0F705017" w:rsidR="005D4F61" w:rsidRDefault="00E4700F" w:rsidP="00D44EB6">
      <w:pPr>
        <w:rPr>
          <w:shd w:val="clear" w:color="auto" w:fill="FFFFFF"/>
        </w:rPr>
      </w:pPr>
      <w:ins w:id="629" w:author="Jessup, Benjamin" w:date="2022-05-31T09:34:00Z">
        <w:r>
          <w:rPr>
            <w:noProof/>
          </w:rPr>
          <mc:AlternateContent>
            <mc:Choice Requires="wps">
              <w:drawing>
                <wp:anchor distT="0" distB="0" distL="114300" distR="114300" simplePos="0" relativeHeight="251694592" behindDoc="0" locked="0" layoutInCell="1" allowOverlap="1" wp14:anchorId="6A8C2D1D" wp14:editId="6357DC72">
                  <wp:simplePos x="0" y="0"/>
                  <wp:positionH relativeFrom="column">
                    <wp:posOffset>-9525</wp:posOffset>
                  </wp:positionH>
                  <wp:positionV relativeFrom="paragraph">
                    <wp:posOffset>91440</wp:posOffset>
                  </wp:positionV>
                  <wp:extent cx="6048375" cy="635"/>
                  <wp:effectExtent l="0" t="0" r="9525" b="8890"/>
                  <wp:wrapNone/>
                  <wp:docPr id="44" name="Text Box 44"/>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31CFBA2B" w14:textId="69F16125" w:rsidR="0082378E" w:rsidRPr="00E12BA3" w:rsidRDefault="0082378E" w:rsidP="002F1AEC">
                              <w:pPr>
                                <w:pStyle w:val="Caption"/>
                              </w:pPr>
                              <w:bookmarkStart w:id="630" w:name="_Toc104959274"/>
                              <w:ins w:id="631" w:author="Jessup, Benjamin" w:date="2022-05-31T09:34:00Z">
                                <w:r w:rsidRPr="002F1AEC">
                                  <w:rPr>
                                    <w:sz w:val="22"/>
                                    <w:szCs w:val="22"/>
                                  </w:rPr>
                                  <w:t xml:space="preserve">Figure </w:t>
                                </w:r>
                                <w:r w:rsidRPr="002F1AEC">
                                  <w:rPr>
                                    <w:sz w:val="22"/>
                                    <w:szCs w:val="22"/>
                                  </w:rPr>
                                  <w:fldChar w:fldCharType="begin"/>
                                </w:r>
                                <w:r w:rsidRPr="002F1AEC">
                                  <w:rPr>
                                    <w:sz w:val="22"/>
                                    <w:szCs w:val="22"/>
                                  </w:rPr>
                                  <w:instrText xml:space="preserve"> SEQ Figure \* ARABIC </w:instrText>
                                </w:r>
                              </w:ins>
                              <w:r w:rsidRPr="002F1AEC">
                                <w:rPr>
                                  <w:sz w:val="22"/>
                                  <w:szCs w:val="22"/>
                                </w:rPr>
                                <w:fldChar w:fldCharType="separate"/>
                              </w:r>
                              <w:r w:rsidR="00FE4DC4">
                                <w:rPr>
                                  <w:noProof/>
                                  <w:sz w:val="22"/>
                                  <w:szCs w:val="22"/>
                                </w:rPr>
                                <w:t>6</w:t>
                              </w:r>
                              <w:ins w:id="632" w:author="Jessup, Benjamin" w:date="2022-05-31T09:34:00Z">
                                <w:r w:rsidRPr="002F1AEC">
                                  <w:rPr>
                                    <w:sz w:val="22"/>
                                    <w:szCs w:val="22"/>
                                  </w:rPr>
                                  <w:fldChar w:fldCharType="end"/>
                                </w:r>
                              </w:ins>
                              <w:ins w:id="633" w:author="Jessup, Benjamin" w:date="2022-05-31T09:36:00Z">
                                <w:r w:rsidRPr="002F1AEC">
                                  <w:rPr>
                                    <w:sz w:val="22"/>
                                    <w:szCs w:val="22"/>
                                  </w:rPr>
                                  <w:t xml:space="preserve">. </w:t>
                                </w:r>
                                <w:r w:rsidRPr="00843AD2">
                                  <w:rPr>
                                    <w:sz w:val="22"/>
                                    <w:szCs w:val="22"/>
                                  </w:rPr>
                                  <w:t xml:space="preserve">Box plots illustrating </w:t>
                                </w:r>
                                <w:r>
                                  <w:rPr>
                                    <w:sz w:val="22"/>
                                    <w:szCs w:val="22"/>
                                  </w:rPr>
                                  <w:t>the national</w:t>
                                </w:r>
                                <w:r w:rsidRPr="00843AD2">
                                  <w:rPr>
                                    <w:sz w:val="22"/>
                                    <w:szCs w:val="22"/>
                                  </w:rPr>
                                  <w:t xml:space="preserve"> diatom index </w:t>
                                </w:r>
                                <w:r>
                                  <w:rPr>
                                    <w:sz w:val="22"/>
                                    <w:szCs w:val="22"/>
                                  </w:rPr>
                                  <w:t xml:space="preserve">(Carlisle et al. 2022) </w:t>
                                </w:r>
                                <w:r w:rsidRPr="00843AD2">
                                  <w:rPr>
                                    <w:sz w:val="22"/>
                                    <w:szCs w:val="22"/>
                                  </w:rPr>
                                  <w:t>score distributions among disturbance conditions and site types. Boxes show the intr</w:t>
                                </w:r>
                                <w:r>
                                  <w:rPr>
                                    <w:sz w:val="22"/>
                                    <w:szCs w:val="22"/>
                                  </w:rPr>
                                  <w:t>a</w:t>
                                </w:r>
                                <w:r w:rsidRPr="00843AD2">
                                  <w:rPr>
                                    <w:sz w:val="22"/>
                                    <w:szCs w:val="22"/>
                                  </w:rPr>
                                  <w:t>quartile range (25</w:t>
                                </w:r>
                                <w:r w:rsidRPr="00843AD2">
                                  <w:rPr>
                                    <w:sz w:val="22"/>
                                    <w:szCs w:val="22"/>
                                    <w:vertAlign w:val="superscript"/>
                                  </w:rPr>
                                  <w:t>th</w:t>
                                </w:r>
                                <w:r w:rsidRPr="00843AD2">
                                  <w:rPr>
                                    <w:sz w:val="22"/>
                                    <w:szCs w:val="22"/>
                                  </w:rPr>
                                  <w:t xml:space="preserve"> – 75 percentiles</w:t>
                                </w:r>
                                <w:r>
                                  <w:rPr>
                                    <w:sz w:val="22"/>
                                    <w:szCs w:val="22"/>
                                  </w:rPr>
                                  <w:t>)</w:t>
                                </w:r>
                                <w:r w:rsidRPr="00843AD2">
                                  <w:rPr>
                                    <w:sz w:val="22"/>
                                    <w:szCs w:val="22"/>
                                  </w:rPr>
                                  <w:t>, whiskers are the non-outlier minimum and maximum, and central bars are medians.</w:t>
                                </w:r>
                              </w:ins>
                              <w:bookmarkEnd w:id="6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C2D1D" id="Text Box 44" o:spid="_x0000_s1027" type="#_x0000_t202" style="position:absolute;margin-left:-.75pt;margin-top:7.2pt;width:476.25pt;height:.0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PerGQIAAD8EAAAOAAAAZHJzL2Uyb0RvYy54bWysU8Fu2zAMvQ/YPwi6L07aNSu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8efb6y83nEmKTa9vYo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" stroked="f">
                  <v:textbox style="mso-fit-shape-to-text:t" inset="0,0,0,0">
                    <w:txbxContent>
                      <w:p w14:paraId="31CFBA2B" w14:textId="69F16125" w:rsidR="0082378E" w:rsidRPr="00E12BA3" w:rsidRDefault="0082378E" w:rsidP="002F1AEC">
                        <w:pPr>
                          <w:pStyle w:val="Caption"/>
                        </w:pPr>
                        <w:bookmarkStart w:id="634" w:name="_Toc104959274"/>
                        <w:ins w:id="635" w:author="Jessup, Benjamin" w:date="2022-05-31T09:34:00Z">
                          <w:r w:rsidRPr="002F1AEC">
                            <w:rPr>
                              <w:sz w:val="22"/>
                              <w:szCs w:val="22"/>
                            </w:rPr>
                            <w:t xml:space="preserve">Figure </w:t>
                          </w:r>
                          <w:r w:rsidRPr="002F1AEC">
                            <w:rPr>
                              <w:sz w:val="22"/>
                              <w:szCs w:val="22"/>
                            </w:rPr>
                            <w:fldChar w:fldCharType="begin"/>
                          </w:r>
                          <w:r w:rsidRPr="002F1AEC">
                            <w:rPr>
                              <w:sz w:val="22"/>
                              <w:szCs w:val="22"/>
                            </w:rPr>
                            <w:instrText xml:space="preserve"> SEQ Figure \* ARABIC </w:instrText>
                          </w:r>
                        </w:ins>
                        <w:r w:rsidRPr="002F1AEC">
                          <w:rPr>
                            <w:sz w:val="22"/>
                            <w:szCs w:val="22"/>
                          </w:rPr>
                          <w:fldChar w:fldCharType="separate"/>
                        </w:r>
                        <w:r w:rsidR="00FE4DC4">
                          <w:rPr>
                            <w:noProof/>
                            <w:sz w:val="22"/>
                            <w:szCs w:val="22"/>
                          </w:rPr>
                          <w:t>6</w:t>
                        </w:r>
                        <w:ins w:id="636" w:author="Jessup, Benjamin" w:date="2022-05-31T09:34:00Z">
                          <w:r w:rsidRPr="002F1AEC">
                            <w:rPr>
                              <w:sz w:val="22"/>
                              <w:szCs w:val="22"/>
                            </w:rPr>
                            <w:fldChar w:fldCharType="end"/>
                          </w:r>
                        </w:ins>
                        <w:ins w:id="637" w:author="Jessup, Benjamin" w:date="2022-05-31T09:36:00Z">
                          <w:r w:rsidRPr="002F1AEC">
                            <w:rPr>
                              <w:sz w:val="22"/>
                              <w:szCs w:val="22"/>
                            </w:rPr>
                            <w:t xml:space="preserve">. </w:t>
                          </w:r>
                          <w:r w:rsidRPr="00843AD2">
                            <w:rPr>
                              <w:sz w:val="22"/>
                              <w:szCs w:val="22"/>
                            </w:rPr>
                            <w:t xml:space="preserve">Box plots illustrating </w:t>
                          </w:r>
                          <w:r>
                            <w:rPr>
                              <w:sz w:val="22"/>
                              <w:szCs w:val="22"/>
                            </w:rPr>
                            <w:t>the national</w:t>
                          </w:r>
                          <w:r w:rsidRPr="00843AD2">
                            <w:rPr>
                              <w:sz w:val="22"/>
                              <w:szCs w:val="22"/>
                            </w:rPr>
                            <w:t xml:space="preserve"> diatom index </w:t>
                          </w:r>
                          <w:r>
                            <w:rPr>
                              <w:sz w:val="22"/>
                              <w:szCs w:val="22"/>
                            </w:rPr>
                            <w:t xml:space="preserve">(Carlisle et al. 2022) </w:t>
                          </w:r>
                          <w:r w:rsidRPr="00843AD2">
                            <w:rPr>
                              <w:sz w:val="22"/>
                              <w:szCs w:val="22"/>
                            </w:rPr>
                            <w:t>score distributions among disturbance conditions and site types. Boxes show the intr</w:t>
                          </w:r>
                          <w:r>
                            <w:rPr>
                              <w:sz w:val="22"/>
                              <w:szCs w:val="22"/>
                            </w:rPr>
                            <w:t>a</w:t>
                          </w:r>
                          <w:r w:rsidRPr="00843AD2">
                            <w:rPr>
                              <w:sz w:val="22"/>
                              <w:szCs w:val="22"/>
                            </w:rPr>
                            <w:t>quartile range (25</w:t>
                          </w:r>
                          <w:r w:rsidRPr="00843AD2">
                            <w:rPr>
                              <w:sz w:val="22"/>
                              <w:szCs w:val="22"/>
                              <w:vertAlign w:val="superscript"/>
                            </w:rPr>
                            <w:t>th</w:t>
                          </w:r>
                          <w:r w:rsidRPr="00843AD2">
                            <w:rPr>
                              <w:sz w:val="22"/>
                              <w:szCs w:val="22"/>
                            </w:rPr>
                            <w:t xml:space="preserve"> – 75 percentiles</w:t>
                          </w:r>
                          <w:r>
                            <w:rPr>
                              <w:sz w:val="22"/>
                              <w:szCs w:val="22"/>
                            </w:rPr>
                            <w:t>)</w:t>
                          </w:r>
                          <w:r w:rsidRPr="00843AD2">
                            <w:rPr>
                              <w:sz w:val="22"/>
                              <w:szCs w:val="22"/>
                            </w:rPr>
                            <w:t>, whiskers are the non-outlier minimum and maximum, and central bars are medians.</w:t>
                          </w:r>
                        </w:ins>
                        <w:bookmarkEnd w:id="634"/>
                      </w:p>
                    </w:txbxContent>
                  </v:textbox>
                </v:shape>
              </w:pict>
            </mc:Fallback>
          </mc:AlternateContent>
        </w:r>
      </w:ins>
    </w:p>
    <w:p w14:paraId="5AFE05A4" w14:textId="5A43646E" w:rsidR="005D4F61" w:rsidRDefault="005D4F61" w:rsidP="00D44EB6">
      <w:pPr>
        <w:rPr>
          <w:rFonts w:asciiTheme="majorHAnsi" w:eastAsiaTheme="majorEastAsia" w:hAnsiTheme="majorHAnsi" w:cstheme="majorBidi"/>
          <w:color w:val="2F5496" w:themeColor="accent1" w:themeShade="BF"/>
          <w:sz w:val="32"/>
          <w:szCs w:val="32"/>
          <w:shd w:val="clear" w:color="auto" w:fill="FFFFFF"/>
        </w:rPr>
      </w:pPr>
    </w:p>
    <w:p w14:paraId="5FE1C6E2" w14:textId="1BA8126E" w:rsidR="00401074" w:rsidRDefault="00401074">
      <w:pPr>
        <w:rPr>
          <w:ins w:id="638" w:author="Jessup, Benjamin" w:date="2022-05-31T12:32:00Z"/>
          <w:shd w:val="clear" w:color="auto" w:fill="FFFFFF"/>
        </w:rPr>
      </w:pPr>
    </w:p>
    <w:p w14:paraId="19D7D6BC" w14:textId="77777777" w:rsidR="00BD2026" w:rsidRDefault="00BD2026">
      <w:pPr>
        <w:rPr>
          <w:ins w:id="639" w:author="Jessup, Benjamin" w:date="2022-05-31T09:44:00Z"/>
          <w:shd w:val="clear" w:color="auto" w:fill="FFFFFF"/>
        </w:rPr>
      </w:pPr>
    </w:p>
    <w:p w14:paraId="3F017CBF" w14:textId="34F57DB4" w:rsidR="00401074" w:rsidRDefault="00401074" w:rsidP="002F1AEC">
      <w:pPr>
        <w:pStyle w:val="Heading2"/>
        <w:rPr>
          <w:ins w:id="640" w:author="Jessup, Benjamin" w:date="2022-05-31T09:44:00Z"/>
        </w:rPr>
      </w:pPr>
      <w:bookmarkStart w:id="641" w:name="_Toc104960207"/>
      <w:ins w:id="642" w:author="Jessup, Benjamin" w:date="2022-05-31T09:44:00Z">
        <w:r>
          <w:t>Index Metric Descriptions</w:t>
        </w:r>
        <w:bookmarkEnd w:id="641"/>
      </w:ins>
    </w:p>
    <w:p w14:paraId="7397BE11" w14:textId="368F83C5" w:rsidR="00401074" w:rsidRDefault="00401074" w:rsidP="00401074">
      <w:pPr>
        <w:rPr>
          <w:ins w:id="643" w:author="Jessup, Benjamin" w:date="2022-05-31T10:11:00Z"/>
        </w:rPr>
      </w:pPr>
      <w:ins w:id="644" w:author="Jessup, Benjamin" w:date="2022-05-31T09:44:00Z">
        <w:r>
          <w:t xml:space="preserve">The metrics considered and included in the Wyoming diatom index represented five metric categories: biological condition, nutrients, oxygen, salinity, and trophic status. Metrics from other categories were also responsive along the stressor gradient. The response mechanisms of the metrics and the stressors that they might indicate are described below. </w:t>
        </w:r>
      </w:ins>
    </w:p>
    <w:p w14:paraId="3ABEDA9C" w14:textId="77777777" w:rsidR="00866CF8" w:rsidRDefault="00866CF8" w:rsidP="00401074">
      <w:pPr>
        <w:rPr>
          <w:ins w:id="645" w:author="Jessup, Benjamin" w:date="2022-05-31T09:44:00Z"/>
        </w:rPr>
      </w:pPr>
    </w:p>
    <w:p w14:paraId="5C38910F" w14:textId="77777777" w:rsidR="00BD2026" w:rsidRDefault="00BD2026">
      <w:pPr>
        <w:rPr>
          <w:ins w:id="646" w:author="Jessup, Benjamin" w:date="2022-05-31T12:32:00Z"/>
          <w:b/>
          <w:bCs/>
          <w:i/>
          <w:iCs/>
        </w:rPr>
      </w:pPr>
      <w:ins w:id="647" w:author="Jessup, Benjamin" w:date="2022-05-31T12:32:00Z">
        <w:r>
          <w:rPr>
            <w:b/>
            <w:bCs/>
            <w:i/>
            <w:iCs/>
          </w:rPr>
          <w:br w:type="page"/>
        </w:r>
      </w:ins>
    </w:p>
    <w:p w14:paraId="5165A86E" w14:textId="0855BCCC" w:rsidR="00401074" w:rsidRPr="00FA5895" w:rsidRDefault="00401074" w:rsidP="00401074">
      <w:pPr>
        <w:rPr>
          <w:ins w:id="648" w:author="Jessup, Benjamin" w:date="2022-05-31T09:46:00Z"/>
        </w:rPr>
      </w:pPr>
      <w:ins w:id="649" w:author="Jessup, Benjamin" w:date="2022-05-31T09:46:00Z">
        <w:r w:rsidRPr="00FA5895">
          <w:rPr>
            <w:b/>
            <w:bCs/>
            <w:i/>
            <w:iCs/>
          </w:rPr>
          <w:lastRenderedPageBreak/>
          <w:t xml:space="preserve">Biological Condition Attributes </w:t>
        </w:r>
      </w:ins>
    </w:p>
    <w:p w14:paraId="43FB65E4" w14:textId="014F7878" w:rsidR="00401074" w:rsidRPr="00B627D1" w:rsidRDefault="003C66F6" w:rsidP="00401074">
      <w:pPr>
        <w:rPr>
          <w:ins w:id="650" w:author="Jessup, Benjamin" w:date="2022-05-31T09:46:00Z"/>
        </w:rPr>
      </w:pPr>
      <w:ins w:id="651" w:author="Jessup, Benjamin" w:date="2022-05-31T09:46:00Z">
        <w:r>
          <w:rPr>
            <w:noProof/>
          </w:rPr>
          <w:drawing>
            <wp:anchor distT="0" distB="0" distL="114300" distR="114300" simplePos="0" relativeHeight="251696640" behindDoc="0" locked="0" layoutInCell="1" allowOverlap="1" wp14:anchorId="0FD7D1F3" wp14:editId="5772C31C">
              <wp:simplePos x="0" y="0"/>
              <wp:positionH relativeFrom="column">
                <wp:posOffset>2575560</wp:posOffset>
              </wp:positionH>
              <wp:positionV relativeFrom="paragraph">
                <wp:posOffset>681355</wp:posOffset>
              </wp:positionV>
              <wp:extent cx="3408045" cy="3432810"/>
              <wp:effectExtent l="0" t="0" r="190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8045" cy="3432810"/>
                      </a:xfrm>
                      <a:prstGeom prst="rect">
                        <a:avLst/>
                      </a:prstGeom>
                    </pic:spPr>
                  </pic:pic>
                </a:graphicData>
              </a:graphic>
            </wp:anchor>
          </w:drawing>
        </w:r>
        <w:r w:rsidR="00401074" w:rsidRPr="00B627D1">
          <w:t>The Biological Condition rating (diatoms.org) takes many factors into account (alkalinity, salinity, organic nutrients, etc.) based on a number of reports (Lange-</w:t>
        </w:r>
        <w:proofErr w:type="spellStart"/>
        <w:r w:rsidR="00401074" w:rsidRPr="00B627D1">
          <w:t>Bertalot</w:t>
        </w:r>
        <w:proofErr w:type="spellEnd"/>
        <w:r w:rsidR="00401074" w:rsidRPr="00B627D1">
          <w:t xml:space="preserve"> 1979, Van Dam et al. 1994, </w:t>
        </w:r>
        <w:proofErr w:type="spellStart"/>
        <w:r w:rsidR="00401074" w:rsidRPr="00B627D1">
          <w:t>Bahls</w:t>
        </w:r>
        <w:proofErr w:type="spellEnd"/>
        <w:r w:rsidR="00401074" w:rsidRPr="00B627D1">
          <w:t xml:space="preserve"> 1993, Porter et al. 2008) merged with professional experience following the Biological Condition Gradient (BCG) approach (Davies and Jackson 2006, Paul et al. 2020). The BC traits were established by staff at the EPA and USGS working with diatom taxa traits for the Diatoms of North America website (diatoms.org).</w:t>
        </w:r>
      </w:ins>
    </w:p>
    <w:p w14:paraId="1E80C52E" w14:textId="5EFC95BC" w:rsidR="00401074" w:rsidRDefault="003C66F6" w:rsidP="00401074">
      <w:pPr>
        <w:rPr>
          <w:ins w:id="652" w:author="Jessup, Benjamin" w:date="2022-05-31T09:46:00Z"/>
        </w:rPr>
      </w:pPr>
      <w:ins w:id="653" w:author="Jessup, Benjamin" w:date="2022-05-31T09:47:00Z">
        <w:r>
          <w:rPr>
            <w:noProof/>
          </w:rPr>
          <mc:AlternateContent>
            <mc:Choice Requires="wps">
              <w:drawing>
                <wp:anchor distT="0" distB="0" distL="114300" distR="114300" simplePos="0" relativeHeight="251698688" behindDoc="0" locked="0" layoutInCell="1" allowOverlap="1" wp14:anchorId="3EB9DD28" wp14:editId="5A0D7C34">
                  <wp:simplePos x="0" y="0"/>
                  <wp:positionH relativeFrom="column">
                    <wp:posOffset>2571750</wp:posOffset>
                  </wp:positionH>
                  <wp:positionV relativeFrom="paragraph">
                    <wp:posOffset>2544445</wp:posOffset>
                  </wp:positionV>
                  <wp:extent cx="3408045" cy="635"/>
                  <wp:effectExtent l="0" t="0" r="1905" b="8890"/>
                  <wp:wrapSquare wrapText="bothSides"/>
                  <wp:docPr id="45" name="Text Box 45"/>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095A8601" w14:textId="0677C197" w:rsidR="0082378E" w:rsidRPr="00CD4F4A" w:rsidRDefault="0082378E" w:rsidP="005736F0">
                              <w:pPr>
                                <w:pStyle w:val="Caption"/>
                                <w:rPr>
                                  <w:noProof/>
                                </w:rPr>
                              </w:pPr>
                              <w:bookmarkStart w:id="654" w:name="_Toc104959275"/>
                              <w:ins w:id="655" w:author="Jessup, Benjamin" w:date="2022-05-31T09:47:00Z">
                                <w:r w:rsidRPr="008F45CA">
                                  <w:rPr>
                                    <w:rFonts w:cstheme="minorHAnsi"/>
                                    <w:color w:val="auto"/>
                                    <w:sz w:val="22"/>
                                    <w:szCs w:val="22"/>
                                  </w:rPr>
                                  <w:t xml:space="preserve">Figure </w:t>
                                </w:r>
                                <w:r w:rsidRPr="008F45CA">
                                  <w:rPr>
                                    <w:rFonts w:cstheme="minorHAnsi"/>
                                    <w:color w:val="auto"/>
                                    <w:sz w:val="22"/>
                                    <w:szCs w:val="22"/>
                                  </w:rPr>
                                  <w:fldChar w:fldCharType="begin"/>
                                </w:r>
                                <w:r w:rsidRPr="008F45CA">
                                  <w:rPr>
                                    <w:rFonts w:cstheme="minorHAnsi"/>
                                    <w:color w:val="auto"/>
                                    <w:sz w:val="22"/>
                                    <w:szCs w:val="22"/>
                                  </w:rPr>
                                  <w:instrText xml:space="preserve"> SEQ Figure \* ARABIC </w:instrText>
                                </w:r>
                              </w:ins>
                              <w:r w:rsidRPr="008F45CA">
                                <w:rPr>
                                  <w:rFonts w:cstheme="minorHAnsi"/>
                                  <w:color w:val="auto"/>
                                  <w:sz w:val="22"/>
                                  <w:szCs w:val="22"/>
                                </w:rPr>
                                <w:fldChar w:fldCharType="separate"/>
                              </w:r>
                              <w:r w:rsidR="00FE4DC4">
                                <w:rPr>
                                  <w:rFonts w:cstheme="minorHAnsi"/>
                                  <w:noProof/>
                                  <w:color w:val="auto"/>
                                  <w:sz w:val="22"/>
                                  <w:szCs w:val="22"/>
                                </w:rPr>
                                <w:t>7</w:t>
                              </w:r>
                              <w:ins w:id="656" w:author="Jessup, Benjamin" w:date="2022-05-31T09:47:00Z">
                                <w:r w:rsidRPr="008F45CA">
                                  <w:rPr>
                                    <w:rFonts w:cstheme="minorHAnsi"/>
                                    <w:color w:val="auto"/>
                                    <w:sz w:val="22"/>
                                    <w:szCs w:val="22"/>
                                  </w:rPr>
                                  <w:fldChar w:fldCharType="end"/>
                                </w:r>
                              </w:ins>
                              <w:ins w:id="657" w:author="Jessup, Benjamin" w:date="2022-05-31T09:52:00Z">
                                <w:r w:rsidRPr="008F45CA">
                                  <w:rPr>
                                    <w:rFonts w:cstheme="minorHAnsi"/>
                                    <w:color w:val="auto"/>
                                    <w:sz w:val="22"/>
                                    <w:szCs w:val="22"/>
                                  </w:rPr>
                                  <w:t>. Box plots illustrating the proportional abundance of BC 1 and BC 2 taxa (</w:t>
                                </w:r>
                                <w:r w:rsidRPr="008F45CA">
                                  <w:rPr>
                                    <w:rFonts w:eastAsia="Times New Roman" w:cstheme="minorHAnsi"/>
                                    <w:color w:val="auto"/>
                                    <w:sz w:val="22"/>
                                    <w:szCs w:val="22"/>
                                  </w:rPr>
                                  <w:t>BC_12.pa</w:t>
                                </w:r>
                                <w:r w:rsidRPr="008F45CA">
                                  <w:rPr>
                                    <w:rFonts w:cstheme="minorHAnsi"/>
                                    <w:color w:val="auto"/>
                                    <w:sz w:val="22"/>
                                    <w:szCs w:val="22"/>
                                  </w:rPr>
                                  <w:t>) distributions among disturbance conditions and site types</w:t>
                                </w:r>
                                <w:r w:rsidRPr="00843AD2">
                                  <w:rPr>
                                    <w:sz w:val="22"/>
                                    <w:szCs w:val="22"/>
                                  </w:rPr>
                                  <w:t>.</w:t>
                                </w:r>
                              </w:ins>
                              <w:bookmarkEnd w:id="6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9DD28" id="Text Box 45" o:spid="_x0000_s1028" type="#_x0000_t202" style="position:absolute;margin-left:202.5pt;margin-top:200.35pt;width:268.35pt;height:.0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" stroked="f">
                  <v:textbox style="mso-fit-shape-to-text:t" inset="0,0,0,0">
                    <w:txbxContent>
                      <w:p w14:paraId="095A8601" w14:textId="0677C197" w:rsidR="0082378E" w:rsidRPr="00CD4F4A" w:rsidRDefault="0082378E" w:rsidP="005736F0">
                        <w:pPr>
                          <w:pStyle w:val="Caption"/>
                          <w:rPr>
                            <w:noProof/>
                          </w:rPr>
                        </w:pPr>
                        <w:bookmarkStart w:id="658" w:name="_Toc104959275"/>
                        <w:ins w:id="659" w:author="Jessup, Benjamin" w:date="2022-05-31T09:47:00Z">
                          <w:r w:rsidRPr="008F45CA">
                            <w:rPr>
                              <w:rFonts w:cstheme="minorHAnsi"/>
                              <w:color w:val="auto"/>
                              <w:sz w:val="22"/>
                              <w:szCs w:val="22"/>
                            </w:rPr>
                            <w:t xml:space="preserve">Figure </w:t>
                          </w:r>
                          <w:r w:rsidRPr="008F45CA">
                            <w:rPr>
                              <w:rFonts w:cstheme="minorHAnsi"/>
                              <w:color w:val="auto"/>
                              <w:sz w:val="22"/>
                              <w:szCs w:val="22"/>
                            </w:rPr>
                            <w:fldChar w:fldCharType="begin"/>
                          </w:r>
                          <w:r w:rsidRPr="008F45CA">
                            <w:rPr>
                              <w:rFonts w:cstheme="minorHAnsi"/>
                              <w:color w:val="auto"/>
                              <w:sz w:val="22"/>
                              <w:szCs w:val="22"/>
                            </w:rPr>
                            <w:instrText xml:space="preserve"> SEQ Figure \* ARABIC </w:instrText>
                          </w:r>
                        </w:ins>
                        <w:r w:rsidRPr="008F45CA">
                          <w:rPr>
                            <w:rFonts w:cstheme="minorHAnsi"/>
                            <w:color w:val="auto"/>
                            <w:sz w:val="22"/>
                            <w:szCs w:val="22"/>
                          </w:rPr>
                          <w:fldChar w:fldCharType="separate"/>
                        </w:r>
                        <w:r w:rsidR="00FE4DC4">
                          <w:rPr>
                            <w:rFonts w:cstheme="minorHAnsi"/>
                            <w:noProof/>
                            <w:color w:val="auto"/>
                            <w:sz w:val="22"/>
                            <w:szCs w:val="22"/>
                          </w:rPr>
                          <w:t>7</w:t>
                        </w:r>
                        <w:ins w:id="660" w:author="Jessup, Benjamin" w:date="2022-05-31T09:47:00Z">
                          <w:r w:rsidRPr="008F45CA">
                            <w:rPr>
                              <w:rFonts w:cstheme="minorHAnsi"/>
                              <w:color w:val="auto"/>
                              <w:sz w:val="22"/>
                              <w:szCs w:val="22"/>
                            </w:rPr>
                            <w:fldChar w:fldCharType="end"/>
                          </w:r>
                        </w:ins>
                        <w:ins w:id="661" w:author="Jessup, Benjamin" w:date="2022-05-31T09:52:00Z">
                          <w:r w:rsidRPr="008F45CA">
                            <w:rPr>
                              <w:rFonts w:cstheme="minorHAnsi"/>
                              <w:color w:val="auto"/>
                              <w:sz w:val="22"/>
                              <w:szCs w:val="22"/>
                            </w:rPr>
                            <w:t>. Box plots illustrating the proportional abundance of BC 1 and BC 2 taxa (</w:t>
                          </w:r>
                          <w:r w:rsidRPr="008F45CA">
                            <w:rPr>
                              <w:rFonts w:eastAsia="Times New Roman" w:cstheme="minorHAnsi"/>
                              <w:color w:val="auto"/>
                              <w:sz w:val="22"/>
                              <w:szCs w:val="22"/>
                            </w:rPr>
                            <w:t>BC_12.pa</w:t>
                          </w:r>
                          <w:r w:rsidRPr="008F45CA">
                            <w:rPr>
                              <w:rFonts w:cstheme="minorHAnsi"/>
                              <w:color w:val="auto"/>
                              <w:sz w:val="22"/>
                              <w:szCs w:val="22"/>
                            </w:rPr>
                            <w:t>) distributions among disturbance conditions and site types</w:t>
                          </w:r>
                          <w:r w:rsidRPr="00843AD2">
                            <w:rPr>
                              <w:sz w:val="22"/>
                              <w:szCs w:val="22"/>
                            </w:rPr>
                            <w:t>.</w:t>
                          </w:r>
                        </w:ins>
                        <w:bookmarkEnd w:id="658"/>
                      </w:p>
                    </w:txbxContent>
                  </v:textbox>
                  <w10:wrap type="square"/>
                </v:shape>
              </w:pict>
            </mc:Fallback>
          </mc:AlternateContent>
        </w:r>
      </w:ins>
      <w:ins w:id="662" w:author="Jessup, Benjamin" w:date="2022-05-31T09:46:00Z">
        <w:r w:rsidR="00401074" w:rsidRPr="004E2A00">
          <w:t xml:space="preserve">The proportional abundance of BC 1 and BC 2 taxa </w:t>
        </w:r>
        <w:r w:rsidR="00401074">
          <w:t>(</w:t>
        </w:r>
        <w:r w:rsidR="00401074" w:rsidRPr="008C2500">
          <w:rPr>
            <w:rFonts w:ascii="Arial" w:eastAsia="Times New Roman" w:hAnsi="Arial" w:cs="Arial"/>
            <w:color w:val="000000"/>
            <w:sz w:val="20"/>
            <w:szCs w:val="20"/>
          </w:rPr>
          <w:t>BC_12.pa</w:t>
        </w:r>
        <w:r w:rsidR="00401074">
          <w:t xml:space="preserve">) </w:t>
        </w:r>
        <w:r w:rsidR="00401074" w:rsidRPr="004E2A00">
          <w:t xml:space="preserve">was responsive along the stressor gradient </w:t>
        </w:r>
        <w:r w:rsidR="00401074">
          <w:t xml:space="preserve">(Figure </w:t>
        </w:r>
      </w:ins>
      <w:ins w:id="663" w:author="Jessup, Benjamin" w:date="2022-05-31T11:06:00Z">
        <w:r w:rsidR="00937537">
          <w:t>7</w:t>
        </w:r>
      </w:ins>
      <w:ins w:id="664" w:author="Jessup, Benjamin" w:date="2022-05-31T09:46:00Z">
        <w:r w:rsidR="00401074">
          <w:t xml:space="preserve">) </w:t>
        </w:r>
        <w:r w:rsidR="00401074" w:rsidRPr="004E2A00">
          <w:t>and was included in the index.</w:t>
        </w:r>
        <w:r w:rsidR="00401074" w:rsidRPr="00756433">
          <w:t xml:space="preserve"> The BC metric was not adjusted to environmental factors across the state. BC_1 represents </w:t>
        </w:r>
        <w:r w:rsidR="00401074" w:rsidRPr="004E2A00">
          <w:t xml:space="preserve">the most sensitive diatoms and BC_2 represents moderately sensitive taxa. The scale is up to BC_5, the most tolerant taxa. In the BCG framework, the most sensitive and moderately sensitive taxa are proportionally diverse when environmental conditions are as naturally occurs. As stressors increase, the sensitive diatom taxa perish or emigrate, resulting in proportionally fewer BC 1 and BC 2 </w:t>
        </w:r>
        <w:r w:rsidR="00401074">
          <w:t>individuals</w:t>
        </w:r>
        <w:r w:rsidR="00401074" w:rsidRPr="004E2A00">
          <w:t xml:space="preserve"> (Hausmann et al. 2016, Paul et al. 2020, Charles et al. 2019). </w:t>
        </w:r>
      </w:ins>
    </w:p>
    <w:p w14:paraId="4D193806" w14:textId="07E16B58" w:rsidR="00401074" w:rsidRPr="0057414D" w:rsidRDefault="00401074" w:rsidP="00401074">
      <w:pPr>
        <w:rPr>
          <w:ins w:id="665" w:author="Jessup, Benjamin" w:date="2022-05-31T09:46:00Z"/>
          <w:color w:val="C45911" w:themeColor="accent2" w:themeShade="BF"/>
        </w:rPr>
      </w:pPr>
    </w:p>
    <w:p w14:paraId="5B870E80" w14:textId="67385E18" w:rsidR="00401074" w:rsidRDefault="00401074" w:rsidP="00401074">
      <w:pPr>
        <w:rPr>
          <w:ins w:id="666" w:author="Jessup, Benjamin" w:date="2022-05-31T10:32:00Z"/>
          <w:rFonts w:ascii="Calibri" w:hAnsi="Calibri" w:cs="Calibri"/>
          <w:color w:val="C45911" w:themeColor="accent2" w:themeShade="BF"/>
        </w:rPr>
      </w:pPr>
    </w:p>
    <w:p w14:paraId="787EBE9E" w14:textId="3163B5ED" w:rsidR="002F1AEC" w:rsidRDefault="002F1AEC" w:rsidP="00401074">
      <w:pPr>
        <w:rPr>
          <w:ins w:id="667" w:author="Jessup, Benjamin" w:date="2022-05-31T10:32:00Z"/>
          <w:rFonts w:ascii="Calibri" w:hAnsi="Calibri" w:cs="Calibri"/>
          <w:color w:val="C45911" w:themeColor="accent2" w:themeShade="BF"/>
        </w:rPr>
      </w:pPr>
    </w:p>
    <w:p w14:paraId="594708C2" w14:textId="1527D525" w:rsidR="002F1AEC" w:rsidRDefault="002F1AEC" w:rsidP="00401074">
      <w:pPr>
        <w:rPr>
          <w:ins w:id="668" w:author="Jessup, Benjamin" w:date="2022-05-31T10:32:00Z"/>
          <w:rFonts w:ascii="Calibri" w:hAnsi="Calibri" w:cs="Calibri"/>
          <w:color w:val="C45911" w:themeColor="accent2" w:themeShade="BF"/>
        </w:rPr>
      </w:pPr>
    </w:p>
    <w:p w14:paraId="342897AD" w14:textId="144F9A46" w:rsidR="002F1AEC" w:rsidRDefault="002F1AEC" w:rsidP="00401074">
      <w:pPr>
        <w:rPr>
          <w:ins w:id="669" w:author="Jessup, Benjamin" w:date="2022-05-31T10:32:00Z"/>
          <w:rFonts w:ascii="Calibri" w:hAnsi="Calibri" w:cs="Calibri"/>
          <w:color w:val="C45911" w:themeColor="accent2" w:themeShade="BF"/>
        </w:rPr>
      </w:pPr>
    </w:p>
    <w:p w14:paraId="4CDE1B6A" w14:textId="7FCE7CE2" w:rsidR="002F1AEC" w:rsidRDefault="002F1AEC" w:rsidP="00401074">
      <w:pPr>
        <w:rPr>
          <w:ins w:id="670" w:author="Jessup, Benjamin" w:date="2022-05-31T10:32:00Z"/>
          <w:rFonts w:ascii="Calibri" w:hAnsi="Calibri" w:cs="Calibri"/>
          <w:color w:val="C45911" w:themeColor="accent2" w:themeShade="BF"/>
        </w:rPr>
      </w:pPr>
    </w:p>
    <w:p w14:paraId="2F99DFF7" w14:textId="3D31D5EE" w:rsidR="002F1AEC" w:rsidRDefault="002F1AEC" w:rsidP="00401074">
      <w:pPr>
        <w:rPr>
          <w:ins w:id="671" w:author="Jessup, Benjamin" w:date="2022-05-31T10:32:00Z"/>
          <w:rFonts w:ascii="Calibri" w:hAnsi="Calibri" w:cs="Calibri"/>
          <w:color w:val="C45911" w:themeColor="accent2" w:themeShade="BF"/>
        </w:rPr>
      </w:pPr>
    </w:p>
    <w:p w14:paraId="3BE8E513" w14:textId="77777777" w:rsidR="002F1AEC" w:rsidRDefault="002F1AEC" w:rsidP="00401074">
      <w:pPr>
        <w:rPr>
          <w:ins w:id="672" w:author="Jessup, Benjamin" w:date="2022-05-31T09:48:00Z"/>
          <w:rFonts w:ascii="Calibri" w:hAnsi="Calibri" w:cs="Calibri"/>
          <w:color w:val="C45911" w:themeColor="accent2" w:themeShade="BF"/>
        </w:rPr>
      </w:pPr>
    </w:p>
    <w:p w14:paraId="670A7611" w14:textId="797926E6" w:rsidR="003C66F6" w:rsidRDefault="003C66F6" w:rsidP="003C66F6">
      <w:pPr>
        <w:rPr>
          <w:ins w:id="673" w:author="Jessup, Benjamin" w:date="2022-05-31T09:49:00Z"/>
          <w:rFonts w:ascii="Calibri" w:hAnsi="Calibri" w:cs="Calibri"/>
          <w:color w:val="C45911" w:themeColor="accent2" w:themeShade="BF"/>
        </w:rPr>
      </w:pPr>
    </w:p>
    <w:p w14:paraId="0AB7B46B" w14:textId="77777777" w:rsidR="00BD2026" w:rsidRDefault="00BD2026">
      <w:pPr>
        <w:rPr>
          <w:ins w:id="674" w:author="Jessup, Benjamin" w:date="2022-05-31T12:32:00Z"/>
          <w:b/>
          <w:bCs/>
          <w:i/>
          <w:iCs/>
          <w:color w:val="C45911" w:themeColor="accent2" w:themeShade="BF"/>
        </w:rPr>
      </w:pPr>
      <w:ins w:id="675" w:author="Jessup, Benjamin" w:date="2022-05-31T12:32:00Z">
        <w:r>
          <w:rPr>
            <w:b/>
            <w:bCs/>
            <w:i/>
            <w:iCs/>
            <w:color w:val="C45911" w:themeColor="accent2" w:themeShade="BF"/>
          </w:rPr>
          <w:br w:type="page"/>
        </w:r>
      </w:ins>
    </w:p>
    <w:p w14:paraId="658A40A9" w14:textId="0121DA13" w:rsidR="003C66F6" w:rsidRPr="008F45CA" w:rsidRDefault="003C66F6" w:rsidP="003C66F6">
      <w:pPr>
        <w:rPr>
          <w:ins w:id="676" w:author="Jessup, Benjamin" w:date="2022-05-31T09:50:00Z"/>
          <w:b/>
          <w:bCs/>
          <w:i/>
          <w:iCs/>
        </w:rPr>
      </w:pPr>
      <w:ins w:id="677" w:author="Jessup, Benjamin" w:date="2022-05-31T09:50:00Z">
        <w:r w:rsidRPr="008F45CA">
          <w:rPr>
            <w:b/>
            <w:bCs/>
            <w:i/>
            <w:iCs/>
          </w:rPr>
          <w:lastRenderedPageBreak/>
          <w:t>Salinity Indicator</w:t>
        </w:r>
      </w:ins>
      <w:ins w:id="678" w:author="Jessup, Benjamin" w:date="2022-05-31T09:51:00Z">
        <w:r w:rsidRPr="008F45CA">
          <w:rPr>
            <w:b/>
            <w:bCs/>
            <w:i/>
            <w:iCs/>
          </w:rPr>
          <w:t>s</w:t>
        </w:r>
      </w:ins>
      <w:ins w:id="679" w:author="Jessup, Benjamin" w:date="2022-05-31T09:50:00Z">
        <w:r w:rsidRPr="008F45CA">
          <w:rPr>
            <w:b/>
            <w:bCs/>
            <w:i/>
            <w:iCs/>
          </w:rPr>
          <w:t xml:space="preserve"> </w:t>
        </w:r>
      </w:ins>
    </w:p>
    <w:p w14:paraId="077E88BA" w14:textId="6BEEE48C" w:rsidR="009D4C24" w:rsidRPr="008F45CA" w:rsidRDefault="003C66F6" w:rsidP="00866CF8">
      <w:pPr>
        <w:rPr>
          <w:ins w:id="680" w:author="Jessup, Benjamin" w:date="2022-05-31T10:23:00Z"/>
        </w:rPr>
      </w:pPr>
      <w:ins w:id="681" w:author="Jessup, Benjamin" w:date="2022-05-31T09:51:00Z">
        <w:r w:rsidRPr="008F45CA">
          <w:t>Two salinity tolerance metrics were included in the index</w:t>
        </w:r>
      </w:ins>
      <w:ins w:id="682" w:author="Jessup, Benjamin" w:date="2022-05-31T09:54:00Z">
        <w:r w:rsidRPr="008F45CA">
          <w:t xml:space="preserve">: </w:t>
        </w:r>
      </w:ins>
      <w:ins w:id="683" w:author="Jessup, Benjamin" w:date="2022-06-01T07:26:00Z">
        <w:r w:rsidR="008F45CA">
          <w:t>e</w:t>
        </w:r>
      </w:ins>
      <w:ins w:id="684" w:author="Jessup, Benjamin" w:date="2022-05-31T09:54:00Z">
        <w:r w:rsidRPr="008F45CA">
          <w:t xml:space="preserve"> (pt_H_WDEQ_34) and the weighted average of salinity tolerance by abundance </w:t>
        </w:r>
      </w:ins>
      <w:ins w:id="685" w:author="Jessup, Benjamin" w:date="2022-05-31T09:55:00Z">
        <w:r w:rsidRPr="008F45CA">
          <w:t>(</w:t>
        </w:r>
        <w:proofErr w:type="spellStart"/>
        <w:r w:rsidRPr="008F45CA">
          <w:t>WA_Salinity_USGS</w:t>
        </w:r>
        <w:proofErr w:type="spellEnd"/>
        <w:r w:rsidRPr="008F45CA">
          <w:t xml:space="preserve">). The percent taxa metric was adjusted to environmental predictors. </w:t>
        </w:r>
      </w:ins>
      <w:ins w:id="686" w:author="Jessup, Benjamin" w:date="2022-05-31T10:23:00Z">
        <w:r w:rsidR="009D4C24" w:rsidRPr="008F45CA">
          <w:t>These metrics were not highly correlated with each other (</w:t>
        </w:r>
      </w:ins>
      <w:ins w:id="687" w:author="Jessup, Benjamin" w:date="2022-05-31T10:24:00Z">
        <w:r w:rsidR="009D4C24" w:rsidRPr="008F45CA">
          <w:t>Spearman rh</w:t>
        </w:r>
      </w:ins>
      <w:ins w:id="688" w:author="Jessup, Benjamin" w:date="2022-05-31T10:25:00Z">
        <w:r w:rsidR="009D4C24" w:rsidRPr="008F45CA">
          <w:t>o = 0.30</w:t>
        </w:r>
      </w:ins>
      <w:ins w:id="689" w:author="Jessup, Benjamin" w:date="2022-05-31T10:24:00Z">
        <w:r w:rsidR="009D4C24" w:rsidRPr="008F45CA">
          <w:t xml:space="preserve">). </w:t>
        </w:r>
      </w:ins>
    </w:p>
    <w:p w14:paraId="03DF8D88" w14:textId="01EE6B0B" w:rsidR="003C66F6" w:rsidRDefault="009610B5" w:rsidP="00866CF8">
      <w:pPr>
        <w:rPr>
          <w:ins w:id="690" w:author="Jessup, Benjamin" w:date="2022-05-31T15:17:00Z"/>
        </w:rPr>
      </w:pPr>
      <w:ins w:id="691" w:author="Jessup, Benjamin" w:date="2022-05-31T10:05:00Z">
        <w:r w:rsidRPr="008F45CA">
          <w:t xml:space="preserve">The salinity tolerance trait scales for both </w:t>
        </w:r>
      </w:ins>
      <w:ins w:id="692" w:author="Jessup, Benjamin" w:date="2022-05-31T10:09:00Z">
        <w:r w:rsidR="00866CF8" w:rsidRPr="008F45CA">
          <w:t>metrics</w:t>
        </w:r>
      </w:ins>
      <w:ins w:id="693" w:author="Jessup, Benjamin" w:date="2022-05-31T10:05:00Z">
        <w:r w:rsidRPr="008F45CA">
          <w:t xml:space="preserve"> range fro</w:t>
        </w:r>
      </w:ins>
      <w:ins w:id="694" w:author="Jessup, Benjamin" w:date="2022-05-31T10:06:00Z">
        <w:r w:rsidRPr="008F45CA">
          <w:t>m 1 (most sensitive) to 4 (most tolerant)</w:t>
        </w:r>
      </w:ins>
      <w:ins w:id="695" w:author="Jessup, Benjamin" w:date="2022-05-31T10:25:00Z">
        <w:r w:rsidR="009D4C24" w:rsidRPr="008F45CA">
          <w:t xml:space="preserve"> based on </w:t>
        </w:r>
      </w:ins>
      <w:ins w:id="696" w:author="Jessup, Benjamin" w:date="2022-05-31T10:28:00Z">
        <w:r w:rsidR="002F1AEC" w:rsidRPr="008F45CA">
          <w:rPr>
            <w:rFonts w:eastAsia="Times New Roman" w:cstheme="minorHAnsi"/>
          </w:rPr>
          <w:t>van Dam and others (1994)</w:t>
        </w:r>
      </w:ins>
      <w:ins w:id="697" w:author="Jessup, Benjamin" w:date="2022-05-31T10:06:00Z">
        <w:r w:rsidRPr="008F45CA">
          <w:t xml:space="preserve">. </w:t>
        </w:r>
      </w:ins>
      <w:ins w:id="698" w:author="Jessup, Benjamin" w:date="2022-05-31T10:09:00Z">
        <w:r w:rsidR="00866CF8" w:rsidRPr="008F45CA">
          <w:t>The metrics had higher values in degraded sites in all site types</w:t>
        </w:r>
      </w:ins>
      <w:ins w:id="699" w:author="Jessup, Benjamin" w:date="2022-05-31T10:41:00Z">
        <w:r w:rsidR="00D43496" w:rsidRPr="008F45CA">
          <w:t xml:space="preserve"> (Figure </w:t>
        </w:r>
      </w:ins>
      <w:ins w:id="700" w:author="Jessup, Benjamin" w:date="2022-05-31T11:07:00Z">
        <w:r w:rsidR="00937537" w:rsidRPr="008F45CA">
          <w:t>8</w:t>
        </w:r>
      </w:ins>
      <w:ins w:id="701" w:author="Jessup, Benjamin" w:date="2022-05-31T10:41:00Z">
        <w:r w:rsidR="00D43496" w:rsidRPr="008F45CA">
          <w:t>)</w:t>
        </w:r>
      </w:ins>
      <w:ins w:id="702" w:author="Jessup, Benjamin" w:date="2022-05-31T10:09:00Z">
        <w:r w:rsidR="00866CF8" w:rsidRPr="008F45CA">
          <w:t xml:space="preserve">. </w:t>
        </w:r>
      </w:ins>
      <w:ins w:id="703" w:author="Jessup, Benjamin" w:date="2022-05-31T10:06:00Z">
        <w:r w:rsidRPr="008F45CA">
          <w:t>For both metrics, responses were most evident in th</w:t>
        </w:r>
      </w:ins>
      <w:ins w:id="704" w:author="Jessup, Benjamin" w:date="2022-05-31T10:07:00Z">
        <w:r w:rsidRPr="008F45CA">
          <w:t>e Plains site types</w:t>
        </w:r>
        <w:r w:rsidR="00866CF8" w:rsidRPr="008F45CA">
          <w:t xml:space="preserve">. </w:t>
        </w:r>
      </w:ins>
      <w:ins w:id="705" w:author="Jessup, Benjamin" w:date="2022-05-31T09:50:00Z">
        <w:r w:rsidR="003C66F6" w:rsidRPr="008F45CA">
          <w:t xml:space="preserve">Diatom community changes have been noted in association with increases in </w:t>
        </w:r>
      </w:ins>
      <w:ins w:id="706" w:author="Jessup, Benjamin" w:date="2022-05-31T10:10:00Z">
        <w:r w:rsidR="00866CF8" w:rsidRPr="008F45CA">
          <w:t>ions</w:t>
        </w:r>
      </w:ins>
      <w:ins w:id="707" w:author="Jessup, Benjamin" w:date="2022-05-31T09:50:00Z">
        <w:r w:rsidR="003C66F6" w:rsidRPr="008F45CA">
          <w:t xml:space="preserve"> due to urbanization and road salting (Porter-Goff et al. 2013, Newall and Walsh 2005). Salt tolerant diatoms have been found to increase in catchments influenced by land use, including agriculture and urbanization (Leland &amp; Porter, 2000, </w:t>
        </w:r>
        <w:proofErr w:type="spellStart"/>
        <w:r w:rsidR="003C66F6" w:rsidRPr="008F45CA">
          <w:t>Rott</w:t>
        </w:r>
        <w:proofErr w:type="spellEnd"/>
        <w:r w:rsidR="003C66F6" w:rsidRPr="008F45CA">
          <w:t xml:space="preserve"> et al., 1998; Munn et al., 2002, </w:t>
        </w:r>
        <w:proofErr w:type="spellStart"/>
        <w:r w:rsidR="003C66F6" w:rsidRPr="008F45CA">
          <w:t>Sonneman</w:t>
        </w:r>
        <w:proofErr w:type="spellEnd"/>
        <w:r w:rsidR="003C66F6" w:rsidRPr="008F45CA">
          <w:t xml:space="preserve"> et al. 2001, </w:t>
        </w:r>
        <w:proofErr w:type="spellStart"/>
        <w:r w:rsidR="003C66F6" w:rsidRPr="008F45CA">
          <w:t>Potapova</w:t>
        </w:r>
        <w:proofErr w:type="spellEnd"/>
        <w:r w:rsidR="003C66F6" w:rsidRPr="008F45CA">
          <w:t xml:space="preserve"> and Charles 2003). </w:t>
        </w:r>
      </w:ins>
    </w:p>
    <w:p w14:paraId="328D2DFC" w14:textId="0880782D" w:rsidR="00B52B65" w:rsidRDefault="00B52B65" w:rsidP="00866CF8">
      <w:pPr>
        <w:rPr>
          <w:ins w:id="708" w:author="Jessup, Benjamin" w:date="2022-05-31T15:17:00Z"/>
        </w:rPr>
      </w:pPr>
      <w:ins w:id="709" w:author="Jessup, Benjamin" w:date="2022-05-31T10:01:00Z">
        <w:r>
          <w:rPr>
            <w:noProof/>
          </w:rPr>
          <w:drawing>
            <wp:anchor distT="0" distB="0" distL="114300" distR="114300" simplePos="0" relativeHeight="251631103" behindDoc="0" locked="0" layoutInCell="1" allowOverlap="1" wp14:anchorId="4F9054C9" wp14:editId="09CD6B66">
              <wp:simplePos x="0" y="0"/>
              <wp:positionH relativeFrom="column">
                <wp:posOffset>43815</wp:posOffset>
              </wp:positionH>
              <wp:positionV relativeFrom="paragraph">
                <wp:posOffset>262255</wp:posOffset>
              </wp:positionV>
              <wp:extent cx="2747010" cy="327279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15760"/>
                      <a:stretch/>
                    </pic:blipFill>
                    <pic:spPr bwMode="auto">
                      <a:xfrm>
                        <a:off x="0" y="0"/>
                        <a:ext cx="2747010" cy="327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10" w:author="Jessup, Benjamin" w:date="2022-05-31T10:04:00Z">
        <w:r>
          <w:rPr>
            <w:noProof/>
          </w:rPr>
          <w:drawing>
            <wp:anchor distT="0" distB="0" distL="114300" distR="114300" simplePos="0" relativeHeight="251699712" behindDoc="0" locked="0" layoutInCell="1" allowOverlap="1" wp14:anchorId="3F23885F" wp14:editId="4E82C507">
              <wp:simplePos x="0" y="0"/>
              <wp:positionH relativeFrom="column">
                <wp:posOffset>2895600</wp:posOffset>
              </wp:positionH>
              <wp:positionV relativeFrom="paragraph">
                <wp:posOffset>310515</wp:posOffset>
              </wp:positionV>
              <wp:extent cx="3200400" cy="3218815"/>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3218815"/>
                      </a:xfrm>
                      <a:prstGeom prst="rect">
                        <a:avLst/>
                      </a:prstGeom>
                    </pic:spPr>
                  </pic:pic>
                </a:graphicData>
              </a:graphic>
              <wp14:sizeRelH relativeFrom="margin">
                <wp14:pctWidth>0</wp14:pctWidth>
              </wp14:sizeRelH>
              <wp14:sizeRelV relativeFrom="margin">
                <wp14:pctHeight>0</wp14:pctHeight>
              </wp14:sizeRelV>
            </wp:anchor>
          </w:drawing>
        </w:r>
      </w:ins>
      <w:ins w:id="711" w:author="Jessup, Benjamin" w:date="2022-05-31T10:42:00Z">
        <w:r>
          <w:rPr>
            <w:noProof/>
          </w:rPr>
          <mc:AlternateContent>
            <mc:Choice Requires="wps">
              <w:drawing>
                <wp:anchor distT="0" distB="0" distL="114300" distR="114300" simplePos="0" relativeHeight="251701760" behindDoc="0" locked="0" layoutInCell="1" allowOverlap="1" wp14:anchorId="3DFE9E19" wp14:editId="4FB78554">
                  <wp:simplePos x="0" y="0"/>
                  <wp:positionH relativeFrom="column">
                    <wp:posOffset>47625</wp:posOffset>
                  </wp:positionH>
                  <wp:positionV relativeFrom="paragraph">
                    <wp:posOffset>3592195</wp:posOffset>
                  </wp:positionV>
                  <wp:extent cx="615315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302E7595" w14:textId="299C1A24" w:rsidR="0082378E" w:rsidRPr="008F45CA" w:rsidRDefault="008F45CA" w:rsidP="00D43496">
                              <w:pPr>
                                <w:pStyle w:val="Caption"/>
                                <w:rPr>
                                  <w:noProof/>
                                  <w:color w:val="auto"/>
                                  <w:sz w:val="22"/>
                                  <w:szCs w:val="22"/>
                                </w:rPr>
                              </w:pPr>
                              <w:bookmarkStart w:id="712" w:name="_Toc104959276"/>
                              <w:ins w:id="713" w:author="Jessup, Benjamin" w:date="2022-06-01T07:27:00Z">
                                <w:r>
                                  <w:rPr>
                                    <w:color w:val="auto"/>
                                    <w:sz w:val="22"/>
                                    <w:szCs w:val="22"/>
                                  </w:rPr>
                                  <w:t>ee</w:t>
                                </w:r>
                              </w:ins>
                              <w:ins w:id="714" w:author="Jessup, Benjamin" w:date="2022-05-31T10:43:00Z">
                                <w:r w:rsidR="0082378E" w:rsidRPr="008F45CA">
                                  <w:rPr>
                                    <w:color w:val="auto"/>
                                    <w:sz w:val="22"/>
                                    <w:szCs w:val="22"/>
                                  </w:rPr>
                                  <w:t>pt_H_WDEQ_34</w:t>
                                </w:r>
                              </w:ins>
                              <w:ins w:id="715" w:author="Jessup, Benjamin" w:date="2022-05-31T11:38:00Z">
                                <w:r w:rsidR="0082378E" w:rsidRPr="008F45CA">
                                  <w:rPr>
                                    <w:color w:val="auto"/>
                                    <w:sz w:val="22"/>
                                    <w:szCs w:val="22"/>
                                  </w:rPr>
                                  <w:t>, left</w:t>
                                </w:r>
                              </w:ins>
                              <w:ins w:id="716" w:author="Jessup, Benjamin" w:date="2022-05-31T10:43:00Z">
                                <w:r w:rsidR="0082378E" w:rsidRPr="008F45CA">
                                  <w:rPr>
                                    <w:color w:val="auto"/>
                                    <w:sz w:val="22"/>
                                    <w:szCs w:val="22"/>
                                  </w:rPr>
                                  <w:t>) and the weighted average of salinity tolerance by abundance (WA_Salinity_USGS</w:t>
                                </w:r>
                              </w:ins>
                              <w:ins w:id="717" w:author="Jessup, Benjamin" w:date="2022-05-31T11:38:00Z">
                                <w:r w:rsidR="0082378E" w:rsidRPr="008F45CA">
                                  <w:rPr>
                                    <w:color w:val="auto"/>
                                    <w:sz w:val="22"/>
                                    <w:szCs w:val="22"/>
                                  </w:rPr>
                                  <w:t>, right</w:t>
                                </w:r>
                              </w:ins>
                              <w:ins w:id="718" w:author="Jessup, Benjamin" w:date="2022-05-31T10:43:00Z">
                                <w:r w:rsidR="0082378E" w:rsidRPr="008F45CA">
                                  <w:rPr>
                                    <w:color w:val="auto"/>
                                    <w:sz w:val="22"/>
                                    <w:szCs w:val="22"/>
                                  </w:rPr>
                                  <w:t xml:space="preserve">) </w:t>
                                </w:r>
                              </w:ins>
                              <w:ins w:id="719" w:author="Jessup, Benjamin" w:date="2022-05-31T10:42:00Z">
                                <w:r w:rsidR="0082378E" w:rsidRPr="008F45CA">
                                  <w:rPr>
                                    <w:color w:val="auto"/>
                                    <w:sz w:val="22"/>
                                    <w:szCs w:val="22"/>
                                  </w:rPr>
                                  <w:t>distributions among disturbance conditions and site types.</w:t>
                                </w:r>
                              </w:ins>
                              <w:bookmarkEnd w:id="7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E9E19" id="Text Box 49" o:spid="_x0000_s1029" type="#_x0000_t202" style="position:absolute;margin-left:3.75pt;margin-top:282.85pt;width:484.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" stroked="f">
                  <v:textbox style="mso-fit-shape-to-text:t" inset="0,0,0,0">
                    <w:txbxContent>
                      <w:p w14:paraId="302E7595" w14:textId="299C1A24" w:rsidR="0082378E" w:rsidRPr="008F45CA" w:rsidRDefault="008F45CA" w:rsidP="00D43496">
                        <w:pPr>
                          <w:pStyle w:val="Caption"/>
                          <w:rPr>
                            <w:noProof/>
                            <w:color w:val="auto"/>
                            <w:sz w:val="22"/>
                            <w:szCs w:val="22"/>
                          </w:rPr>
                        </w:pPr>
                        <w:bookmarkStart w:id="720" w:name="_Toc104959276"/>
                        <w:ins w:id="721" w:author="Jessup, Benjamin" w:date="2022-06-01T07:27:00Z">
                          <w:r>
                            <w:rPr>
                              <w:color w:val="auto"/>
                              <w:sz w:val="22"/>
                              <w:szCs w:val="22"/>
                            </w:rPr>
                            <w:t>ee</w:t>
                          </w:r>
                        </w:ins>
                        <w:ins w:id="722" w:author="Jessup, Benjamin" w:date="2022-05-31T10:43:00Z">
                          <w:r w:rsidR="0082378E" w:rsidRPr="008F45CA">
                            <w:rPr>
                              <w:color w:val="auto"/>
                              <w:sz w:val="22"/>
                              <w:szCs w:val="22"/>
                            </w:rPr>
                            <w:t>pt_H_WDEQ_34</w:t>
                          </w:r>
                        </w:ins>
                        <w:ins w:id="723" w:author="Jessup, Benjamin" w:date="2022-05-31T11:38:00Z">
                          <w:r w:rsidR="0082378E" w:rsidRPr="008F45CA">
                            <w:rPr>
                              <w:color w:val="auto"/>
                              <w:sz w:val="22"/>
                              <w:szCs w:val="22"/>
                            </w:rPr>
                            <w:t>, left</w:t>
                          </w:r>
                        </w:ins>
                        <w:ins w:id="724" w:author="Jessup, Benjamin" w:date="2022-05-31T10:43:00Z">
                          <w:r w:rsidR="0082378E" w:rsidRPr="008F45CA">
                            <w:rPr>
                              <w:color w:val="auto"/>
                              <w:sz w:val="22"/>
                              <w:szCs w:val="22"/>
                            </w:rPr>
                            <w:t>) and the weighted average of salinity tolerance by abundance (WA_Salinity_USGS</w:t>
                          </w:r>
                        </w:ins>
                        <w:ins w:id="725" w:author="Jessup, Benjamin" w:date="2022-05-31T11:38:00Z">
                          <w:r w:rsidR="0082378E" w:rsidRPr="008F45CA">
                            <w:rPr>
                              <w:color w:val="auto"/>
                              <w:sz w:val="22"/>
                              <w:szCs w:val="22"/>
                            </w:rPr>
                            <w:t>, right</w:t>
                          </w:r>
                        </w:ins>
                        <w:ins w:id="726" w:author="Jessup, Benjamin" w:date="2022-05-31T10:43:00Z">
                          <w:r w:rsidR="0082378E" w:rsidRPr="008F45CA">
                            <w:rPr>
                              <w:color w:val="auto"/>
                              <w:sz w:val="22"/>
                              <w:szCs w:val="22"/>
                            </w:rPr>
                            <w:t xml:space="preserve">) </w:t>
                          </w:r>
                        </w:ins>
                        <w:ins w:id="727" w:author="Jessup, Benjamin" w:date="2022-05-31T10:42:00Z">
                          <w:r w:rsidR="0082378E" w:rsidRPr="008F45CA">
                            <w:rPr>
                              <w:color w:val="auto"/>
                              <w:sz w:val="22"/>
                              <w:szCs w:val="22"/>
                            </w:rPr>
                            <w:t>distributions among disturbance conditions and site types.</w:t>
                          </w:r>
                        </w:ins>
                        <w:bookmarkEnd w:id="720"/>
                      </w:p>
                    </w:txbxContent>
                  </v:textbox>
                  <w10:wrap type="square"/>
                </v:shape>
              </w:pict>
            </mc:Fallback>
          </mc:AlternateContent>
        </w:r>
      </w:ins>
    </w:p>
    <w:p w14:paraId="35D377D3" w14:textId="320B1210" w:rsidR="002F1AEC" w:rsidRDefault="002F1AEC">
      <w:pPr>
        <w:rPr>
          <w:ins w:id="728" w:author="Jessup, Benjamin" w:date="2022-05-31T15:17:00Z"/>
          <w:rFonts w:ascii="Calibri" w:hAnsi="Calibri" w:cs="Calibri"/>
          <w:b/>
          <w:bCs/>
          <w:i/>
          <w:iCs/>
          <w:color w:val="C45911" w:themeColor="accent2" w:themeShade="BF"/>
        </w:rPr>
      </w:pPr>
      <w:ins w:id="729" w:author="Jessup, Benjamin" w:date="2022-05-31T10:33:00Z">
        <w:r>
          <w:rPr>
            <w:rFonts w:ascii="Calibri" w:hAnsi="Calibri" w:cs="Calibri"/>
            <w:b/>
            <w:bCs/>
            <w:i/>
            <w:iCs/>
            <w:color w:val="C45911" w:themeColor="accent2" w:themeShade="BF"/>
          </w:rPr>
          <w:br w:type="page"/>
        </w:r>
      </w:ins>
    </w:p>
    <w:p w14:paraId="7CA19665" w14:textId="6C7E9AD0" w:rsidR="003C66F6" w:rsidRPr="008F45CA" w:rsidRDefault="009C2FC4" w:rsidP="003C66F6">
      <w:pPr>
        <w:rPr>
          <w:ins w:id="730" w:author="Jessup, Benjamin" w:date="2022-05-31T10:29:00Z"/>
          <w:rFonts w:ascii="Calibri" w:hAnsi="Calibri" w:cs="Calibri"/>
          <w:b/>
          <w:bCs/>
          <w:i/>
          <w:iCs/>
        </w:rPr>
      </w:pPr>
      <w:ins w:id="731" w:author="Jessup, Benjamin" w:date="2022-05-31T11:42:00Z">
        <w:r w:rsidRPr="008F45CA">
          <w:rPr>
            <w:noProof/>
          </w:rPr>
          <w:lastRenderedPageBreak/>
          <w:drawing>
            <wp:anchor distT="0" distB="0" distL="114300" distR="114300" simplePos="0" relativeHeight="251705856" behindDoc="0" locked="0" layoutInCell="1" allowOverlap="1" wp14:anchorId="32CFE166" wp14:editId="0DCE5D82">
              <wp:simplePos x="0" y="0"/>
              <wp:positionH relativeFrom="column">
                <wp:posOffset>2741295</wp:posOffset>
              </wp:positionH>
              <wp:positionV relativeFrom="paragraph">
                <wp:posOffset>0</wp:posOffset>
              </wp:positionV>
              <wp:extent cx="3197860" cy="3228975"/>
              <wp:effectExtent l="0" t="0" r="254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860" cy="3228975"/>
                      </a:xfrm>
                      <a:prstGeom prst="rect">
                        <a:avLst/>
                      </a:prstGeom>
                    </pic:spPr>
                  </pic:pic>
                </a:graphicData>
              </a:graphic>
              <wp14:sizeRelH relativeFrom="margin">
                <wp14:pctWidth>0</wp14:pctWidth>
              </wp14:sizeRelH>
              <wp14:sizeRelV relativeFrom="margin">
                <wp14:pctHeight>0</wp14:pctHeight>
              </wp14:sizeRelV>
            </wp:anchor>
          </w:drawing>
        </w:r>
      </w:ins>
      <w:ins w:id="732" w:author="Jessup, Benjamin" w:date="2022-05-31T10:28:00Z">
        <w:r w:rsidR="002F1AEC" w:rsidRPr="008F45CA">
          <w:rPr>
            <w:rFonts w:ascii="Calibri" w:hAnsi="Calibri" w:cs="Calibri"/>
            <w:b/>
            <w:bCs/>
            <w:i/>
            <w:iCs/>
          </w:rPr>
          <w:t>Nut</w:t>
        </w:r>
      </w:ins>
      <w:ins w:id="733" w:author="Jessup, Benjamin" w:date="2022-05-31T10:29:00Z">
        <w:r w:rsidR="002F1AEC" w:rsidRPr="008F45CA">
          <w:rPr>
            <w:rFonts w:ascii="Calibri" w:hAnsi="Calibri" w:cs="Calibri"/>
            <w:b/>
            <w:bCs/>
            <w:i/>
            <w:iCs/>
          </w:rPr>
          <w:t>rient/Nitrogen Indicator</w:t>
        </w:r>
      </w:ins>
    </w:p>
    <w:p w14:paraId="072DE35A" w14:textId="280BEC8D" w:rsidR="002F1AEC" w:rsidRPr="008F45CA" w:rsidRDefault="00D43496" w:rsidP="00DF6177">
      <w:pPr>
        <w:rPr>
          <w:ins w:id="734" w:author="Jessup, Benjamin" w:date="2022-05-31T10:34:00Z"/>
        </w:rPr>
      </w:pPr>
      <w:ins w:id="735" w:author="Jessup, Benjamin" w:date="2022-05-31T10:46:00Z">
        <w:r w:rsidRPr="008F45CA">
          <w:t xml:space="preserve">Several metrics based on nutrient traits were responsive to the general disturbance gradient. </w:t>
        </w:r>
      </w:ins>
      <w:ins w:id="736" w:author="Jessup, Benjamin" w:date="2022-05-31T11:09:00Z">
        <w:r w:rsidR="00DF6177" w:rsidRPr="008F45CA">
          <w:t xml:space="preserve">The one used in the Wyoming stream diatom index was the number </w:t>
        </w:r>
      </w:ins>
      <w:ins w:id="737" w:author="Jessup, Benjamin" w:date="2022-05-31T10:34:00Z">
        <w:r w:rsidR="002F1AEC" w:rsidRPr="008F45CA">
          <w:t>of nitrogen sensitive taxa</w:t>
        </w:r>
      </w:ins>
      <w:ins w:id="738" w:author="Jessup, Benjamin" w:date="2022-05-31T11:09:00Z">
        <w:r w:rsidR="00DF6177" w:rsidRPr="008F45CA">
          <w:t xml:space="preserve"> adjusted to </w:t>
        </w:r>
      </w:ins>
      <w:ins w:id="739" w:author="Jessup, Benjamin" w:date="2022-05-31T11:10:00Z">
        <w:r w:rsidR="00DF6177" w:rsidRPr="008F45CA">
          <w:t>environmental predictors (</w:t>
        </w:r>
      </w:ins>
      <w:ins w:id="740" w:author="Jessup, Benjamin" w:date="2022-05-31T11:09:00Z">
        <w:r w:rsidR="00DF6177" w:rsidRPr="008F45CA">
          <w:t>nt_Diatas_TN_2_RFadj</w:t>
        </w:r>
      </w:ins>
      <w:ins w:id="741" w:author="Jessup, Benjamin" w:date="2022-05-31T11:10:00Z">
        <w:r w:rsidR="00DF6177" w:rsidRPr="008F45CA">
          <w:t xml:space="preserve">). The metric values </w:t>
        </w:r>
      </w:ins>
      <w:ins w:id="742" w:author="Jessup, Benjamin" w:date="2022-05-31T11:11:00Z">
        <w:r w:rsidR="00DF6177" w:rsidRPr="008F45CA">
          <w:t>are distinguishable among disturbance categories</w:t>
        </w:r>
      </w:ins>
      <w:ins w:id="743" w:author="Jessup, Benjamin" w:date="2022-05-31T11:28:00Z">
        <w:r w:rsidR="0016383D" w:rsidRPr="008F45CA">
          <w:t xml:space="preserve"> in all site types</w:t>
        </w:r>
      </w:ins>
      <w:ins w:id="744" w:author="Jessup, Benjamin" w:date="2022-05-31T11:26:00Z">
        <w:r w:rsidR="0016383D" w:rsidRPr="008F45CA">
          <w:t xml:space="preserve"> (Figure 9</w:t>
        </w:r>
      </w:ins>
      <w:ins w:id="745" w:author="Jessup, Benjamin" w:date="2022-05-31T11:27:00Z">
        <w:r w:rsidR="0016383D" w:rsidRPr="008F45CA">
          <w:t>)</w:t>
        </w:r>
      </w:ins>
      <w:ins w:id="746" w:author="Jessup, Benjamin" w:date="2022-05-31T11:11:00Z">
        <w:r w:rsidR="00DF6177" w:rsidRPr="008F45CA">
          <w:t xml:space="preserve">. </w:t>
        </w:r>
      </w:ins>
      <w:ins w:id="747" w:author="Jessup, Benjamin" w:date="2022-05-31T11:14:00Z">
        <w:r w:rsidR="00DF6177" w:rsidRPr="008F45CA">
          <w:t xml:space="preserve">The </w:t>
        </w:r>
      </w:ins>
      <w:ins w:id="748" w:author="Jessup, Benjamin" w:date="2022-05-31T11:17:00Z">
        <w:r w:rsidR="00DF6177" w:rsidRPr="008F45CA">
          <w:t xml:space="preserve">adjusted and scored </w:t>
        </w:r>
      </w:ins>
      <w:ins w:id="749" w:author="Jessup, Benjamin" w:date="2022-05-31T11:14:00Z">
        <w:r w:rsidR="00DF6177" w:rsidRPr="008F45CA">
          <w:t xml:space="preserve">metric is less sensitive to measured nutrients than the index (compare </w:t>
        </w:r>
      </w:ins>
      <w:ins w:id="750" w:author="Jessup, Benjamin" w:date="2022-05-31T11:15:00Z">
        <w:r w:rsidR="00DF6177" w:rsidRPr="008F45CA">
          <w:t xml:space="preserve">Figure </w:t>
        </w:r>
      </w:ins>
      <w:ins w:id="751" w:author="Jessup, Benjamin" w:date="2022-05-31T11:22:00Z">
        <w:r w:rsidR="0016383D" w:rsidRPr="008F45CA">
          <w:t>10</w:t>
        </w:r>
      </w:ins>
      <w:ins w:id="752" w:author="Jessup, Benjamin" w:date="2022-05-31T11:15:00Z">
        <w:r w:rsidR="00DF6177" w:rsidRPr="008F45CA">
          <w:t xml:space="preserve"> and Figure </w:t>
        </w:r>
      </w:ins>
      <w:ins w:id="753" w:author="Jessup, Benjamin" w:date="2022-05-31T11:23:00Z">
        <w:r w:rsidR="0016383D" w:rsidRPr="008F45CA">
          <w:t>3</w:t>
        </w:r>
      </w:ins>
      <w:ins w:id="754" w:author="Jessup, Benjamin" w:date="2022-05-31T11:22:00Z">
        <w:r w:rsidR="0016383D" w:rsidRPr="008F45CA">
          <w:t>)</w:t>
        </w:r>
      </w:ins>
      <w:ins w:id="755" w:author="Jessup, Benjamin" w:date="2022-05-31T11:15:00Z">
        <w:r w:rsidR="00DF6177" w:rsidRPr="008F45CA">
          <w:t xml:space="preserve">. </w:t>
        </w:r>
      </w:ins>
    </w:p>
    <w:p w14:paraId="4BD4D8EA" w14:textId="6FFFE475" w:rsidR="002F1AEC" w:rsidRPr="008F45CA" w:rsidRDefault="0016383D" w:rsidP="003C66F6">
      <w:pPr>
        <w:rPr>
          <w:ins w:id="756" w:author="Jessup, Benjamin" w:date="2022-05-31T10:45:00Z"/>
        </w:rPr>
      </w:pPr>
      <w:ins w:id="757" w:author="Jessup, Benjamin" w:date="2022-05-31T11:26:00Z">
        <w:r w:rsidRPr="008F45CA">
          <w:rPr>
            <w:noProof/>
          </w:rPr>
          <mc:AlternateContent>
            <mc:Choice Requires="wps">
              <w:drawing>
                <wp:anchor distT="0" distB="0" distL="114300" distR="114300" simplePos="0" relativeHeight="251704832" behindDoc="0" locked="0" layoutInCell="1" allowOverlap="1" wp14:anchorId="56D57B0B" wp14:editId="3ED2793D">
                  <wp:simplePos x="0" y="0"/>
                  <wp:positionH relativeFrom="column">
                    <wp:posOffset>2959735</wp:posOffset>
                  </wp:positionH>
                  <wp:positionV relativeFrom="paragraph">
                    <wp:posOffset>770255</wp:posOffset>
                  </wp:positionV>
                  <wp:extent cx="2981325" cy="635"/>
                  <wp:effectExtent l="0" t="0" r="9525" b="8890"/>
                  <wp:wrapSquare wrapText="bothSides"/>
                  <wp:docPr id="53" name="Text Box 53"/>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144EB129" w14:textId="3ADC3C58" w:rsidR="0082378E" w:rsidRPr="00302279" w:rsidRDefault="0082378E" w:rsidP="00B70C90">
                              <w:pPr>
                                <w:pStyle w:val="Caption"/>
                                <w:rPr>
                                  <w:noProof/>
                                </w:rPr>
                              </w:pPr>
                              <w:bookmarkStart w:id="758" w:name="_Toc104959277"/>
                              <w:ins w:id="759" w:author="Jessup, Benjamin" w:date="2022-05-31T11:24: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8</w:t>
                              </w:r>
                              <w:ins w:id="760" w:author="Jessup, Benjamin" w:date="2022-05-31T11:24:00Z">
                                <w:r w:rsidRPr="00B70C90">
                                  <w:rPr>
                                    <w:sz w:val="22"/>
                                    <w:szCs w:val="22"/>
                                  </w:rPr>
                                  <w:fldChar w:fldCharType="end"/>
                                </w:r>
                                <w:r w:rsidRPr="00B70C90">
                                  <w:rPr>
                                    <w:sz w:val="22"/>
                                    <w:szCs w:val="22"/>
                                  </w:rPr>
                                  <w:t xml:space="preserve">. </w:t>
                                </w:r>
                                <w:r w:rsidRPr="00DF6177">
                                  <w:rPr>
                                    <w:sz w:val="22"/>
                                    <w:szCs w:val="22"/>
                                  </w:rPr>
                                  <w:t xml:space="preserve">Box plots illustrating the </w:t>
                                </w:r>
                                <w:r w:rsidRPr="00DF6177">
                                  <w:rPr>
                                    <w:color w:val="000000"/>
                                    <w:sz w:val="22"/>
                                    <w:szCs w:val="22"/>
                                  </w:rPr>
                                  <w:t>number of nitrogen sensitive taxa</w:t>
                                </w:r>
                                <w:r w:rsidRPr="00DF6177">
                                  <w:rPr>
                                    <w:color w:val="C45911" w:themeColor="accent2" w:themeShade="BF"/>
                                    <w:sz w:val="22"/>
                                    <w:szCs w:val="22"/>
                                  </w:rPr>
                                  <w:t xml:space="preserve"> </w:t>
                                </w:r>
                              </w:ins>
                              <w:ins w:id="761" w:author="Jessup, Benjamin" w:date="2022-05-31T11:43:00Z">
                                <w:r w:rsidRPr="008F45CA">
                                  <w:rPr>
                                    <w:color w:val="auto"/>
                                    <w:sz w:val="22"/>
                                    <w:szCs w:val="22"/>
                                  </w:rPr>
                                  <w:t>metric</w:t>
                                </w:r>
                                <w:r>
                                  <w:rPr>
                                    <w:color w:val="C45911" w:themeColor="accent2" w:themeShade="BF"/>
                                    <w:sz w:val="22"/>
                                    <w:szCs w:val="22"/>
                                  </w:rPr>
                                  <w:t xml:space="preserve"> </w:t>
                                </w:r>
                              </w:ins>
                              <w:ins w:id="762" w:author="Jessup, Benjamin" w:date="2022-05-31T11:24:00Z">
                                <w:r w:rsidRPr="00DF6177">
                                  <w:rPr>
                                    <w:sz w:val="22"/>
                                    <w:szCs w:val="22"/>
                                  </w:rPr>
                                  <w:t>distributions among disturbance conditions and site types.</w:t>
                                </w:r>
                              </w:ins>
                              <w:bookmarkEnd w:id="7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57B0B" id="Text Box 53" o:spid="_x0000_s1030" type="#_x0000_t202" style="position:absolute;margin-left:233.05pt;margin-top:60.65pt;width:234.75pt;height:.0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8M2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san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" stroked="f">
                  <v:textbox style="mso-fit-shape-to-text:t" inset="0,0,0,0">
                    <w:txbxContent>
                      <w:p w14:paraId="144EB129" w14:textId="3ADC3C58" w:rsidR="0082378E" w:rsidRPr="00302279" w:rsidRDefault="0082378E" w:rsidP="00B70C90">
                        <w:pPr>
                          <w:pStyle w:val="Caption"/>
                          <w:rPr>
                            <w:noProof/>
                          </w:rPr>
                        </w:pPr>
                        <w:bookmarkStart w:id="763" w:name="_Toc104959277"/>
                        <w:ins w:id="764" w:author="Jessup, Benjamin" w:date="2022-05-31T11:24: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8</w:t>
                        </w:r>
                        <w:ins w:id="765" w:author="Jessup, Benjamin" w:date="2022-05-31T11:24:00Z">
                          <w:r w:rsidRPr="00B70C90">
                            <w:rPr>
                              <w:sz w:val="22"/>
                              <w:szCs w:val="22"/>
                            </w:rPr>
                            <w:fldChar w:fldCharType="end"/>
                          </w:r>
                          <w:r w:rsidRPr="00B70C90">
                            <w:rPr>
                              <w:sz w:val="22"/>
                              <w:szCs w:val="22"/>
                            </w:rPr>
                            <w:t xml:space="preserve">. </w:t>
                          </w:r>
                          <w:r w:rsidRPr="00DF6177">
                            <w:rPr>
                              <w:sz w:val="22"/>
                              <w:szCs w:val="22"/>
                            </w:rPr>
                            <w:t xml:space="preserve">Box plots illustrating the </w:t>
                          </w:r>
                          <w:r w:rsidRPr="00DF6177">
                            <w:rPr>
                              <w:color w:val="000000"/>
                              <w:sz w:val="22"/>
                              <w:szCs w:val="22"/>
                            </w:rPr>
                            <w:t>number of nitrogen sensitive taxa</w:t>
                          </w:r>
                          <w:r w:rsidRPr="00DF6177">
                            <w:rPr>
                              <w:color w:val="C45911" w:themeColor="accent2" w:themeShade="BF"/>
                              <w:sz w:val="22"/>
                              <w:szCs w:val="22"/>
                            </w:rPr>
                            <w:t xml:space="preserve"> </w:t>
                          </w:r>
                        </w:ins>
                        <w:ins w:id="766" w:author="Jessup, Benjamin" w:date="2022-05-31T11:43:00Z">
                          <w:r w:rsidRPr="008F45CA">
                            <w:rPr>
                              <w:color w:val="auto"/>
                              <w:sz w:val="22"/>
                              <w:szCs w:val="22"/>
                            </w:rPr>
                            <w:t>metric</w:t>
                          </w:r>
                          <w:r>
                            <w:rPr>
                              <w:color w:val="C45911" w:themeColor="accent2" w:themeShade="BF"/>
                              <w:sz w:val="22"/>
                              <w:szCs w:val="22"/>
                            </w:rPr>
                            <w:t xml:space="preserve"> </w:t>
                          </w:r>
                        </w:ins>
                        <w:ins w:id="767" w:author="Jessup, Benjamin" w:date="2022-05-31T11:24:00Z">
                          <w:r w:rsidRPr="00DF6177">
                            <w:rPr>
                              <w:sz w:val="22"/>
                              <w:szCs w:val="22"/>
                            </w:rPr>
                            <w:t>distributions among disturbance conditions and site types.</w:t>
                          </w:r>
                        </w:ins>
                        <w:bookmarkEnd w:id="763"/>
                      </w:p>
                    </w:txbxContent>
                  </v:textbox>
                  <w10:wrap type="square"/>
                </v:shape>
              </w:pict>
            </mc:Fallback>
          </mc:AlternateContent>
        </w:r>
      </w:ins>
      <w:ins w:id="768" w:author="Jessup, Benjamin" w:date="2022-05-31T10:36:00Z">
        <w:r w:rsidR="002F1AEC" w:rsidRPr="008F45CA">
          <w:t xml:space="preserve">Diatoms are commonly associated with nutrient availability (Charles et al. 2019, </w:t>
        </w:r>
        <w:proofErr w:type="spellStart"/>
        <w:r w:rsidR="002F1AEC" w:rsidRPr="008F45CA">
          <w:t>Haussman</w:t>
        </w:r>
        <w:proofErr w:type="spellEnd"/>
        <w:r w:rsidR="002F1AEC" w:rsidRPr="008F45CA">
          <w:t xml:space="preserve"> et al. 2016, Justus 2010, </w:t>
        </w:r>
        <w:proofErr w:type="spellStart"/>
        <w:r w:rsidR="002F1AEC" w:rsidRPr="008F45CA">
          <w:t>Ponader</w:t>
        </w:r>
        <w:proofErr w:type="spellEnd"/>
        <w:r w:rsidR="002F1AEC" w:rsidRPr="008F45CA">
          <w:t xml:space="preserve"> et al. 2007, Porter et al. 2008, Stevenson et al. 2008b).</w:t>
        </w:r>
      </w:ins>
      <w:ins w:id="769" w:author="Jessup, Benjamin" w:date="2022-05-31T11:23:00Z">
        <w:r w:rsidRPr="008F45CA">
          <w:t xml:space="preserve"> </w:t>
        </w:r>
      </w:ins>
      <w:ins w:id="770" w:author="Jessup, Benjamin" w:date="2022-05-31T11:25:00Z">
        <w:r w:rsidRPr="008F45CA">
          <w:t>As nutrient concentrations in streams increase, those taxa that</w:t>
        </w:r>
      </w:ins>
      <w:ins w:id="771" w:author="Jessup, Benjamin" w:date="2022-05-31T11:26:00Z">
        <w:r w:rsidRPr="008F45CA">
          <w:t xml:space="preserve"> </w:t>
        </w:r>
      </w:ins>
      <w:ins w:id="772" w:author="Jessup, Benjamin" w:date="2022-05-31T11:25:00Z">
        <w:r w:rsidRPr="008F45CA">
          <w:t>are sensitive to nutrient enrichment are displaced by more tolerant ta</w:t>
        </w:r>
      </w:ins>
      <w:ins w:id="773" w:author="Jessup, Benjamin" w:date="2022-05-31T11:26:00Z">
        <w:r w:rsidRPr="008F45CA">
          <w:t xml:space="preserve">xa. </w:t>
        </w:r>
      </w:ins>
    </w:p>
    <w:p w14:paraId="72CE3033" w14:textId="513B6E36" w:rsidR="00D43496" w:rsidRDefault="00D43496" w:rsidP="003C66F6">
      <w:pPr>
        <w:rPr>
          <w:ins w:id="774" w:author="Jessup, Benjamin" w:date="2022-05-31T10:45:00Z"/>
          <w:color w:val="C45911" w:themeColor="accent2" w:themeShade="BF"/>
        </w:rPr>
      </w:pPr>
    </w:p>
    <w:p w14:paraId="549E6985" w14:textId="7BDACF46" w:rsidR="00937537" w:rsidRDefault="00937537" w:rsidP="00DF6177">
      <w:pPr>
        <w:keepNext/>
        <w:rPr>
          <w:ins w:id="775" w:author="Jessup, Benjamin" w:date="2022-05-31T11:07:00Z"/>
        </w:rPr>
      </w:pPr>
    </w:p>
    <w:p w14:paraId="7FD8ABB1" w14:textId="60932A26" w:rsidR="0016383D" w:rsidRDefault="00DF6177" w:rsidP="0016383D">
      <w:pPr>
        <w:keepNext/>
        <w:rPr>
          <w:ins w:id="776" w:author="Jessup, Benjamin" w:date="2022-05-31T11:20:00Z"/>
        </w:rPr>
      </w:pPr>
      <w:ins w:id="777" w:author="Jessup, Benjamin" w:date="2022-05-31T11:18:00Z">
        <w:r>
          <w:rPr>
            <w:noProof/>
          </w:rPr>
          <w:drawing>
            <wp:inline distT="0" distB="0" distL="0" distR="0" wp14:anchorId="46F022DE" wp14:editId="35B16904">
              <wp:extent cx="4156075" cy="3076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433" r="6481" b="3937"/>
                      <a:stretch/>
                    </pic:blipFill>
                    <pic:spPr bwMode="auto">
                      <a:xfrm>
                        <a:off x="0" y="0"/>
                        <a:ext cx="4189966" cy="3101663"/>
                      </a:xfrm>
                      <a:prstGeom prst="rect">
                        <a:avLst/>
                      </a:prstGeom>
                      <a:ln>
                        <a:noFill/>
                      </a:ln>
                      <a:extLst>
                        <a:ext uri="{53640926-AAD7-44D8-BBD7-CCE9431645EC}">
                          <a14:shadowObscured xmlns:a14="http://schemas.microsoft.com/office/drawing/2010/main"/>
                        </a:ext>
                      </a:extLst>
                    </pic:spPr>
                  </pic:pic>
                </a:graphicData>
              </a:graphic>
            </wp:inline>
          </w:drawing>
        </w:r>
      </w:ins>
    </w:p>
    <w:p w14:paraId="7D81D2C3" w14:textId="128ABED6" w:rsidR="00D43496" w:rsidRPr="0016383D" w:rsidRDefault="0016383D" w:rsidP="0016383D">
      <w:pPr>
        <w:pStyle w:val="Caption"/>
        <w:rPr>
          <w:ins w:id="778" w:author="Jessup, Benjamin" w:date="2022-05-31T10:45:00Z"/>
          <w:color w:val="C45911" w:themeColor="accent2" w:themeShade="BF"/>
          <w:sz w:val="22"/>
          <w:szCs w:val="22"/>
        </w:rPr>
      </w:pPr>
      <w:bookmarkStart w:id="779" w:name="_Toc104959278"/>
      <w:ins w:id="780" w:author="Jessup, Benjamin" w:date="2022-05-31T11:20:00Z">
        <w:r w:rsidRPr="0016383D">
          <w:rPr>
            <w:sz w:val="22"/>
            <w:szCs w:val="22"/>
          </w:rPr>
          <w:t xml:space="preserve">Figure </w:t>
        </w:r>
        <w:r w:rsidRPr="0016383D">
          <w:rPr>
            <w:sz w:val="22"/>
            <w:szCs w:val="22"/>
          </w:rPr>
          <w:fldChar w:fldCharType="begin"/>
        </w:r>
        <w:r w:rsidRPr="0016383D">
          <w:rPr>
            <w:sz w:val="22"/>
            <w:szCs w:val="22"/>
          </w:rPr>
          <w:instrText xml:space="preserve"> SEQ Figure \* ARABIC </w:instrText>
        </w:r>
      </w:ins>
      <w:r w:rsidRPr="0016383D">
        <w:rPr>
          <w:sz w:val="22"/>
          <w:szCs w:val="22"/>
        </w:rPr>
        <w:fldChar w:fldCharType="separate"/>
      </w:r>
      <w:r w:rsidR="00FE4DC4">
        <w:rPr>
          <w:noProof/>
          <w:sz w:val="22"/>
          <w:szCs w:val="22"/>
        </w:rPr>
        <w:t>9</w:t>
      </w:r>
      <w:ins w:id="781" w:author="Jessup, Benjamin" w:date="2022-05-31T11:20:00Z">
        <w:r w:rsidRPr="0016383D">
          <w:rPr>
            <w:sz w:val="22"/>
            <w:szCs w:val="22"/>
          </w:rPr>
          <w:fldChar w:fldCharType="end"/>
        </w:r>
        <w:r w:rsidRPr="0016383D">
          <w:rPr>
            <w:sz w:val="22"/>
            <w:szCs w:val="22"/>
          </w:rPr>
          <w:t xml:space="preserve">. </w:t>
        </w:r>
      </w:ins>
      <w:ins w:id="782" w:author="Jessup, Benjamin" w:date="2022-05-31T11:22:00Z">
        <w:r>
          <w:rPr>
            <w:color w:val="000000"/>
            <w:sz w:val="22"/>
            <w:szCs w:val="22"/>
          </w:rPr>
          <w:t>N</w:t>
        </w:r>
      </w:ins>
      <w:ins w:id="783" w:author="Jessup, Benjamin" w:date="2022-05-31T11:21:00Z">
        <w:r w:rsidRPr="0016383D">
          <w:rPr>
            <w:color w:val="000000"/>
            <w:sz w:val="22"/>
            <w:szCs w:val="22"/>
          </w:rPr>
          <w:t>umber of nitrogen sensitive taxa adjusted to environmental predictors (nt_Diatas_TN_2_RFadj</w:t>
        </w:r>
      </w:ins>
      <w:ins w:id="784" w:author="Jessup, Benjamin" w:date="2022-05-31T11:22:00Z">
        <w:r>
          <w:rPr>
            <w:color w:val="000000"/>
            <w:sz w:val="22"/>
            <w:szCs w:val="22"/>
          </w:rPr>
          <w:t>_std</w:t>
        </w:r>
      </w:ins>
      <w:ins w:id="785" w:author="Jessup, Benjamin" w:date="2022-05-31T11:21:00Z">
        <w:r w:rsidRPr="0016383D">
          <w:rPr>
            <w:color w:val="000000"/>
            <w:sz w:val="22"/>
            <w:szCs w:val="22"/>
          </w:rPr>
          <w:t xml:space="preserve">) </w:t>
        </w:r>
      </w:ins>
      <w:ins w:id="786" w:author="Jessup, Benjamin" w:date="2022-05-31T11:20:00Z">
        <w:r w:rsidRPr="0016383D">
          <w:rPr>
            <w:sz w:val="22"/>
            <w:szCs w:val="22"/>
          </w:rPr>
          <w:t xml:space="preserve">in relation to total nitrogen (log TN). Adjusted </w:t>
        </w:r>
        <w:proofErr w:type="spellStart"/>
        <w:r w:rsidRPr="0016383D">
          <w:rPr>
            <w:sz w:val="22"/>
            <w:szCs w:val="22"/>
          </w:rPr>
          <w:t>Rsq</w:t>
        </w:r>
        <w:proofErr w:type="spellEnd"/>
        <w:r w:rsidRPr="0016383D">
          <w:rPr>
            <w:sz w:val="22"/>
            <w:szCs w:val="22"/>
          </w:rPr>
          <w:t xml:space="preserve"> value</w:t>
        </w:r>
      </w:ins>
      <w:ins w:id="787" w:author="Jessup, Benjamin" w:date="2022-05-31T11:21:00Z">
        <w:r w:rsidRPr="0016383D">
          <w:rPr>
            <w:sz w:val="22"/>
            <w:szCs w:val="22"/>
          </w:rPr>
          <w:t xml:space="preserve"> is 0.07.</w:t>
        </w:r>
        <w:bookmarkEnd w:id="779"/>
        <w:r w:rsidRPr="0016383D">
          <w:rPr>
            <w:sz w:val="22"/>
            <w:szCs w:val="22"/>
          </w:rPr>
          <w:t xml:space="preserve"> </w:t>
        </w:r>
      </w:ins>
    </w:p>
    <w:p w14:paraId="31FC23C5" w14:textId="40FA108F" w:rsidR="003C66F6" w:rsidRPr="008F45CA" w:rsidRDefault="002F1AEC" w:rsidP="003C66F6">
      <w:pPr>
        <w:rPr>
          <w:ins w:id="788" w:author="Jessup, Benjamin" w:date="2022-05-31T11:29:00Z"/>
          <w:rFonts w:ascii="Calibri" w:hAnsi="Calibri" w:cs="Calibri"/>
          <w:b/>
          <w:bCs/>
          <w:i/>
          <w:iCs/>
        </w:rPr>
      </w:pPr>
      <w:ins w:id="789" w:author="Jessup, Benjamin" w:date="2022-05-31T10:34:00Z">
        <w:r w:rsidRPr="008F45CA">
          <w:rPr>
            <w:rFonts w:ascii="Calibri" w:hAnsi="Calibri" w:cs="Calibri"/>
            <w:b/>
            <w:bCs/>
            <w:i/>
            <w:iCs/>
          </w:rPr>
          <w:lastRenderedPageBreak/>
          <w:t>Trophic State Indicators</w:t>
        </w:r>
      </w:ins>
    </w:p>
    <w:p w14:paraId="61C1F95B" w14:textId="2F4090DD" w:rsidR="00854289" w:rsidRPr="008F45CA" w:rsidRDefault="009C2FC4" w:rsidP="00854289">
      <w:pPr>
        <w:rPr>
          <w:ins w:id="790" w:author="Jessup, Benjamin" w:date="2022-05-31T11:40:00Z"/>
        </w:rPr>
      </w:pPr>
      <w:ins w:id="791" w:author="Jessup, Benjamin" w:date="2022-05-31T11:45:00Z">
        <w:r w:rsidRPr="008F45CA">
          <w:rPr>
            <w:noProof/>
          </w:rPr>
          <mc:AlternateContent>
            <mc:Choice Requires="wps">
              <w:drawing>
                <wp:anchor distT="0" distB="0" distL="114300" distR="114300" simplePos="0" relativeHeight="251709952" behindDoc="0" locked="0" layoutInCell="1" allowOverlap="1" wp14:anchorId="6C2ED8D2" wp14:editId="4F07DAF0">
                  <wp:simplePos x="0" y="0"/>
                  <wp:positionH relativeFrom="column">
                    <wp:posOffset>0</wp:posOffset>
                  </wp:positionH>
                  <wp:positionV relativeFrom="paragraph">
                    <wp:posOffset>4286250</wp:posOffset>
                  </wp:positionV>
                  <wp:extent cx="577215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5714875C" w14:textId="66F0DC96" w:rsidR="0082378E" w:rsidRPr="00B70C90" w:rsidRDefault="0082378E" w:rsidP="00B70C90">
                              <w:pPr>
                                <w:pStyle w:val="Caption"/>
                                <w:rPr>
                                  <w:noProof/>
                                  <w:sz w:val="22"/>
                                  <w:szCs w:val="22"/>
                                </w:rPr>
                              </w:pPr>
                              <w:bookmarkStart w:id="792" w:name="_Toc104959279"/>
                              <w:ins w:id="793" w:author="Jessup, Benjamin" w:date="2022-05-31T11:45: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10</w:t>
                              </w:r>
                              <w:ins w:id="794" w:author="Jessup, Benjamin" w:date="2022-05-31T11:45:00Z">
                                <w:r w:rsidRPr="00B70C90">
                                  <w:rPr>
                                    <w:sz w:val="22"/>
                                    <w:szCs w:val="22"/>
                                  </w:rPr>
                                  <w:fldChar w:fldCharType="end"/>
                                </w:r>
                              </w:ins>
                              <w:ins w:id="795" w:author="Jessup, Benjamin" w:date="2022-05-31T11:46:00Z">
                                <w:r w:rsidRPr="00B70C90">
                                  <w:rPr>
                                    <w:sz w:val="22"/>
                                    <w:szCs w:val="22"/>
                                  </w:rPr>
                                  <w:t xml:space="preserve">. </w:t>
                                </w:r>
                                <w:r w:rsidRPr="009C2FC4">
                                  <w:rPr>
                                    <w:sz w:val="22"/>
                                    <w:szCs w:val="22"/>
                                  </w:rPr>
                                  <w:t>Box plots illustrating</w:t>
                                </w:r>
                                <w:r w:rsidRPr="00B70C90">
                                  <w:rPr>
                                    <w:sz w:val="22"/>
                                    <w:szCs w:val="22"/>
                                  </w:rPr>
                                  <w:t xml:space="preserve"> the </w:t>
                                </w:r>
                                <w:r w:rsidRPr="00B70C90">
                                  <w:rPr>
                                    <w:color w:val="000000"/>
                                    <w:sz w:val="22"/>
                                    <w:szCs w:val="22"/>
                                  </w:rPr>
                                  <w:t>percent taxa of oligotrophic taxa</w:t>
                                </w:r>
                                <w:r w:rsidRPr="00B70C90">
                                  <w:rPr>
                                    <w:color w:val="C45911" w:themeColor="accent2" w:themeShade="BF"/>
                                    <w:sz w:val="22"/>
                                    <w:szCs w:val="22"/>
                                  </w:rPr>
                                  <w:t xml:space="preserve"> (</w:t>
                                </w:r>
                                <w:r w:rsidRPr="00B70C90">
                                  <w:rPr>
                                    <w:color w:val="000000"/>
                                    <w:sz w:val="22"/>
                                    <w:szCs w:val="22"/>
                                  </w:rPr>
                                  <w:t>pt_T_WDEQ_12, left</w:t>
                                </w:r>
                                <w:r w:rsidRPr="00B70C90">
                                  <w:rPr>
                                    <w:color w:val="C45911" w:themeColor="accent2" w:themeShade="BF"/>
                                    <w:sz w:val="22"/>
                                    <w:szCs w:val="22"/>
                                  </w:rPr>
                                  <w:t xml:space="preserve">) and the </w:t>
                                </w:r>
                                <w:r w:rsidRPr="00B70C90">
                                  <w:rPr>
                                    <w:color w:val="000000"/>
                                    <w:sz w:val="22"/>
                                    <w:szCs w:val="22"/>
                                  </w:rPr>
                                  <w:t>percent taxa of eutrophic taxa</w:t>
                                </w:r>
                                <w:r w:rsidRPr="00B70C90">
                                  <w:rPr>
                                    <w:color w:val="C45911" w:themeColor="accent2" w:themeShade="BF"/>
                                    <w:sz w:val="22"/>
                                    <w:szCs w:val="22"/>
                                  </w:rPr>
                                  <w:t xml:space="preserve"> (</w:t>
                                </w:r>
                                <w:r w:rsidRPr="00B70C90">
                                  <w:rPr>
                                    <w:color w:val="000000"/>
                                    <w:sz w:val="22"/>
                                    <w:szCs w:val="22"/>
                                  </w:rPr>
                                  <w:t>pt_T_WDEQ_56, right</w:t>
                                </w:r>
                                <w:r w:rsidRPr="00B70C90">
                                  <w:rPr>
                                    <w:color w:val="C45911" w:themeColor="accent2" w:themeShade="BF"/>
                                    <w:sz w:val="22"/>
                                    <w:szCs w:val="22"/>
                                  </w:rPr>
                                  <w:t xml:space="preserve">) </w:t>
                                </w:r>
                                <w:r w:rsidRPr="009C2FC4">
                                  <w:rPr>
                                    <w:sz w:val="22"/>
                                    <w:szCs w:val="22"/>
                                  </w:rPr>
                                  <w:t>distributions</w:t>
                                </w:r>
                                <w:r w:rsidRPr="00B70C90">
                                  <w:rPr>
                                    <w:sz w:val="22"/>
                                    <w:szCs w:val="22"/>
                                  </w:rPr>
                                  <w:t xml:space="preserve"> among disturbance conditions and site types.</w:t>
                                </w:r>
                              </w:ins>
                              <w:bookmarkEnd w:id="7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D8D2" id="Text Box 59" o:spid="_x0000_s1031" type="#_x0000_t202" style="position:absolute;margin-left:0;margin-top:337.5pt;width:454.5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85GQ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4Xt7fz2YJ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" stroked="f">
                  <v:textbox style="mso-fit-shape-to-text:t" inset="0,0,0,0">
                    <w:txbxContent>
                      <w:p w14:paraId="5714875C" w14:textId="66F0DC96" w:rsidR="0082378E" w:rsidRPr="00B70C90" w:rsidRDefault="0082378E" w:rsidP="00B70C90">
                        <w:pPr>
                          <w:pStyle w:val="Caption"/>
                          <w:rPr>
                            <w:noProof/>
                            <w:sz w:val="22"/>
                            <w:szCs w:val="22"/>
                          </w:rPr>
                        </w:pPr>
                        <w:bookmarkStart w:id="796" w:name="_Toc104959279"/>
                        <w:ins w:id="797" w:author="Jessup, Benjamin" w:date="2022-05-31T11:45: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10</w:t>
                        </w:r>
                        <w:ins w:id="798" w:author="Jessup, Benjamin" w:date="2022-05-31T11:45:00Z">
                          <w:r w:rsidRPr="00B70C90">
                            <w:rPr>
                              <w:sz w:val="22"/>
                              <w:szCs w:val="22"/>
                            </w:rPr>
                            <w:fldChar w:fldCharType="end"/>
                          </w:r>
                        </w:ins>
                        <w:ins w:id="799" w:author="Jessup, Benjamin" w:date="2022-05-31T11:46:00Z">
                          <w:r w:rsidRPr="00B70C90">
                            <w:rPr>
                              <w:sz w:val="22"/>
                              <w:szCs w:val="22"/>
                            </w:rPr>
                            <w:t xml:space="preserve">. </w:t>
                          </w:r>
                          <w:r w:rsidRPr="009C2FC4">
                            <w:rPr>
                              <w:sz w:val="22"/>
                              <w:szCs w:val="22"/>
                            </w:rPr>
                            <w:t>Box plots illustrating</w:t>
                          </w:r>
                          <w:r w:rsidRPr="00B70C90">
                            <w:rPr>
                              <w:sz w:val="22"/>
                              <w:szCs w:val="22"/>
                            </w:rPr>
                            <w:t xml:space="preserve"> the </w:t>
                          </w:r>
                          <w:r w:rsidRPr="00B70C90">
                            <w:rPr>
                              <w:color w:val="000000"/>
                              <w:sz w:val="22"/>
                              <w:szCs w:val="22"/>
                            </w:rPr>
                            <w:t>percent taxa of oligotrophic taxa</w:t>
                          </w:r>
                          <w:r w:rsidRPr="00B70C90">
                            <w:rPr>
                              <w:color w:val="C45911" w:themeColor="accent2" w:themeShade="BF"/>
                              <w:sz w:val="22"/>
                              <w:szCs w:val="22"/>
                            </w:rPr>
                            <w:t xml:space="preserve"> (</w:t>
                          </w:r>
                          <w:r w:rsidRPr="00B70C90">
                            <w:rPr>
                              <w:color w:val="000000"/>
                              <w:sz w:val="22"/>
                              <w:szCs w:val="22"/>
                            </w:rPr>
                            <w:t>pt_T_WDEQ_12, left</w:t>
                          </w:r>
                          <w:r w:rsidRPr="00B70C90">
                            <w:rPr>
                              <w:color w:val="C45911" w:themeColor="accent2" w:themeShade="BF"/>
                              <w:sz w:val="22"/>
                              <w:szCs w:val="22"/>
                            </w:rPr>
                            <w:t xml:space="preserve">) and the </w:t>
                          </w:r>
                          <w:r w:rsidRPr="00B70C90">
                            <w:rPr>
                              <w:color w:val="000000"/>
                              <w:sz w:val="22"/>
                              <w:szCs w:val="22"/>
                            </w:rPr>
                            <w:t>percent taxa of eutrophic taxa</w:t>
                          </w:r>
                          <w:r w:rsidRPr="00B70C90">
                            <w:rPr>
                              <w:color w:val="C45911" w:themeColor="accent2" w:themeShade="BF"/>
                              <w:sz w:val="22"/>
                              <w:szCs w:val="22"/>
                            </w:rPr>
                            <w:t xml:space="preserve"> (</w:t>
                          </w:r>
                          <w:r w:rsidRPr="00B70C90">
                            <w:rPr>
                              <w:color w:val="000000"/>
                              <w:sz w:val="22"/>
                              <w:szCs w:val="22"/>
                            </w:rPr>
                            <w:t>pt_T_WDEQ_56, right</w:t>
                          </w:r>
                          <w:r w:rsidRPr="00B70C90">
                            <w:rPr>
                              <w:color w:val="C45911" w:themeColor="accent2" w:themeShade="BF"/>
                              <w:sz w:val="22"/>
                              <w:szCs w:val="22"/>
                            </w:rPr>
                            <w:t xml:space="preserve">) </w:t>
                          </w:r>
                          <w:r w:rsidRPr="009C2FC4">
                            <w:rPr>
                              <w:sz w:val="22"/>
                              <w:szCs w:val="22"/>
                            </w:rPr>
                            <w:t>distributions</w:t>
                          </w:r>
                          <w:r w:rsidRPr="00B70C90">
                            <w:rPr>
                              <w:sz w:val="22"/>
                              <w:szCs w:val="22"/>
                            </w:rPr>
                            <w:t xml:space="preserve"> among disturbance conditions and site types.</w:t>
                          </w:r>
                        </w:ins>
                        <w:bookmarkEnd w:id="796"/>
                      </w:p>
                    </w:txbxContent>
                  </v:textbox>
                  <w10:wrap type="square"/>
                </v:shape>
              </w:pict>
            </mc:Fallback>
          </mc:AlternateContent>
        </w:r>
      </w:ins>
      <w:ins w:id="800" w:author="Jessup, Benjamin" w:date="2022-05-31T11:40:00Z">
        <w:r w:rsidRPr="00B63208">
          <w:rPr>
            <w:noProof/>
          </w:rPr>
          <w:drawing>
            <wp:anchor distT="0" distB="0" distL="114300" distR="114300" simplePos="0" relativeHeight="251707904" behindDoc="0" locked="0" layoutInCell="1" allowOverlap="1" wp14:anchorId="200ADB1C" wp14:editId="2E139B5E">
              <wp:simplePos x="0" y="0"/>
              <wp:positionH relativeFrom="column">
                <wp:posOffset>2905125</wp:posOffset>
              </wp:positionH>
              <wp:positionV relativeFrom="paragraph">
                <wp:posOffset>1076325</wp:posOffset>
              </wp:positionV>
              <wp:extent cx="3136900" cy="3152140"/>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6900" cy="3152140"/>
                      </a:xfrm>
                      <a:prstGeom prst="rect">
                        <a:avLst/>
                      </a:prstGeom>
                    </pic:spPr>
                  </pic:pic>
                </a:graphicData>
              </a:graphic>
              <wp14:sizeRelH relativeFrom="margin">
                <wp14:pctWidth>0</wp14:pctWidth>
              </wp14:sizeRelH>
              <wp14:sizeRelV relativeFrom="margin">
                <wp14:pctHeight>0</wp14:pctHeight>
              </wp14:sizeRelV>
            </wp:anchor>
          </w:drawing>
        </w:r>
        <w:r w:rsidRPr="00B63208">
          <w:rPr>
            <w:noProof/>
          </w:rPr>
          <w:drawing>
            <wp:anchor distT="0" distB="0" distL="114300" distR="114300" simplePos="0" relativeHeight="251706880" behindDoc="0" locked="0" layoutInCell="1" allowOverlap="1" wp14:anchorId="046F1842" wp14:editId="00A82356">
              <wp:simplePos x="0" y="0"/>
              <wp:positionH relativeFrom="column">
                <wp:posOffset>0</wp:posOffset>
              </wp:positionH>
              <wp:positionV relativeFrom="paragraph">
                <wp:posOffset>1019175</wp:posOffset>
              </wp:positionV>
              <wp:extent cx="2695575" cy="320929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r="16305"/>
                      <a:stretch/>
                    </pic:blipFill>
                    <pic:spPr bwMode="auto">
                      <a:xfrm>
                        <a:off x="0" y="0"/>
                        <a:ext cx="2695575" cy="320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ins>
      <w:ins w:id="801" w:author="Jessup, Benjamin" w:date="2022-05-31T11:29:00Z">
        <w:r w:rsidR="00854289" w:rsidRPr="008F45CA">
          <w:t xml:space="preserve">Two trophic metrics were included in the index: percent taxa of </w:t>
        </w:r>
      </w:ins>
      <w:ins w:id="802" w:author="Jessup, Benjamin" w:date="2022-05-31T11:30:00Z">
        <w:r w:rsidR="00854289" w:rsidRPr="008F45CA">
          <w:t xml:space="preserve">oligotrophic taxa </w:t>
        </w:r>
      </w:ins>
      <w:ins w:id="803" w:author="Jessup, Benjamin" w:date="2022-05-31T11:29:00Z">
        <w:r w:rsidR="00854289" w:rsidRPr="008F45CA">
          <w:t>(</w:t>
        </w:r>
      </w:ins>
      <w:ins w:id="804" w:author="Jessup, Benjamin" w:date="2022-05-31T11:30:00Z">
        <w:r w:rsidR="00854289" w:rsidRPr="008F45CA">
          <w:t>pt_T_WDEQ_12</w:t>
        </w:r>
      </w:ins>
      <w:ins w:id="805" w:author="Jessup, Benjamin" w:date="2022-05-31T11:29:00Z">
        <w:r w:rsidR="00854289" w:rsidRPr="008F45CA">
          <w:t xml:space="preserve">) and the </w:t>
        </w:r>
      </w:ins>
      <w:ins w:id="806" w:author="Jessup, Benjamin" w:date="2022-05-31T11:30:00Z">
        <w:r w:rsidR="00854289" w:rsidRPr="008F45CA">
          <w:t xml:space="preserve">percent taxa of </w:t>
        </w:r>
      </w:ins>
      <w:ins w:id="807" w:author="Jessup, Benjamin" w:date="2022-05-31T11:31:00Z">
        <w:r w:rsidR="00854289" w:rsidRPr="008F45CA">
          <w:t>eutrophic</w:t>
        </w:r>
      </w:ins>
      <w:ins w:id="808" w:author="Jessup, Benjamin" w:date="2022-05-31T11:30:00Z">
        <w:r w:rsidR="00854289" w:rsidRPr="008F45CA">
          <w:t xml:space="preserve"> taxa (pt_T_WDEQ_</w:t>
        </w:r>
      </w:ins>
      <w:ins w:id="809" w:author="Jessup, Benjamin" w:date="2022-05-31T11:31:00Z">
        <w:r w:rsidR="00854289" w:rsidRPr="008F45CA">
          <w:t>56</w:t>
        </w:r>
      </w:ins>
      <w:ins w:id="810" w:author="Jessup, Benjamin" w:date="2022-05-31T11:30:00Z">
        <w:r w:rsidR="00854289" w:rsidRPr="008F45CA">
          <w:t>)</w:t>
        </w:r>
      </w:ins>
      <w:ins w:id="811" w:author="Jessup, Benjamin" w:date="2022-05-31T11:29:00Z">
        <w:r w:rsidR="00854289" w:rsidRPr="008F45CA">
          <w:t xml:space="preserve">. </w:t>
        </w:r>
      </w:ins>
      <w:ins w:id="812" w:author="Jessup, Benjamin" w:date="2022-05-31T11:31:00Z">
        <w:r w:rsidR="00854289" w:rsidRPr="008F45CA">
          <w:t>Both metrics were</w:t>
        </w:r>
      </w:ins>
      <w:ins w:id="813" w:author="Jessup, Benjamin" w:date="2022-05-31T11:29:00Z">
        <w:r w:rsidR="00854289" w:rsidRPr="008F45CA">
          <w:t xml:space="preserve"> adjusted to environmental predictors. These metrics were not highly correlated with each other (Spearman rho = 0.3</w:t>
        </w:r>
      </w:ins>
      <w:ins w:id="814" w:author="Jessup, Benjamin" w:date="2022-05-31T11:33:00Z">
        <w:r w:rsidR="00854289" w:rsidRPr="008F45CA">
          <w:t>3</w:t>
        </w:r>
      </w:ins>
      <w:ins w:id="815" w:author="Jessup, Benjamin" w:date="2022-05-31T11:29:00Z">
        <w:r w:rsidR="00854289" w:rsidRPr="008F45CA">
          <w:t xml:space="preserve">). </w:t>
        </w:r>
      </w:ins>
      <w:ins w:id="816" w:author="Jessup, Benjamin" w:date="2022-05-31T11:43:00Z">
        <w:r w:rsidRPr="008F45CA">
          <w:t xml:space="preserve">Both </w:t>
        </w:r>
      </w:ins>
      <w:ins w:id="817" w:author="Jessup, Benjamin" w:date="2022-05-31T11:44:00Z">
        <w:r w:rsidRPr="008F45CA">
          <w:t xml:space="preserve">metrics were sensitive along the disturbance gradient, with the greatest distinctions between reference and degraded sites in the Mountains and Plains site types. </w:t>
        </w:r>
      </w:ins>
    </w:p>
    <w:p w14:paraId="069971BA" w14:textId="7D9687AA" w:rsidR="009C2FC4" w:rsidRDefault="009C2FC4" w:rsidP="00854289">
      <w:pPr>
        <w:rPr>
          <w:ins w:id="818" w:author="Jessup, Benjamin" w:date="2022-05-31T11:29:00Z"/>
          <w:color w:val="C45911" w:themeColor="accent2" w:themeShade="BF"/>
        </w:rPr>
      </w:pPr>
    </w:p>
    <w:p w14:paraId="3379E64E" w14:textId="173EC4CD" w:rsidR="002F1AEC" w:rsidRDefault="009C2FC4" w:rsidP="009610B5">
      <w:pPr>
        <w:rPr>
          <w:ins w:id="819" w:author="Jessup, Benjamin" w:date="2022-05-31T10:34:00Z"/>
          <w:color w:val="000000"/>
        </w:rPr>
      </w:pPr>
      <w:ins w:id="820" w:author="Jessup, Benjamin" w:date="2022-05-31T11:48:00Z">
        <w:r>
          <w:rPr>
            <w:color w:val="000000"/>
          </w:rPr>
          <w:t xml:space="preserve">The </w:t>
        </w:r>
      </w:ins>
      <w:ins w:id="821" w:author="Jessup, Benjamin" w:date="2022-05-31T11:49:00Z">
        <w:r>
          <w:rPr>
            <w:color w:val="000000"/>
          </w:rPr>
          <w:t xml:space="preserve">trophic traits were derived from </w:t>
        </w:r>
      </w:ins>
      <w:ins w:id="822" w:author="Jessup, Benjamin" w:date="2022-05-31T11:50:00Z">
        <w:r w:rsidR="001C1B69" w:rsidRPr="0075485E">
          <w:rPr>
            <w:rFonts w:eastAsia="Times New Roman" w:cstheme="minorHAnsi"/>
            <w:color w:val="000000"/>
          </w:rPr>
          <w:t xml:space="preserve">van Dam </w:t>
        </w:r>
        <w:r w:rsidR="001C1B69">
          <w:rPr>
            <w:rFonts w:eastAsia="Times New Roman" w:cstheme="minorHAnsi"/>
            <w:color w:val="000000"/>
          </w:rPr>
          <w:t>and others (</w:t>
        </w:r>
        <w:r w:rsidR="001C1B69" w:rsidRPr="0075485E">
          <w:rPr>
            <w:rFonts w:eastAsia="Times New Roman" w:cstheme="minorHAnsi"/>
            <w:color w:val="000000"/>
          </w:rPr>
          <w:t>1994</w:t>
        </w:r>
        <w:r w:rsidR="001C1B69">
          <w:rPr>
            <w:rFonts w:eastAsia="Times New Roman" w:cstheme="minorHAnsi"/>
            <w:color w:val="000000"/>
          </w:rPr>
          <w:t xml:space="preserve">). </w:t>
        </w:r>
        <w:proofErr w:type="spellStart"/>
        <w:r w:rsidR="001C1B69" w:rsidRPr="0075485E">
          <w:rPr>
            <w:rFonts w:ascii="Calibri" w:eastAsia="Times New Roman" w:hAnsi="Calibri" w:cs="Calibri"/>
            <w:color w:val="000000"/>
          </w:rPr>
          <w:t>Oligotraphentic</w:t>
        </w:r>
        <w:proofErr w:type="spellEnd"/>
        <w:r w:rsidR="001C1B69" w:rsidRPr="0075485E">
          <w:rPr>
            <w:rFonts w:ascii="Calibri" w:eastAsia="Times New Roman" w:hAnsi="Calibri" w:cs="Calibri"/>
            <w:color w:val="000000"/>
          </w:rPr>
          <w:t xml:space="preserve"> </w:t>
        </w:r>
      </w:ins>
      <w:ins w:id="823" w:author="Jessup, Benjamin" w:date="2022-05-31T11:51:00Z">
        <w:r w:rsidR="001C1B69">
          <w:rPr>
            <w:rFonts w:ascii="Calibri" w:eastAsia="Times New Roman" w:hAnsi="Calibri" w:cs="Calibri"/>
            <w:color w:val="000000"/>
          </w:rPr>
          <w:t xml:space="preserve">(category 1) and </w:t>
        </w:r>
        <w:proofErr w:type="spellStart"/>
        <w:r w:rsidR="001C1B69">
          <w:rPr>
            <w:rFonts w:ascii="Calibri" w:eastAsia="Times New Roman" w:hAnsi="Calibri" w:cs="Calibri"/>
            <w:color w:val="000000"/>
          </w:rPr>
          <w:t>o</w:t>
        </w:r>
        <w:r w:rsidR="001C1B69" w:rsidRPr="0075485E">
          <w:rPr>
            <w:rFonts w:ascii="Calibri" w:eastAsia="Times New Roman" w:hAnsi="Calibri" w:cs="Calibri"/>
            <w:color w:val="000000"/>
          </w:rPr>
          <w:t>ligotraphentic-mesotraphentic</w:t>
        </w:r>
        <w:proofErr w:type="spellEnd"/>
        <w:r w:rsidR="001C1B69" w:rsidRPr="0075485E">
          <w:rPr>
            <w:rFonts w:ascii="Calibri" w:eastAsia="Times New Roman" w:hAnsi="Calibri" w:cs="Calibri"/>
            <w:color w:val="000000"/>
          </w:rPr>
          <w:t xml:space="preserve"> </w:t>
        </w:r>
        <w:r w:rsidR="001C1B69">
          <w:rPr>
            <w:rFonts w:ascii="Calibri" w:eastAsia="Times New Roman" w:hAnsi="Calibri" w:cs="Calibri"/>
            <w:color w:val="000000"/>
          </w:rPr>
          <w:t xml:space="preserve">(category 2) </w:t>
        </w:r>
      </w:ins>
      <w:ins w:id="824" w:author="Jessup, Benjamin" w:date="2022-05-31T11:50:00Z">
        <w:r w:rsidR="001C1B69" w:rsidRPr="0075485E">
          <w:rPr>
            <w:rFonts w:ascii="Calibri" w:eastAsia="Times New Roman" w:hAnsi="Calibri" w:cs="Calibri"/>
            <w:color w:val="000000"/>
          </w:rPr>
          <w:t xml:space="preserve">taxa are characteristic of environments with low </w:t>
        </w:r>
      </w:ins>
      <w:ins w:id="825" w:author="Jessup, Benjamin" w:date="2022-05-31T11:52:00Z">
        <w:r w:rsidR="001C1B69">
          <w:rPr>
            <w:rFonts w:ascii="Calibri" w:eastAsia="Times New Roman" w:hAnsi="Calibri" w:cs="Calibri"/>
            <w:color w:val="000000"/>
          </w:rPr>
          <w:t xml:space="preserve">and relatively low </w:t>
        </w:r>
      </w:ins>
      <w:ins w:id="826" w:author="Jessup, Benjamin" w:date="2022-05-31T11:50:00Z">
        <w:r w:rsidR="001C1B69" w:rsidRPr="0075485E">
          <w:rPr>
            <w:rFonts w:ascii="Calibri" w:eastAsia="Times New Roman" w:hAnsi="Calibri" w:cs="Calibri"/>
            <w:color w:val="000000"/>
          </w:rPr>
          <w:t>suppl</w:t>
        </w:r>
      </w:ins>
      <w:ins w:id="827" w:author="Jessup, Benjamin" w:date="2022-05-31T11:52:00Z">
        <w:r w:rsidR="001C1B69">
          <w:rPr>
            <w:rFonts w:ascii="Calibri" w:eastAsia="Times New Roman" w:hAnsi="Calibri" w:cs="Calibri"/>
            <w:color w:val="000000"/>
          </w:rPr>
          <w:t>ies</w:t>
        </w:r>
      </w:ins>
      <w:ins w:id="828" w:author="Jessup, Benjamin" w:date="2022-05-31T11:50:00Z">
        <w:r w:rsidR="001C1B69" w:rsidRPr="0075485E">
          <w:rPr>
            <w:rFonts w:ascii="Calibri" w:eastAsia="Times New Roman" w:hAnsi="Calibri" w:cs="Calibri"/>
            <w:color w:val="000000"/>
          </w:rPr>
          <w:t xml:space="preserve"> of nutrients, particularly nitrogen and phosphorus.</w:t>
        </w:r>
      </w:ins>
      <w:ins w:id="829" w:author="Jessup, Benjamin" w:date="2022-05-31T11:52:00Z">
        <w:r w:rsidR="001C1B69">
          <w:rPr>
            <w:rFonts w:ascii="Calibri" w:eastAsia="Times New Roman" w:hAnsi="Calibri" w:cs="Calibri"/>
            <w:color w:val="000000"/>
          </w:rPr>
          <w:t xml:space="preserve"> </w:t>
        </w:r>
        <w:proofErr w:type="spellStart"/>
        <w:r w:rsidR="001C1B69" w:rsidRPr="0075485E">
          <w:rPr>
            <w:rFonts w:ascii="Calibri" w:eastAsia="Times New Roman" w:hAnsi="Calibri" w:cs="Calibri"/>
            <w:color w:val="000000"/>
          </w:rPr>
          <w:t>Eutraphentic</w:t>
        </w:r>
        <w:proofErr w:type="spellEnd"/>
        <w:r w:rsidR="001C1B69" w:rsidRPr="0075485E">
          <w:rPr>
            <w:rFonts w:ascii="Calibri" w:eastAsia="Times New Roman" w:hAnsi="Calibri" w:cs="Calibri"/>
            <w:color w:val="000000"/>
          </w:rPr>
          <w:t xml:space="preserve"> </w:t>
        </w:r>
      </w:ins>
      <w:ins w:id="830" w:author="Jessup, Benjamin" w:date="2022-05-31T11:53:00Z">
        <w:r w:rsidR="001C1B69">
          <w:rPr>
            <w:rFonts w:ascii="Calibri" w:eastAsia="Times New Roman" w:hAnsi="Calibri" w:cs="Calibri"/>
            <w:color w:val="000000"/>
          </w:rPr>
          <w:t xml:space="preserve">(category 5) and </w:t>
        </w:r>
        <w:proofErr w:type="spellStart"/>
        <w:r w:rsidR="001C1B69" w:rsidRPr="0075485E">
          <w:rPr>
            <w:rFonts w:ascii="Calibri" w:eastAsia="Times New Roman" w:hAnsi="Calibri" w:cs="Calibri"/>
            <w:color w:val="000000"/>
          </w:rPr>
          <w:t>Hypereutraphentic</w:t>
        </w:r>
        <w:proofErr w:type="spellEnd"/>
        <w:r w:rsidR="001C1B69" w:rsidRPr="0075485E">
          <w:rPr>
            <w:rFonts w:ascii="Calibri" w:eastAsia="Times New Roman" w:hAnsi="Calibri" w:cs="Calibri"/>
            <w:color w:val="000000"/>
          </w:rPr>
          <w:t xml:space="preserve"> </w:t>
        </w:r>
        <w:r w:rsidR="001C1B69">
          <w:rPr>
            <w:rFonts w:ascii="Calibri" w:eastAsia="Times New Roman" w:hAnsi="Calibri" w:cs="Calibri"/>
            <w:color w:val="000000"/>
          </w:rPr>
          <w:t xml:space="preserve">(category 6) </w:t>
        </w:r>
      </w:ins>
      <w:ins w:id="831" w:author="Jessup, Benjamin" w:date="2022-05-31T11:52:00Z">
        <w:r w:rsidR="001C1B69" w:rsidRPr="0075485E">
          <w:rPr>
            <w:rFonts w:ascii="Calibri" w:eastAsia="Times New Roman" w:hAnsi="Calibri" w:cs="Calibri"/>
            <w:color w:val="000000"/>
          </w:rPr>
          <w:t xml:space="preserve">taxa are characteristic of environments with a rich </w:t>
        </w:r>
        <w:r w:rsidR="001C1B69">
          <w:rPr>
            <w:rFonts w:ascii="Calibri" w:eastAsia="Times New Roman" w:hAnsi="Calibri" w:cs="Calibri"/>
            <w:color w:val="000000"/>
          </w:rPr>
          <w:t>and extre</w:t>
        </w:r>
      </w:ins>
      <w:ins w:id="832" w:author="Jessup, Benjamin" w:date="2022-05-31T11:53:00Z">
        <w:r w:rsidR="001C1B69">
          <w:rPr>
            <w:rFonts w:ascii="Calibri" w:eastAsia="Times New Roman" w:hAnsi="Calibri" w:cs="Calibri"/>
            <w:color w:val="000000"/>
          </w:rPr>
          <w:t xml:space="preserve">me </w:t>
        </w:r>
      </w:ins>
      <w:ins w:id="833" w:author="Jessup, Benjamin" w:date="2022-05-31T11:52:00Z">
        <w:r w:rsidR="001C1B69" w:rsidRPr="0075485E">
          <w:rPr>
            <w:rFonts w:ascii="Calibri" w:eastAsia="Times New Roman" w:hAnsi="Calibri" w:cs="Calibri"/>
            <w:color w:val="000000"/>
          </w:rPr>
          <w:t>suppl</w:t>
        </w:r>
      </w:ins>
      <w:ins w:id="834" w:author="Jessup, Benjamin" w:date="2022-05-31T11:53:00Z">
        <w:r w:rsidR="001C1B69">
          <w:rPr>
            <w:rFonts w:ascii="Calibri" w:eastAsia="Times New Roman" w:hAnsi="Calibri" w:cs="Calibri"/>
            <w:color w:val="000000"/>
          </w:rPr>
          <w:t>ies</w:t>
        </w:r>
      </w:ins>
      <w:ins w:id="835" w:author="Jessup, Benjamin" w:date="2022-05-31T11:52:00Z">
        <w:r w:rsidR="001C1B69" w:rsidRPr="0075485E">
          <w:rPr>
            <w:rFonts w:ascii="Calibri" w:eastAsia="Times New Roman" w:hAnsi="Calibri" w:cs="Calibri"/>
            <w:color w:val="000000"/>
          </w:rPr>
          <w:t xml:space="preserve"> of nutrients.</w:t>
        </w:r>
      </w:ins>
      <w:ins w:id="836" w:author="Jessup, Benjamin" w:date="2022-05-31T11:53:00Z">
        <w:r w:rsidR="001C1B69">
          <w:rPr>
            <w:rFonts w:ascii="Calibri" w:eastAsia="Times New Roman" w:hAnsi="Calibri" w:cs="Calibri"/>
            <w:color w:val="000000"/>
          </w:rPr>
          <w:t xml:space="preserve"> </w:t>
        </w:r>
      </w:ins>
      <w:ins w:id="837" w:author="Jessup, Benjamin" w:date="2022-05-31T11:55:00Z">
        <w:r w:rsidR="001C1B69">
          <w:rPr>
            <w:rFonts w:ascii="Calibri" w:eastAsia="Times New Roman" w:hAnsi="Calibri" w:cs="Calibri"/>
            <w:color w:val="000000"/>
          </w:rPr>
          <w:t xml:space="preserve">Trophic indices have been recognized as </w:t>
        </w:r>
      </w:ins>
      <w:ins w:id="838" w:author="Jessup, Benjamin" w:date="2022-05-31T11:56:00Z">
        <w:r w:rsidR="001C1B69">
          <w:rPr>
            <w:rFonts w:ascii="Calibri" w:eastAsia="Times New Roman" w:hAnsi="Calibri" w:cs="Calibri"/>
            <w:color w:val="000000"/>
          </w:rPr>
          <w:t>effective tools for monitoring eutrophication (</w:t>
        </w:r>
      </w:ins>
      <w:ins w:id="839" w:author="Jessup, Benjamin" w:date="2022-05-31T11:57:00Z">
        <w:r w:rsidR="001C1B69">
          <w:rPr>
            <w:rFonts w:ascii="Calibri" w:eastAsia="Times New Roman" w:hAnsi="Calibri" w:cs="Calibri"/>
            <w:color w:val="000000"/>
          </w:rPr>
          <w:t xml:space="preserve">Kelly and Whitton 1995, </w:t>
        </w:r>
        <w:proofErr w:type="spellStart"/>
        <w:r w:rsidR="001C1B69">
          <w:rPr>
            <w:rFonts w:ascii="Calibri" w:eastAsia="Times New Roman" w:hAnsi="Calibri" w:cs="Calibri"/>
            <w:color w:val="000000"/>
          </w:rPr>
          <w:t>Potapova</w:t>
        </w:r>
        <w:proofErr w:type="spellEnd"/>
        <w:r w:rsidR="001C1B69">
          <w:rPr>
            <w:rFonts w:ascii="Calibri" w:eastAsia="Times New Roman" w:hAnsi="Calibri" w:cs="Calibri"/>
            <w:color w:val="000000"/>
          </w:rPr>
          <w:t xml:space="preserve"> et al. 2004</w:t>
        </w:r>
      </w:ins>
      <w:ins w:id="840" w:author="Jessup, Benjamin" w:date="2022-05-31T11:58:00Z">
        <w:r w:rsidR="001C1B69">
          <w:rPr>
            <w:rFonts w:ascii="Calibri" w:eastAsia="Times New Roman" w:hAnsi="Calibri" w:cs="Calibri"/>
            <w:color w:val="000000"/>
          </w:rPr>
          <w:t xml:space="preserve">, </w:t>
        </w:r>
        <w:proofErr w:type="spellStart"/>
        <w:r w:rsidR="001C1B69">
          <w:rPr>
            <w:rFonts w:ascii="Calibri" w:eastAsia="Times New Roman" w:hAnsi="Calibri" w:cs="Calibri"/>
            <w:color w:val="000000"/>
          </w:rPr>
          <w:t>Besse-Lototskaya</w:t>
        </w:r>
        <w:proofErr w:type="spellEnd"/>
        <w:r w:rsidR="001C1B69">
          <w:rPr>
            <w:rFonts w:ascii="Calibri" w:eastAsia="Times New Roman" w:hAnsi="Calibri" w:cs="Calibri"/>
            <w:color w:val="000000"/>
          </w:rPr>
          <w:t xml:space="preserve"> et al. 2011</w:t>
        </w:r>
      </w:ins>
      <w:ins w:id="841" w:author="Jessup, Benjamin" w:date="2022-05-31T11:57:00Z">
        <w:r w:rsidR="001C1B69">
          <w:rPr>
            <w:rFonts w:ascii="Calibri" w:eastAsia="Times New Roman" w:hAnsi="Calibri" w:cs="Calibri"/>
            <w:color w:val="000000"/>
          </w:rPr>
          <w:t xml:space="preserve">). </w:t>
        </w:r>
      </w:ins>
      <w:ins w:id="842" w:author="Jessup, Benjamin" w:date="2022-05-31T12:00:00Z">
        <w:r w:rsidR="001C1B69">
          <w:rPr>
            <w:rFonts w:ascii="Calibri" w:eastAsia="Times New Roman" w:hAnsi="Calibri" w:cs="Calibri"/>
            <w:color w:val="000000"/>
          </w:rPr>
          <w:t>As organic pollution and nutrients increase with eutrophication, the diatom community shi</w:t>
        </w:r>
      </w:ins>
      <w:ins w:id="843" w:author="Jessup, Benjamin" w:date="2022-05-31T12:01:00Z">
        <w:r w:rsidR="001C1B69">
          <w:rPr>
            <w:rFonts w:ascii="Calibri" w:eastAsia="Times New Roman" w:hAnsi="Calibri" w:cs="Calibri"/>
            <w:color w:val="000000"/>
          </w:rPr>
          <w:t xml:space="preserve">fts from </w:t>
        </w:r>
        <w:r w:rsidR="00AD3D11">
          <w:rPr>
            <w:rFonts w:ascii="Calibri" w:eastAsia="Times New Roman" w:hAnsi="Calibri" w:cs="Calibri"/>
            <w:color w:val="000000"/>
          </w:rPr>
          <w:t xml:space="preserve">more sensitive taxa to more tolerant taxa. </w:t>
        </w:r>
      </w:ins>
    </w:p>
    <w:p w14:paraId="1856E68B" w14:textId="62A260E9" w:rsidR="002F1AEC" w:rsidRDefault="002F1AEC" w:rsidP="009610B5">
      <w:pPr>
        <w:rPr>
          <w:ins w:id="844" w:author="Jessup, Benjamin" w:date="2022-05-31T10:34:00Z"/>
          <w:color w:val="000000"/>
        </w:rPr>
      </w:pPr>
    </w:p>
    <w:p w14:paraId="094EA70A" w14:textId="77777777" w:rsidR="009C2FC4" w:rsidRDefault="009C2FC4">
      <w:pPr>
        <w:rPr>
          <w:ins w:id="845" w:author="Jessup, Benjamin" w:date="2022-05-31T11:47:00Z"/>
          <w:b/>
          <w:bCs/>
          <w:i/>
          <w:iCs/>
          <w:color w:val="000000"/>
        </w:rPr>
      </w:pPr>
      <w:ins w:id="846" w:author="Jessup, Benjamin" w:date="2022-05-31T11:47:00Z">
        <w:r>
          <w:rPr>
            <w:b/>
            <w:bCs/>
            <w:i/>
            <w:iCs/>
            <w:color w:val="000000"/>
          </w:rPr>
          <w:br w:type="page"/>
        </w:r>
      </w:ins>
    </w:p>
    <w:p w14:paraId="5066ECA0" w14:textId="6854A691" w:rsidR="002F1AEC" w:rsidRPr="005736F0" w:rsidRDefault="00B70C90" w:rsidP="009610B5">
      <w:pPr>
        <w:rPr>
          <w:ins w:id="847" w:author="Jessup, Benjamin" w:date="2022-05-31T10:34:00Z"/>
          <w:b/>
          <w:bCs/>
          <w:i/>
          <w:iCs/>
          <w:color w:val="000000"/>
        </w:rPr>
      </w:pPr>
      <w:ins w:id="848" w:author="Jessup, Benjamin" w:date="2022-05-31T12:16:00Z">
        <w:r>
          <w:rPr>
            <w:noProof/>
          </w:rPr>
          <w:lastRenderedPageBreak/>
          <mc:AlternateContent>
            <mc:Choice Requires="wps">
              <w:drawing>
                <wp:anchor distT="0" distB="0" distL="114300" distR="114300" simplePos="0" relativeHeight="251713024" behindDoc="0" locked="0" layoutInCell="1" allowOverlap="1" wp14:anchorId="1286EDC2" wp14:editId="5A5489D0">
                  <wp:simplePos x="0" y="0"/>
                  <wp:positionH relativeFrom="column">
                    <wp:posOffset>2247900</wp:posOffset>
                  </wp:positionH>
                  <wp:positionV relativeFrom="paragraph">
                    <wp:posOffset>3797935</wp:posOffset>
                  </wp:positionV>
                  <wp:extent cx="371475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17D0DA88" w14:textId="008215EE" w:rsidR="0082378E" w:rsidRPr="00B70C90" w:rsidRDefault="0082378E" w:rsidP="00B70C90">
                              <w:pPr>
                                <w:pStyle w:val="Caption"/>
                                <w:rPr>
                                  <w:noProof/>
                                  <w:sz w:val="22"/>
                                  <w:szCs w:val="22"/>
                                </w:rPr>
                              </w:pPr>
                              <w:bookmarkStart w:id="849" w:name="_Toc104959280"/>
                              <w:ins w:id="850" w:author="Jessup, Benjamin" w:date="2022-05-31T12:16: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11</w:t>
                              </w:r>
                              <w:ins w:id="851" w:author="Jessup, Benjamin" w:date="2022-05-31T12:16:00Z">
                                <w:r w:rsidRPr="00B70C90">
                                  <w:rPr>
                                    <w:sz w:val="22"/>
                                    <w:szCs w:val="22"/>
                                  </w:rPr>
                                  <w:fldChar w:fldCharType="end"/>
                                </w:r>
                                <w:r w:rsidRPr="00B70C90">
                                  <w:rPr>
                                    <w:sz w:val="22"/>
                                    <w:szCs w:val="22"/>
                                  </w:rPr>
                                  <w:t xml:space="preserve">. Box plots illustrating the </w:t>
                                </w:r>
                              </w:ins>
                              <w:ins w:id="852" w:author="Jessup, Benjamin" w:date="2022-05-31T12:17:00Z">
                                <w:r w:rsidRPr="00B70C90">
                                  <w:rPr>
                                    <w:rFonts w:ascii="Calibri" w:eastAsia="Times New Roman" w:hAnsi="Calibri" w:cs="Calibri"/>
                                    <w:color w:val="000000"/>
                                    <w:sz w:val="22"/>
                                    <w:szCs w:val="22"/>
                                  </w:rPr>
                                  <w:t xml:space="preserve">percent of taxa </w:t>
                                </w:r>
                                <w:r w:rsidRPr="00B70C90">
                                  <w:rPr>
                                    <w:color w:val="000000"/>
                                    <w:sz w:val="22"/>
                                    <w:szCs w:val="22"/>
                                  </w:rPr>
                                  <w:t>with affinity for relatively low oxygen</w:t>
                                </w:r>
                                <w:r w:rsidRPr="00B70C90">
                                  <w:rPr>
                                    <w:rFonts w:ascii="Calibri" w:eastAsia="Times New Roman" w:hAnsi="Calibri" w:cs="Calibri"/>
                                    <w:color w:val="000000"/>
                                    <w:sz w:val="22"/>
                                    <w:szCs w:val="22"/>
                                  </w:rPr>
                                  <w:t xml:space="preserve"> (</w:t>
                                </w:r>
                                <w:r w:rsidRPr="00B70C90">
                                  <w:rPr>
                                    <w:color w:val="000000"/>
                                    <w:sz w:val="22"/>
                                    <w:szCs w:val="22"/>
                                  </w:rPr>
                                  <w:t>pt_O_WDEQ_4)</w:t>
                                </w:r>
                              </w:ins>
                              <w:ins w:id="853" w:author="Jessup, Benjamin" w:date="2022-05-31T12:16:00Z">
                                <w:r w:rsidRPr="00B70C90">
                                  <w:rPr>
                                    <w:color w:val="C45911" w:themeColor="accent2" w:themeShade="BF"/>
                                    <w:sz w:val="22"/>
                                    <w:szCs w:val="22"/>
                                  </w:rPr>
                                  <w:t xml:space="preserve"> </w:t>
                                </w:r>
                                <w:r w:rsidRPr="00B70C90">
                                  <w:rPr>
                                    <w:sz w:val="22"/>
                                    <w:szCs w:val="22"/>
                                  </w:rPr>
                                  <w:t>distributions among disturbance conditions and site types.</w:t>
                                </w:r>
                              </w:ins>
                              <w:bookmarkEnd w:id="8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6EDC2" id="Text Box 61" o:spid="_x0000_s1032" type="#_x0000_t202" style="position:absolute;margin-left:177pt;margin-top:299.05pt;width:292.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fFGgIAAD8EAAAOAAAAZHJzL2Uyb0RvYy54bWysU01v2zAMvQ/YfxB0X5y0azsY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" stroked="f">
                  <v:textbox style="mso-fit-shape-to-text:t" inset="0,0,0,0">
                    <w:txbxContent>
                      <w:p w14:paraId="17D0DA88" w14:textId="008215EE" w:rsidR="0082378E" w:rsidRPr="00B70C90" w:rsidRDefault="0082378E" w:rsidP="00B70C90">
                        <w:pPr>
                          <w:pStyle w:val="Caption"/>
                          <w:rPr>
                            <w:noProof/>
                            <w:sz w:val="22"/>
                            <w:szCs w:val="22"/>
                          </w:rPr>
                        </w:pPr>
                        <w:bookmarkStart w:id="854" w:name="_Toc104959280"/>
                        <w:ins w:id="855" w:author="Jessup, Benjamin" w:date="2022-05-31T12:16:00Z">
                          <w:r w:rsidRPr="00B70C90">
                            <w:rPr>
                              <w:sz w:val="22"/>
                              <w:szCs w:val="22"/>
                            </w:rPr>
                            <w:t xml:space="preserve">Figure </w:t>
                          </w:r>
                          <w:r w:rsidRPr="00B70C90">
                            <w:rPr>
                              <w:sz w:val="22"/>
                              <w:szCs w:val="22"/>
                            </w:rPr>
                            <w:fldChar w:fldCharType="begin"/>
                          </w:r>
                          <w:r w:rsidRPr="00B70C90">
                            <w:rPr>
                              <w:sz w:val="22"/>
                              <w:szCs w:val="22"/>
                            </w:rPr>
                            <w:instrText xml:space="preserve"> SEQ Figure \* ARABIC </w:instrText>
                          </w:r>
                        </w:ins>
                        <w:r w:rsidRPr="00B70C90">
                          <w:rPr>
                            <w:sz w:val="22"/>
                            <w:szCs w:val="22"/>
                          </w:rPr>
                          <w:fldChar w:fldCharType="separate"/>
                        </w:r>
                        <w:r w:rsidR="00FE4DC4">
                          <w:rPr>
                            <w:noProof/>
                            <w:sz w:val="22"/>
                            <w:szCs w:val="22"/>
                          </w:rPr>
                          <w:t>11</w:t>
                        </w:r>
                        <w:ins w:id="856" w:author="Jessup, Benjamin" w:date="2022-05-31T12:16:00Z">
                          <w:r w:rsidRPr="00B70C90">
                            <w:rPr>
                              <w:sz w:val="22"/>
                              <w:szCs w:val="22"/>
                            </w:rPr>
                            <w:fldChar w:fldCharType="end"/>
                          </w:r>
                          <w:r w:rsidRPr="00B70C90">
                            <w:rPr>
                              <w:sz w:val="22"/>
                              <w:szCs w:val="22"/>
                            </w:rPr>
                            <w:t xml:space="preserve">. Box plots illustrating the </w:t>
                          </w:r>
                        </w:ins>
                        <w:ins w:id="857" w:author="Jessup, Benjamin" w:date="2022-05-31T12:17:00Z">
                          <w:r w:rsidRPr="00B70C90">
                            <w:rPr>
                              <w:rFonts w:ascii="Calibri" w:eastAsia="Times New Roman" w:hAnsi="Calibri" w:cs="Calibri"/>
                              <w:color w:val="000000"/>
                              <w:sz w:val="22"/>
                              <w:szCs w:val="22"/>
                            </w:rPr>
                            <w:t xml:space="preserve">percent of taxa </w:t>
                          </w:r>
                          <w:r w:rsidRPr="00B70C90">
                            <w:rPr>
                              <w:color w:val="000000"/>
                              <w:sz w:val="22"/>
                              <w:szCs w:val="22"/>
                            </w:rPr>
                            <w:t>with affinity for relatively low oxygen</w:t>
                          </w:r>
                          <w:r w:rsidRPr="00B70C90">
                            <w:rPr>
                              <w:rFonts w:ascii="Calibri" w:eastAsia="Times New Roman" w:hAnsi="Calibri" w:cs="Calibri"/>
                              <w:color w:val="000000"/>
                              <w:sz w:val="22"/>
                              <w:szCs w:val="22"/>
                            </w:rPr>
                            <w:t xml:space="preserve"> (</w:t>
                          </w:r>
                          <w:r w:rsidRPr="00B70C90">
                            <w:rPr>
                              <w:color w:val="000000"/>
                              <w:sz w:val="22"/>
                              <w:szCs w:val="22"/>
                            </w:rPr>
                            <w:t>pt_O_WDEQ_4)</w:t>
                          </w:r>
                        </w:ins>
                        <w:ins w:id="858" w:author="Jessup, Benjamin" w:date="2022-05-31T12:16:00Z">
                          <w:r w:rsidRPr="00B70C90">
                            <w:rPr>
                              <w:color w:val="C45911" w:themeColor="accent2" w:themeShade="BF"/>
                              <w:sz w:val="22"/>
                              <w:szCs w:val="22"/>
                            </w:rPr>
                            <w:t xml:space="preserve"> </w:t>
                          </w:r>
                          <w:r w:rsidRPr="00B70C90">
                            <w:rPr>
                              <w:sz w:val="22"/>
                              <w:szCs w:val="22"/>
                            </w:rPr>
                            <w:t>distributions among disturbance conditions and site types.</w:t>
                          </w:r>
                        </w:ins>
                        <w:bookmarkEnd w:id="854"/>
                      </w:p>
                    </w:txbxContent>
                  </v:textbox>
                  <w10:wrap type="square"/>
                </v:shape>
              </w:pict>
            </mc:Fallback>
          </mc:AlternateContent>
        </w:r>
      </w:ins>
      <w:ins w:id="859" w:author="Jessup, Benjamin" w:date="2022-05-31T12:13:00Z">
        <w:r>
          <w:rPr>
            <w:noProof/>
          </w:rPr>
          <w:drawing>
            <wp:anchor distT="0" distB="0" distL="114300" distR="114300" simplePos="0" relativeHeight="251710976" behindDoc="0" locked="0" layoutInCell="1" allowOverlap="1" wp14:anchorId="1AFD623A" wp14:editId="2ED5376D">
              <wp:simplePos x="0" y="0"/>
              <wp:positionH relativeFrom="column">
                <wp:posOffset>2247900</wp:posOffset>
              </wp:positionH>
              <wp:positionV relativeFrom="paragraph">
                <wp:posOffset>0</wp:posOffset>
              </wp:positionV>
              <wp:extent cx="3714750" cy="3741341"/>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4750" cy="3741341"/>
                      </a:xfrm>
                      <a:prstGeom prst="rect">
                        <a:avLst/>
                      </a:prstGeom>
                    </pic:spPr>
                  </pic:pic>
                </a:graphicData>
              </a:graphic>
            </wp:anchor>
          </w:drawing>
        </w:r>
      </w:ins>
      <w:ins w:id="860" w:author="Jessup, Benjamin" w:date="2022-05-31T10:34:00Z">
        <w:r w:rsidR="002F1AEC" w:rsidRPr="005736F0">
          <w:rPr>
            <w:b/>
            <w:bCs/>
            <w:i/>
            <w:iCs/>
            <w:color w:val="000000"/>
          </w:rPr>
          <w:t>Dissolved Oxygen Affinity</w:t>
        </w:r>
      </w:ins>
    </w:p>
    <w:p w14:paraId="7D966F5F" w14:textId="27B3224E" w:rsidR="00B70C90" w:rsidRDefault="00AD3D11" w:rsidP="009610B5">
      <w:pPr>
        <w:rPr>
          <w:ins w:id="861" w:author="Jessup, Benjamin" w:date="2022-05-31T12:14:00Z"/>
          <w:color w:val="000000"/>
        </w:rPr>
      </w:pPr>
      <w:ins w:id="862" w:author="Jessup, Benjamin" w:date="2022-05-31T12:06:00Z">
        <w:r>
          <w:rPr>
            <w:rFonts w:ascii="Calibri" w:eastAsia="Times New Roman" w:hAnsi="Calibri" w:cs="Calibri"/>
            <w:color w:val="000000"/>
          </w:rPr>
          <w:t xml:space="preserve">The oxygen affinity metric selected for the index is the percent of taxa </w:t>
        </w:r>
        <w:r>
          <w:rPr>
            <w:color w:val="000000"/>
          </w:rPr>
          <w:t>with affinity for relatively low oxygen</w:t>
        </w:r>
        <w:r w:rsidRPr="0075485E">
          <w:rPr>
            <w:rFonts w:ascii="Calibri" w:eastAsia="Times New Roman" w:hAnsi="Calibri" w:cs="Calibri"/>
            <w:color w:val="000000"/>
          </w:rPr>
          <w:t xml:space="preserve"> </w:t>
        </w:r>
      </w:ins>
      <w:ins w:id="863" w:author="Jessup, Benjamin" w:date="2022-05-31T12:07:00Z">
        <w:r>
          <w:rPr>
            <w:rFonts w:ascii="Calibri" w:eastAsia="Times New Roman" w:hAnsi="Calibri" w:cs="Calibri"/>
            <w:color w:val="000000"/>
          </w:rPr>
          <w:t>(</w:t>
        </w:r>
        <w:r w:rsidRPr="00FB6B95">
          <w:rPr>
            <w:color w:val="000000"/>
          </w:rPr>
          <w:t>pt_O_WDEQ_4</w:t>
        </w:r>
        <w:r>
          <w:rPr>
            <w:color w:val="000000"/>
          </w:rPr>
          <w:t xml:space="preserve">). </w:t>
        </w:r>
      </w:ins>
      <w:ins w:id="864" w:author="Jessup, Benjamin" w:date="2022-05-31T12:13:00Z">
        <w:r w:rsidR="00B70C90">
          <w:rPr>
            <w:color w:val="000000"/>
          </w:rPr>
          <w:t>The metric was not adjuste</w:t>
        </w:r>
      </w:ins>
      <w:ins w:id="865" w:author="Jessup, Benjamin" w:date="2022-05-31T12:14:00Z">
        <w:r w:rsidR="00B70C90">
          <w:rPr>
            <w:color w:val="000000"/>
          </w:rPr>
          <w:t xml:space="preserve">d to environmental variables, though there is some variation among site types, with lower metric values in the High Mountains. </w:t>
        </w:r>
      </w:ins>
      <w:ins w:id="866" w:author="Jessup, Benjamin" w:date="2022-05-31T12:15:00Z">
        <w:r w:rsidR="00B70C90">
          <w:rPr>
            <w:color w:val="000000"/>
          </w:rPr>
          <w:t>Metric values increase along the di</w:t>
        </w:r>
      </w:ins>
      <w:ins w:id="867" w:author="Jessup, Benjamin" w:date="2022-05-31T12:16:00Z">
        <w:r w:rsidR="00B70C90">
          <w:rPr>
            <w:color w:val="000000"/>
          </w:rPr>
          <w:t>sturbance gradient in each site class (Figure 12).</w:t>
        </w:r>
      </w:ins>
    </w:p>
    <w:p w14:paraId="57D563CB" w14:textId="60A6F544" w:rsidR="00AD3D11" w:rsidRDefault="00B70C90" w:rsidP="009610B5">
      <w:pPr>
        <w:rPr>
          <w:ins w:id="868" w:author="Jessup, Benjamin" w:date="2022-05-31T12:07:00Z"/>
          <w:color w:val="000000"/>
        </w:rPr>
      </w:pPr>
      <w:ins w:id="869" w:author="Jessup, Benjamin" w:date="2022-05-31T12:15:00Z">
        <w:r>
          <w:rPr>
            <w:color w:val="000000"/>
          </w:rPr>
          <w:t>Taxa with the O_WDEQ_4 trait</w:t>
        </w:r>
      </w:ins>
      <w:ins w:id="870" w:author="Jessup, Benjamin" w:date="2022-05-31T12:09:00Z">
        <w:r w:rsidR="00AD3D11">
          <w:rPr>
            <w:color w:val="000000"/>
          </w:rPr>
          <w:t xml:space="preserve"> are associated with environments having 30 – 50% dissolved oxygen saturation, </w:t>
        </w:r>
      </w:ins>
      <w:ins w:id="871" w:author="Jessup, Benjamin" w:date="2022-05-31T12:10:00Z">
        <w:r w:rsidR="00AD3D11">
          <w:rPr>
            <w:color w:val="000000"/>
          </w:rPr>
          <w:t>as designated by van Dam and others (1994)</w:t>
        </w:r>
      </w:ins>
      <w:ins w:id="872" w:author="Jessup, Benjamin" w:date="2022-05-31T12:09:00Z">
        <w:r w:rsidR="00AD3D11">
          <w:rPr>
            <w:color w:val="000000"/>
          </w:rPr>
          <w:t xml:space="preserve">. </w:t>
        </w:r>
      </w:ins>
      <w:ins w:id="873" w:author="Jessup, Benjamin" w:date="2022-05-31T12:15:00Z">
        <w:r>
          <w:rPr>
            <w:color w:val="000000"/>
          </w:rPr>
          <w:t>As</w:t>
        </w:r>
      </w:ins>
      <w:ins w:id="874" w:author="Jessup, Benjamin" w:date="2022-05-31T12:10:00Z">
        <w:r w:rsidR="00AD3D11" w:rsidRPr="0075485E">
          <w:rPr>
            <w:rFonts w:ascii="Calibri" w:eastAsia="Times New Roman" w:hAnsi="Calibri" w:cs="Calibri"/>
            <w:color w:val="000000"/>
          </w:rPr>
          <w:t xml:space="preserve"> photosynthetic organisms, diatoms do not require oxygen</w:t>
        </w:r>
        <w:r w:rsidR="00AD3D11">
          <w:rPr>
            <w:rFonts w:ascii="Calibri" w:eastAsia="Times New Roman" w:hAnsi="Calibri" w:cs="Calibri"/>
            <w:color w:val="000000"/>
          </w:rPr>
          <w:t xml:space="preserve">. </w:t>
        </w:r>
      </w:ins>
      <w:ins w:id="875" w:author="Jessup, Benjamin" w:date="2022-05-31T12:11:00Z">
        <w:r w:rsidR="00AD3D11">
          <w:rPr>
            <w:rFonts w:ascii="Calibri" w:eastAsia="Times New Roman" w:hAnsi="Calibri" w:cs="Calibri"/>
            <w:color w:val="000000"/>
          </w:rPr>
          <w:t>However</w:t>
        </w:r>
      </w:ins>
      <w:ins w:id="876" w:author="Jessup, Benjamin" w:date="2022-05-31T12:10:00Z">
        <w:r w:rsidR="00AD3D11" w:rsidRPr="0075485E">
          <w:rPr>
            <w:rFonts w:ascii="Calibri" w:eastAsia="Times New Roman" w:hAnsi="Calibri" w:cs="Calibri"/>
            <w:color w:val="000000"/>
          </w:rPr>
          <w:t xml:space="preserve">, as with the </w:t>
        </w:r>
        <w:proofErr w:type="spellStart"/>
        <w:r w:rsidR="00AD3D11" w:rsidRPr="0075485E">
          <w:rPr>
            <w:rFonts w:ascii="Calibri" w:eastAsia="Times New Roman" w:hAnsi="Calibri" w:cs="Calibri"/>
            <w:color w:val="000000"/>
          </w:rPr>
          <w:t>saprobian</w:t>
        </w:r>
        <w:proofErr w:type="spellEnd"/>
        <w:r w:rsidR="00AD3D11" w:rsidRPr="0075485E">
          <w:rPr>
            <w:rFonts w:ascii="Calibri" w:eastAsia="Times New Roman" w:hAnsi="Calibri" w:cs="Calibri"/>
            <w:color w:val="000000"/>
          </w:rPr>
          <w:t xml:space="preserve"> system, dissolved oxygen concentrations are related to the organic material present</w:t>
        </w:r>
      </w:ins>
      <w:ins w:id="877" w:author="Jessup, Benjamin" w:date="2022-05-31T12:11:00Z">
        <w:r w:rsidR="00AD3D11">
          <w:rPr>
            <w:rFonts w:ascii="Calibri" w:eastAsia="Times New Roman" w:hAnsi="Calibri" w:cs="Calibri"/>
            <w:color w:val="000000"/>
          </w:rPr>
          <w:t xml:space="preserve">, so </w:t>
        </w:r>
        <w:r>
          <w:rPr>
            <w:rFonts w:ascii="Calibri" w:eastAsia="Times New Roman" w:hAnsi="Calibri" w:cs="Calibri"/>
            <w:color w:val="000000"/>
          </w:rPr>
          <w:t>taxa found with relatively low oxygen are presumably sensitive to higher organic enrichment</w:t>
        </w:r>
      </w:ins>
      <w:ins w:id="878" w:author="Jessup, Benjamin" w:date="2022-05-31T12:10:00Z">
        <w:r w:rsidR="00AD3D11" w:rsidRPr="0075485E">
          <w:rPr>
            <w:rFonts w:ascii="Calibri" w:eastAsia="Times New Roman" w:hAnsi="Calibri" w:cs="Calibri"/>
            <w:color w:val="000000"/>
          </w:rPr>
          <w:t>.</w:t>
        </w:r>
      </w:ins>
    </w:p>
    <w:p w14:paraId="114DEC77" w14:textId="73D31A68" w:rsidR="00E4700F" w:rsidRDefault="00E4700F" w:rsidP="00401074">
      <w:pPr>
        <w:rPr>
          <w:ins w:id="879" w:author="Jessup, Benjamin" w:date="2022-05-31T09:34:00Z"/>
          <w:rFonts w:asciiTheme="majorHAnsi" w:eastAsiaTheme="majorEastAsia" w:hAnsiTheme="majorHAnsi" w:cstheme="majorBidi"/>
          <w:color w:val="2F5496" w:themeColor="accent1" w:themeShade="BF"/>
          <w:sz w:val="32"/>
          <w:szCs w:val="32"/>
          <w:shd w:val="clear" w:color="auto" w:fill="FFFFFF"/>
        </w:rPr>
      </w:pPr>
      <w:ins w:id="880" w:author="Jessup, Benjamin" w:date="2022-05-31T09:34:00Z">
        <w:r>
          <w:rPr>
            <w:shd w:val="clear" w:color="auto" w:fill="FFFFFF"/>
          </w:rPr>
          <w:br w:type="page"/>
        </w:r>
      </w:ins>
    </w:p>
    <w:p w14:paraId="6097A20F" w14:textId="62BD4005" w:rsidR="00D73D37" w:rsidRDefault="00D73D37" w:rsidP="00D73D37">
      <w:pPr>
        <w:pStyle w:val="Heading1"/>
        <w:rPr>
          <w:shd w:val="clear" w:color="auto" w:fill="FFFFFF"/>
        </w:rPr>
      </w:pPr>
      <w:bookmarkStart w:id="881" w:name="_Toc104960208"/>
      <w:r>
        <w:rPr>
          <w:shd w:val="clear" w:color="auto" w:fill="FFFFFF"/>
        </w:rPr>
        <w:lastRenderedPageBreak/>
        <w:t>References Cited</w:t>
      </w:r>
      <w:bookmarkEnd w:id="881"/>
    </w:p>
    <w:p w14:paraId="574534C8" w14:textId="77777777" w:rsidR="00D73D37" w:rsidRDefault="00D73D37">
      <w:pPr>
        <w:rPr>
          <w:rFonts w:ascii="Arial" w:hAnsi="Arial" w:cs="Arial"/>
          <w:color w:val="222222"/>
          <w:sz w:val="20"/>
          <w:szCs w:val="20"/>
          <w:shd w:val="clear" w:color="auto" w:fill="FFFFFF"/>
        </w:rPr>
      </w:pPr>
    </w:p>
    <w:p w14:paraId="454F23E8" w14:textId="77777777" w:rsidR="00D91B27" w:rsidRDefault="00D91B27" w:rsidP="00D91B27">
      <w:pPr>
        <w:spacing w:before="240"/>
        <w:ind w:left="360" w:hanging="360"/>
      </w:pPr>
      <w:proofErr w:type="spellStart"/>
      <w:r>
        <w:t>Bahls</w:t>
      </w:r>
      <w:proofErr w:type="spellEnd"/>
      <w:r>
        <w:t xml:space="preserve">, L.L., 1993, Periphyton bioassessment methods for Montana streams: Water Quality Bureau, Department of Health and Environmental Sciences, Helena, MT, 69 p. </w:t>
      </w:r>
    </w:p>
    <w:p w14:paraId="50A58BD5" w14:textId="77777777" w:rsidR="00275833" w:rsidRDefault="00275833" w:rsidP="00275833">
      <w:pPr>
        <w:spacing w:before="240"/>
        <w:ind w:left="360" w:hanging="360"/>
        <w:rPr>
          <w:rFonts w:cstheme="minorHAnsi"/>
          <w:szCs w:val="20"/>
        </w:rPr>
      </w:pPr>
      <w:r w:rsidRPr="00310E1E">
        <w:rPr>
          <w:rFonts w:cstheme="minorHAnsi"/>
          <w:szCs w:val="20"/>
        </w:rPr>
        <w:t xml:space="preserve">Bailey, R.C., R.H. Norris, and T.B. </w:t>
      </w:r>
      <w:proofErr w:type="spellStart"/>
      <w:r w:rsidRPr="00310E1E">
        <w:rPr>
          <w:rFonts w:cstheme="minorHAnsi"/>
          <w:szCs w:val="20"/>
        </w:rPr>
        <w:t>Reynoldson</w:t>
      </w:r>
      <w:proofErr w:type="spellEnd"/>
      <w:r w:rsidRPr="00310E1E">
        <w:rPr>
          <w:rFonts w:cstheme="minorHAnsi"/>
          <w:szCs w:val="20"/>
        </w:rPr>
        <w:t>. 2004. Bioassessment of freshwater ecosystems: using the reference condition approach. Kluwer Academic Publishers, New York.</w:t>
      </w:r>
    </w:p>
    <w:p w14:paraId="22EB69D0" w14:textId="77777777" w:rsidR="00D70337" w:rsidRDefault="00D70337" w:rsidP="00275833">
      <w:pPr>
        <w:spacing w:before="240"/>
        <w:ind w:left="360" w:hanging="360"/>
      </w:pPr>
      <w:r w:rsidRPr="00C05DB1">
        <w:t xml:space="preserve">Barbour, M.T., J. Gerritsen, B.D. Snyder, and J.B. Stribling. 1999. </w:t>
      </w:r>
      <w:r w:rsidRPr="00C05DB1">
        <w:rPr>
          <w:iCs/>
        </w:rPr>
        <w:t>Rapid Bioassessment Protocols for Use in Streams and Wadeable Rivers: Periphyton, Benthic Macroinvertebrates and Fish, Second Edition.</w:t>
      </w:r>
      <w:r w:rsidRPr="00C05DB1">
        <w:t xml:space="preserve"> EPA 841-B-99-002. U.S. Environmental Protection Agency; Office of Water; Washington, D.C.</w:t>
      </w:r>
    </w:p>
    <w:p w14:paraId="30F282B8" w14:textId="2C1A9ACB" w:rsidR="00AD3D11" w:rsidRPr="005736F0" w:rsidRDefault="00AD3D11" w:rsidP="00FA0374">
      <w:pPr>
        <w:spacing w:after="120"/>
        <w:ind w:left="630" w:hanging="630"/>
        <w:rPr>
          <w:ins w:id="882" w:author="Jessup, Benjamin" w:date="2022-05-31T12:01:00Z"/>
          <w:rFonts w:eastAsia="Times New Roman" w:cstheme="minorHAnsi"/>
          <w:color w:val="000000"/>
          <w:sz w:val="24"/>
          <w:szCs w:val="24"/>
        </w:rPr>
      </w:pPr>
      <w:proofErr w:type="spellStart"/>
      <w:ins w:id="883" w:author="Jessup, Benjamin" w:date="2022-05-31T12:02:00Z">
        <w:r w:rsidRPr="005736F0">
          <w:rPr>
            <w:rFonts w:cstheme="minorHAnsi"/>
            <w:color w:val="222222"/>
            <w:shd w:val="clear" w:color="auto" w:fill="FFFFFF"/>
          </w:rPr>
          <w:t>Besse-Lototskaya</w:t>
        </w:r>
        <w:proofErr w:type="spellEnd"/>
        <w:r w:rsidRPr="005736F0">
          <w:rPr>
            <w:rFonts w:cstheme="minorHAnsi"/>
            <w:color w:val="222222"/>
            <w:shd w:val="clear" w:color="auto" w:fill="FFFFFF"/>
          </w:rPr>
          <w:t xml:space="preserve">, A., </w:t>
        </w:r>
      </w:ins>
      <w:ins w:id="884" w:author="Jessup, Benjamin" w:date="2022-05-31T12:03:00Z">
        <w:r w:rsidRPr="005736F0">
          <w:rPr>
            <w:rFonts w:cstheme="minorHAnsi"/>
            <w:color w:val="222222"/>
            <w:shd w:val="clear" w:color="auto" w:fill="FFFFFF"/>
          </w:rPr>
          <w:t xml:space="preserve">P.F. </w:t>
        </w:r>
      </w:ins>
      <w:proofErr w:type="spellStart"/>
      <w:ins w:id="885" w:author="Jessup, Benjamin" w:date="2022-05-31T12:02:00Z">
        <w:r w:rsidRPr="005736F0">
          <w:rPr>
            <w:rFonts w:cstheme="minorHAnsi"/>
            <w:color w:val="222222"/>
            <w:shd w:val="clear" w:color="auto" w:fill="FFFFFF"/>
          </w:rPr>
          <w:t>Verdonschot</w:t>
        </w:r>
        <w:proofErr w:type="spellEnd"/>
        <w:r w:rsidRPr="005736F0">
          <w:rPr>
            <w:rFonts w:cstheme="minorHAnsi"/>
            <w:color w:val="222222"/>
            <w:shd w:val="clear" w:color="auto" w:fill="FFFFFF"/>
          </w:rPr>
          <w:t xml:space="preserve">, </w:t>
        </w:r>
      </w:ins>
      <w:ins w:id="886" w:author="Jessup, Benjamin" w:date="2022-05-31T12:03:00Z">
        <w:r w:rsidRPr="005736F0">
          <w:rPr>
            <w:rFonts w:cstheme="minorHAnsi"/>
            <w:color w:val="222222"/>
            <w:shd w:val="clear" w:color="auto" w:fill="FFFFFF"/>
          </w:rPr>
          <w:t xml:space="preserve">M. </w:t>
        </w:r>
      </w:ins>
      <w:proofErr w:type="spellStart"/>
      <w:ins w:id="887" w:author="Jessup, Benjamin" w:date="2022-05-31T12:02:00Z">
        <w:r w:rsidRPr="005736F0">
          <w:rPr>
            <w:rFonts w:cstheme="minorHAnsi"/>
            <w:color w:val="222222"/>
            <w:shd w:val="clear" w:color="auto" w:fill="FFFFFF"/>
          </w:rPr>
          <w:t>Coste</w:t>
        </w:r>
        <w:proofErr w:type="spellEnd"/>
        <w:r w:rsidRPr="005736F0">
          <w:rPr>
            <w:rFonts w:cstheme="minorHAnsi"/>
            <w:color w:val="222222"/>
            <w:shd w:val="clear" w:color="auto" w:fill="FFFFFF"/>
          </w:rPr>
          <w:t xml:space="preserve">, and </w:t>
        </w:r>
      </w:ins>
      <w:ins w:id="888" w:author="Jessup, Benjamin" w:date="2022-05-31T12:03:00Z">
        <w:r w:rsidRPr="005736F0">
          <w:rPr>
            <w:rFonts w:cstheme="minorHAnsi"/>
            <w:color w:val="222222"/>
            <w:shd w:val="clear" w:color="auto" w:fill="FFFFFF"/>
          </w:rPr>
          <w:t xml:space="preserve">B. </w:t>
        </w:r>
      </w:ins>
      <w:ins w:id="889" w:author="Jessup, Benjamin" w:date="2022-05-31T12:02:00Z">
        <w:r w:rsidRPr="005736F0">
          <w:rPr>
            <w:rFonts w:cstheme="minorHAnsi"/>
            <w:color w:val="222222"/>
            <w:shd w:val="clear" w:color="auto" w:fill="FFFFFF"/>
          </w:rPr>
          <w:t xml:space="preserve">Van de </w:t>
        </w:r>
        <w:proofErr w:type="spellStart"/>
        <w:r w:rsidRPr="005736F0">
          <w:rPr>
            <w:rFonts w:cstheme="minorHAnsi"/>
            <w:color w:val="222222"/>
            <w:shd w:val="clear" w:color="auto" w:fill="FFFFFF"/>
          </w:rPr>
          <w:t>Vijver</w:t>
        </w:r>
      </w:ins>
      <w:proofErr w:type="spellEnd"/>
      <w:ins w:id="890" w:author="Jessup, Benjamin" w:date="2022-05-31T12:03:00Z">
        <w:r w:rsidRPr="005736F0">
          <w:rPr>
            <w:rFonts w:cstheme="minorHAnsi"/>
            <w:color w:val="222222"/>
            <w:shd w:val="clear" w:color="auto" w:fill="FFFFFF"/>
          </w:rPr>
          <w:t>.</w:t>
        </w:r>
      </w:ins>
      <w:ins w:id="891" w:author="Jessup, Benjamin" w:date="2022-05-31T12:02:00Z">
        <w:r w:rsidRPr="005736F0">
          <w:rPr>
            <w:rFonts w:cstheme="minorHAnsi"/>
            <w:color w:val="222222"/>
            <w:shd w:val="clear" w:color="auto" w:fill="FFFFFF"/>
          </w:rPr>
          <w:t xml:space="preserve"> 2011. Evaluation of European diatom trophic indices. </w:t>
        </w:r>
        <w:r w:rsidRPr="005736F0">
          <w:rPr>
            <w:rFonts w:cstheme="minorHAnsi"/>
            <w:i/>
            <w:iCs/>
            <w:color w:val="222222"/>
            <w:shd w:val="clear" w:color="auto" w:fill="FFFFFF"/>
          </w:rPr>
          <w:t>Ecological Indicators</w:t>
        </w:r>
        <w:r w:rsidRPr="005736F0">
          <w:rPr>
            <w:rFonts w:cstheme="minorHAnsi"/>
            <w:color w:val="222222"/>
            <w:shd w:val="clear" w:color="auto" w:fill="FFFFFF"/>
          </w:rPr>
          <w:t>, </w:t>
        </w:r>
        <w:r w:rsidRPr="005736F0">
          <w:rPr>
            <w:rFonts w:cstheme="minorHAnsi"/>
            <w:i/>
            <w:iCs/>
            <w:color w:val="222222"/>
            <w:shd w:val="clear" w:color="auto" w:fill="FFFFFF"/>
          </w:rPr>
          <w:t>11</w:t>
        </w:r>
        <w:r w:rsidRPr="005736F0">
          <w:rPr>
            <w:rFonts w:cstheme="minorHAnsi"/>
            <w:color w:val="222222"/>
            <w:shd w:val="clear" w:color="auto" w:fill="FFFFFF"/>
          </w:rPr>
          <w:t>(2), pp.456-467.</w:t>
        </w:r>
      </w:ins>
    </w:p>
    <w:p w14:paraId="41B46B24" w14:textId="3A24CDA8" w:rsidR="00FA0374" w:rsidRPr="00C05DB1" w:rsidRDefault="00FA0374" w:rsidP="00FA0374">
      <w:pPr>
        <w:spacing w:after="120"/>
        <w:ind w:left="630" w:hanging="630"/>
      </w:pPr>
      <w:proofErr w:type="spellStart"/>
      <w:r w:rsidRPr="00C05DB1">
        <w:t>Blocksom</w:t>
      </w:r>
      <w:proofErr w:type="spellEnd"/>
      <w:r w:rsidRPr="00C05DB1">
        <w:t xml:space="preserve">, K.A. 2003. A Performance Comparison of Metric Scoring Methods for a Multimetric Index for Mid-Atlantic Highlands Streams. </w:t>
      </w:r>
      <w:r w:rsidRPr="00C05DB1">
        <w:rPr>
          <w:i/>
          <w:iCs/>
        </w:rPr>
        <w:t>Environmental Management,</w:t>
      </w:r>
      <w:r w:rsidRPr="00C05DB1">
        <w:t xml:space="preserve"> 31</w:t>
      </w:r>
      <w:r w:rsidRPr="00C05DB1">
        <w:rPr>
          <w:b/>
          <w:bCs/>
        </w:rPr>
        <w:t>,</w:t>
      </w:r>
      <w:r w:rsidRPr="00C05DB1">
        <w:t xml:space="preserve"> 670-682. </w:t>
      </w:r>
    </w:p>
    <w:p w14:paraId="79F24D0E" w14:textId="698809C3" w:rsidR="00275833" w:rsidRDefault="00275833" w:rsidP="00275833">
      <w:pPr>
        <w:spacing w:before="240"/>
        <w:ind w:left="360" w:hanging="360"/>
        <w:rPr>
          <w:rFonts w:cstheme="minorHAnsi"/>
          <w:szCs w:val="20"/>
        </w:rPr>
      </w:pPr>
      <w:r w:rsidRPr="00310E1E">
        <w:rPr>
          <w:rFonts w:cstheme="minorHAnsi"/>
          <w:szCs w:val="20"/>
        </w:rPr>
        <w:t xml:space="preserve">Cao, Y., C.P. Hawkins, J. Olson, and M.A. </w:t>
      </w:r>
      <w:proofErr w:type="spellStart"/>
      <w:r w:rsidRPr="00310E1E">
        <w:rPr>
          <w:rFonts w:cstheme="minorHAnsi"/>
          <w:szCs w:val="20"/>
        </w:rPr>
        <w:t>Kosterman</w:t>
      </w:r>
      <w:proofErr w:type="spellEnd"/>
      <w:r w:rsidRPr="00310E1E">
        <w:rPr>
          <w:rFonts w:cstheme="minorHAnsi"/>
          <w:szCs w:val="20"/>
        </w:rPr>
        <w:t>. 2007. Modeling natural environmental gradients improves the accuracy and precision of diatom-based indicators. Journal of the North American Benthological Society 26(3), 566-585.</w:t>
      </w:r>
    </w:p>
    <w:p w14:paraId="75CAE0BC" w14:textId="39B420DC" w:rsidR="00275833" w:rsidRPr="00275833" w:rsidRDefault="00275833" w:rsidP="00275833">
      <w:pPr>
        <w:ind w:left="360" w:hanging="360"/>
        <w:rPr>
          <w:rFonts w:cstheme="minorHAnsi"/>
          <w:color w:val="222222"/>
          <w:shd w:val="clear" w:color="auto" w:fill="FFFFFF"/>
        </w:rPr>
      </w:pPr>
      <w:r w:rsidRPr="00275833">
        <w:rPr>
          <w:rFonts w:cstheme="minorHAnsi"/>
          <w:color w:val="222222"/>
          <w:shd w:val="clear" w:color="auto" w:fill="FFFFFF"/>
        </w:rPr>
        <w:t>Carlisle, D.M., S.A. Spaulding, M.A. Tyree, N.O. Schulte, S.S. Lee, R.M. Mitchell, and A.A. Pollard. 2022. A web-based tool for assessing the condition of benthic diatom assemblages in streams and rivers of the conterminous United States. </w:t>
      </w:r>
      <w:r w:rsidRPr="00275833">
        <w:rPr>
          <w:rFonts w:cstheme="minorHAnsi"/>
          <w:i/>
          <w:iCs/>
          <w:color w:val="222222"/>
          <w:shd w:val="clear" w:color="auto" w:fill="FFFFFF"/>
        </w:rPr>
        <w:t>Ecological Indicators</w:t>
      </w:r>
      <w:r w:rsidRPr="00275833">
        <w:rPr>
          <w:rFonts w:cstheme="minorHAnsi"/>
          <w:color w:val="222222"/>
          <w:shd w:val="clear" w:color="auto" w:fill="FFFFFF"/>
        </w:rPr>
        <w:t>, </w:t>
      </w:r>
      <w:r w:rsidRPr="00275833">
        <w:rPr>
          <w:rFonts w:cstheme="minorHAnsi"/>
          <w:i/>
          <w:iCs/>
          <w:color w:val="222222"/>
          <w:shd w:val="clear" w:color="auto" w:fill="FFFFFF"/>
        </w:rPr>
        <w:t>135</w:t>
      </w:r>
      <w:r w:rsidRPr="00275833">
        <w:rPr>
          <w:rFonts w:cstheme="minorHAnsi"/>
          <w:color w:val="222222"/>
          <w:shd w:val="clear" w:color="auto" w:fill="FFFFFF"/>
        </w:rPr>
        <w:t>, p.108513.</w:t>
      </w:r>
    </w:p>
    <w:p w14:paraId="0B57BA53" w14:textId="053F518B" w:rsidR="00DB52B0" w:rsidRDefault="00DB52B0" w:rsidP="00275833">
      <w:pPr>
        <w:spacing w:before="240"/>
        <w:ind w:left="360" w:hanging="360"/>
      </w:pPr>
      <w:r>
        <w:t xml:space="preserve">Chapman, S.S., S.A. Bryce, J.M. </w:t>
      </w:r>
      <w:proofErr w:type="spellStart"/>
      <w:r>
        <w:t>Omernik</w:t>
      </w:r>
      <w:proofErr w:type="spellEnd"/>
      <w:r>
        <w:t xml:space="preserve">, D.G. </w:t>
      </w:r>
      <w:proofErr w:type="spellStart"/>
      <w:r>
        <w:t>Despain</w:t>
      </w:r>
      <w:proofErr w:type="spellEnd"/>
      <w:r>
        <w:t xml:space="preserve">, J. </w:t>
      </w:r>
      <w:proofErr w:type="spellStart"/>
      <w:r>
        <w:t>ZumBerge</w:t>
      </w:r>
      <w:proofErr w:type="spellEnd"/>
      <w:r>
        <w:t>, and M. Conrad. 2004. Ecoregions of Wyoming (color poster with map, descriptive text, summary tables, and photographs): Reston, Virginia, U.S. Geological Survey (map scale 1:1,400,000).</w:t>
      </w:r>
    </w:p>
    <w:p w14:paraId="5F831AC1" w14:textId="2975129C" w:rsidR="00275833" w:rsidRDefault="00275833" w:rsidP="00275833">
      <w:pPr>
        <w:spacing w:before="240"/>
        <w:ind w:left="360" w:hanging="360"/>
        <w:rPr>
          <w:rFonts w:cstheme="minorHAnsi"/>
          <w:szCs w:val="20"/>
        </w:rPr>
      </w:pPr>
      <w:r w:rsidRPr="00996533">
        <w:rPr>
          <w:rFonts w:cstheme="minorHAnsi"/>
          <w:szCs w:val="20"/>
        </w:rPr>
        <w:t xml:space="preserve">Charles D.F., A.P. </w:t>
      </w:r>
      <w:proofErr w:type="spellStart"/>
      <w:r w:rsidRPr="00996533">
        <w:rPr>
          <w:rFonts w:cstheme="minorHAnsi"/>
          <w:szCs w:val="20"/>
        </w:rPr>
        <w:t>Tuccillo</w:t>
      </w:r>
      <w:proofErr w:type="spellEnd"/>
      <w:r w:rsidRPr="00996533">
        <w:rPr>
          <w:rFonts w:cstheme="minorHAnsi"/>
          <w:szCs w:val="20"/>
        </w:rPr>
        <w:t xml:space="preserve"> and T.J. Belton. 2019. Use of diatoms for developing nutrient criteria for rivers and streams: a biological condition gradient approach. Ecological Indicators 96: 258-269.</w:t>
      </w:r>
    </w:p>
    <w:p w14:paraId="246B1318" w14:textId="7DA66DCE" w:rsidR="006A1C58" w:rsidRPr="005C6932" w:rsidRDefault="006A1C58" w:rsidP="006A1C58">
      <w:pPr>
        <w:pStyle w:val="NoSpacing"/>
        <w:spacing w:after="120"/>
        <w:ind w:left="630" w:hanging="630"/>
        <w:rPr>
          <w:rFonts w:asciiTheme="minorHAnsi" w:hAnsiTheme="minorHAnsi" w:cstheme="minorHAnsi"/>
        </w:rPr>
      </w:pPr>
      <w:r w:rsidRPr="005C6932">
        <w:rPr>
          <w:rFonts w:asciiTheme="minorHAnsi" w:hAnsiTheme="minorHAnsi" w:cstheme="minorHAnsi"/>
        </w:rPr>
        <w:t xml:space="preserve">Cohen, J. 1992. A power primer. </w:t>
      </w:r>
      <w:r w:rsidRPr="005C6932">
        <w:rPr>
          <w:rFonts w:asciiTheme="minorHAnsi" w:hAnsiTheme="minorHAnsi" w:cstheme="minorHAnsi"/>
          <w:i/>
          <w:iCs/>
        </w:rPr>
        <w:t>Psychological Bulletin</w:t>
      </w:r>
      <w:r w:rsidRPr="005C6932">
        <w:rPr>
          <w:rFonts w:asciiTheme="minorHAnsi" w:hAnsiTheme="minorHAnsi" w:cstheme="minorHAnsi"/>
        </w:rPr>
        <w:t>, 112(1):155.</w:t>
      </w:r>
    </w:p>
    <w:p w14:paraId="43A643F1" w14:textId="77777777" w:rsidR="00275833" w:rsidRPr="00310E1E" w:rsidRDefault="00275833" w:rsidP="00275833">
      <w:pPr>
        <w:spacing w:before="240"/>
        <w:ind w:left="360" w:hanging="360"/>
        <w:rPr>
          <w:rFonts w:cstheme="minorHAnsi"/>
          <w:szCs w:val="20"/>
          <w:shd w:val="clear" w:color="auto" w:fill="FFFFFF"/>
        </w:rPr>
      </w:pPr>
      <w:proofErr w:type="spellStart"/>
      <w:r w:rsidRPr="00310E1E">
        <w:rPr>
          <w:rFonts w:cstheme="minorHAnsi"/>
          <w:szCs w:val="20"/>
          <w:shd w:val="clear" w:color="auto" w:fill="FFFFFF"/>
        </w:rPr>
        <w:t>Fetscher</w:t>
      </w:r>
      <w:proofErr w:type="spellEnd"/>
      <w:r w:rsidRPr="00310E1E">
        <w:rPr>
          <w:rFonts w:cstheme="minorHAnsi"/>
          <w:szCs w:val="20"/>
          <w:shd w:val="clear" w:color="auto" w:fill="FFFFFF"/>
        </w:rPr>
        <w:t xml:space="preserve">, A.E., M.A. Sutula, L.B. </w:t>
      </w:r>
      <w:proofErr w:type="spellStart"/>
      <w:r w:rsidRPr="00310E1E">
        <w:rPr>
          <w:rFonts w:cstheme="minorHAnsi"/>
          <w:szCs w:val="20"/>
          <w:shd w:val="clear" w:color="auto" w:fill="FFFFFF"/>
        </w:rPr>
        <w:t>Busse</w:t>
      </w:r>
      <w:proofErr w:type="spellEnd"/>
      <w:r w:rsidRPr="00310E1E">
        <w:rPr>
          <w:rFonts w:cstheme="minorHAnsi"/>
          <w:szCs w:val="20"/>
          <w:shd w:val="clear" w:color="auto" w:fill="FFFFFF"/>
        </w:rPr>
        <w:t xml:space="preserve">, and E.D. Stein. 2013. Condition of California perennial, wadeable streams based on algal indicators. California State Water Resources Control Board Surface Water Ambient Monitoring Program (SWAMP) Final Technical Report. </w:t>
      </w:r>
    </w:p>
    <w:p w14:paraId="5C89489E" w14:textId="77777777" w:rsidR="00275833" w:rsidRDefault="00275833" w:rsidP="00275833">
      <w:pPr>
        <w:spacing w:before="240"/>
        <w:ind w:left="360" w:hanging="360"/>
        <w:rPr>
          <w:rFonts w:cstheme="minorHAnsi"/>
          <w:szCs w:val="20"/>
          <w:shd w:val="clear" w:color="auto" w:fill="FFFFFF"/>
        </w:rPr>
      </w:pPr>
      <w:proofErr w:type="spellStart"/>
      <w:r w:rsidRPr="00310E1E">
        <w:rPr>
          <w:rFonts w:cstheme="minorHAnsi"/>
          <w:szCs w:val="20"/>
          <w:shd w:val="clear" w:color="auto" w:fill="FFFFFF"/>
        </w:rPr>
        <w:t>Fetscher</w:t>
      </w:r>
      <w:proofErr w:type="spellEnd"/>
      <w:r w:rsidRPr="00310E1E">
        <w:rPr>
          <w:rFonts w:cstheme="minorHAnsi"/>
          <w:szCs w:val="20"/>
          <w:shd w:val="clear" w:color="auto" w:fill="FFFFFF"/>
        </w:rPr>
        <w:t xml:space="preserve">, A.E., R. Stancheva, J.P. </w:t>
      </w:r>
      <w:proofErr w:type="spellStart"/>
      <w:r w:rsidRPr="00310E1E">
        <w:rPr>
          <w:rFonts w:cstheme="minorHAnsi"/>
          <w:szCs w:val="20"/>
          <w:shd w:val="clear" w:color="auto" w:fill="FFFFFF"/>
        </w:rPr>
        <w:t>Kociolek</w:t>
      </w:r>
      <w:proofErr w:type="spellEnd"/>
      <w:r w:rsidRPr="00310E1E">
        <w:rPr>
          <w:rFonts w:cstheme="minorHAnsi"/>
          <w:szCs w:val="20"/>
          <w:shd w:val="clear" w:color="auto" w:fill="FFFFFF"/>
        </w:rPr>
        <w:t xml:space="preserve">, R.G. Sheath, E.D. Stein, R.D. Mazor, P.R. Ode, and L.B. </w:t>
      </w:r>
      <w:proofErr w:type="spellStart"/>
      <w:r w:rsidRPr="00310E1E">
        <w:rPr>
          <w:rFonts w:cstheme="minorHAnsi"/>
          <w:szCs w:val="20"/>
          <w:shd w:val="clear" w:color="auto" w:fill="FFFFFF"/>
        </w:rPr>
        <w:t>Busse</w:t>
      </w:r>
      <w:proofErr w:type="spellEnd"/>
      <w:r w:rsidRPr="00310E1E">
        <w:rPr>
          <w:rFonts w:cstheme="minorHAnsi"/>
          <w:szCs w:val="20"/>
          <w:shd w:val="clear" w:color="auto" w:fill="FFFFFF"/>
        </w:rPr>
        <w:t xml:space="preserve">. 2014. Development and comparison of stream indices of biotic integrity using diatoms vs. non-diatom algae vs. a combination J Appl </w:t>
      </w:r>
      <w:proofErr w:type="spellStart"/>
      <w:r w:rsidRPr="00310E1E">
        <w:rPr>
          <w:rFonts w:cstheme="minorHAnsi"/>
          <w:szCs w:val="20"/>
          <w:shd w:val="clear" w:color="auto" w:fill="FFFFFF"/>
        </w:rPr>
        <w:t>Phycol</w:t>
      </w:r>
      <w:proofErr w:type="spellEnd"/>
      <w:r w:rsidRPr="00310E1E">
        <w:rPr>
          <w:rFonts w:cstheme="minorHAnsi"/>
          <w:szCs w:val="20"/>
          <w:shd w:val="clear" w:color="auto" w:fill="FFFFFF"/>
        </w:rPr>
        <w:t xml:space="preserve"> 26:433–450.</w:t>
      </w:r>
    </w:p>
    <w:p w14:paraId="2F059F34" w14:textId="3DFB8157" w:rsidR="0048343B" w:rsidRDefault="006E5AC1" w:rsidP="00D361CA">
      <w:pPr>
        <w:spacing w:before="240"/>
        <w:ind w:left="360" w:hanging="360"/>
      </w:pPr>
      <w:r w:rsidRPr="00C05DB1">
        <w:rPr>
          <w:color w:val="222222"/>
        </w:rPr>
        <w:t>Flotemersch, J.E., J.B. Stribling, and M.J. Paul. 2006. Concepts and Approaches for the Bioassessment of Non-wadeable Streams and Rivers. US Environmental Protection Agency, Office of Research and Development.</w:t>
      </w:r>
    </w:p>
    <w:p w14:paraId="15605FFD" w14:textId="3A5FF0A2" w:rsidR="00D361CA" w:rsidRPr="00D361CA" w:rsidRDefault="00D361CA" w:rsidP="00D361CA">
      <w:pPr>
        <w:spacing w:before="240"/>
        <w:ind w:left="360" w:hanging="360"/>
        <w:rPr>
          <w:rFonts w:cstheme="minorHAnsi"/>
          <w:szCs w:val="20"/>
          <w:shd w:val="clear" w:color="auto" w:fill="FFFFFF"/>
        </w:rPr>
      </w:pPr>
      <w:r w:rsidRPr="00D361CA">
        <w:rPr>
          <w:rFonts w:cstheme="minorHAnsi"/>
          <w:szCs w:val="20"/>
          <w:shd w:val="clear" w:color="auto" w:fill="FFFFFF"/>
        </w:rPr>
        <w:lastRenderedPageBreak/>
        <w:t>Hargett, E. 2011. The Wyoming Stream Integrity Index (</w:t>
      </w:r>
      <w:r w:rsidR="009610B5" w:rsidRPr="00D361CA">
        <w:rPr>
          <w:rFonts w:cstheme="minorHAnsi"/>
          <w:szCs w:val="20"/>
          <w:shd w:val="clear" w:color="auto" w:fill="FFFFFF"/>
        </w:rPr>
        <w:t>W</w:t>
      </w:r>
      <w:r w:rsidR="009610B5">
        <w:rPr>
          <w:rFonts w:cstheme="minorHAnsi"/>
          <w:szCs w:val="20"/>
          <w:shd w:val="clear" w:color="auto" w:fill="FFFFFF"/>
        </w:rPr>
        <w:t>SII</w:t>
      </w:r>
      <w:r w:rsidRPr="00D361CA">
        <w:rPr>
          <w:rFonts w:cstheme="minorHAnsi"/>
          <w:szCs w:val="20"/>
          <w:shd w:val="clear" w:color="auto" w:fill="FFFFFF"/>
        </w:rPr>
        <w:t>) – Multimetric Indices for Assessment of Wadeable Streams and Large Rivers in Wyoming. Document #11-0787. Prepared by the Wyoming DEQ, Water Quality Division, Cheyenne, WY.</w:t>
      </w:r>
    </w:p>
    <w:p w14:paraId="271BF6FE" w14:textId="77777777" w:rsidR="009610B5" w:rsidRDefault="009610B5" w:rsidP="009610B5">
      <w:pPr>
        <w:spacing w:before="240"/>
        <w:ind w:left="360" w:hanging="360"/>
        <w:rPr>
          <w:rFonts w:cstheme="minorHAnsi"/>
          <w:szCs w:val="20"/>
          <w:shd w:val="clear" w:color="auto" w:fill="FFFFFF"/>
        </w:rPr>
      </w:pPr>
      <w:r w:rsidRPr="00310E1E">
        <w:rPr>
          <w:rFonts w:cstheme="minorHAnsi"/>
          <w:szCs w:val="20"/>
          <w:shd w:val="clear" w:color="auto" w:fill="FFFFFF"/>
        </w:rPr>
        <w:t>Hausmann, S., D.F. Charles, J. Gerritsen and T.J. Belton 2016. A diatom-based biological condition gradient (BCG) approach for assessing impairment and developing nutrient criteria for streams. Science of the Total Environment 562: 914-927.</w:t>
      </w:r>
    </w:p>
    <w:p w14:paraId="281344FD" w14:textId="77777777" w:rsidR="009610B5" w:rsidRDefault="009610B5" w:rsidP="009610B5">
      <w:pPr>
        <w:spacing w:before="240"/>
        <w:ind w:left="360" w:hanging="360"/>
        <w:rPr>
          <w:rFonts w:cstheme="minorHAnsi"/>
          <w:szCs w:val="20"/>
          <w:shd w:val="clear" w:color="auto" w:fill="FFFFFF"/>
        </w:rPr>
      </w:pPr>
      <w:proofErr w:type="spellStart"/>
      <w:r w:rsidRPr="00310E1E">
        <w:rPr>
          <w:rFonts w:cstheme="minorHAnsi"/>
          <w:szCs w:val="20"/>
          <w:shd w:val="clear" w:color="auto" w:fill="FFFFFF"/>
        </w:rPr>
        <w:t>Hering</w:t>
      </w:r>
      <w:proofErr w:type="spellEnd"/>
      <w:r w:rsidRPr="00310E1E">
        <w:rPr>
          <w:rFonts w:cstheme="minorHAnsi"/>
          <w:szCs w:val="20"/>
          <w:shd w:val="clear" w:color="auto" w:fill="FFFFFF"/>
        </w:rPr>
        <w:t xml:space="preserve">, D., R.K. Johnson, S. </w:t>
      </w:r>
      <w:proofErr w:type="spellStart"/>
      <w:r w:rsidRPr="00310E1E">
        <w:rPr>
          <w:rFonts w:cstheme="minorHAnsi"/>
          <w:szCs w:val="20"/>
          <w:shd w:val="clear" w:color="auto" w:fill="FFFFFF"/>
        </w:rPr>
        <w:t>Kramm</w:t>
      </w:r>
      <w:proofErr w:type="spellEnd"/>
      <w:r w:rsidRPr="00310E1E">
        <w:rPr>
          <w:rFonts w:cstheme="minorHAnsi"/>
          <w:szCs w:val="20"/>
          <w:shd w:val="clear" w:color="auto" w:fill="FFFFFF"/>
        </w:rPr>
        <w:t xml:space="preserve">, S. Schmutz, K. </w:t>
      </w:r>
      <w:proofErr w:type="spellStart"/>
      <w:r w:rsidRPr="00310E1E">
        <w:rPr>
          <w:rFonts w:cstheme="minorHAnsi"/>
          <w:szCs w:val="20"/>
          <w:shd w:val="clear" w:color="auto" w:fill="FFFFFF"/>
        </w:rPr>
        <w:t>Szoszkiewicz</w:t>
      </w:r>
      <w:proofErr w:type="spellEnd"/>
      <w:r w:rsidRPr="00310E1E">
        <w:rPr>
          <w:rFonts w:cstheme="minorHAnsi"/>
          <w:szCs w:val="20"/>
          <w:shd w:val="clear" w:color="auto" w:fill="FFFFFF"/>
        </w:rPr>
        <w:t xml:space="preserve">, and P.F.M. </w:t>
      </w:r>
      <w:proofErr w:type="spellStart"/>
      <w:r w:rsidRPr="00310E1E">
        <w:rPr>
          <w:rFonts w:cstheme="minorHAnsi"/>
          <w:szCs w:val="20"/>
          <w:shd w:val="clear" w:color="auto" w:fill="FFFFFF"/>
        </w:rPr>
        <w:t>Verdonschot</w:t>
      </w:r>
      <w:proofErr w:type="spellEnd"/>
      <w:r w:rsidRPr="00310E1E">
        <w:rPr>
          <w:rFonts w:cstheme="minorHAnsi"/>
          <w:szCs w:val="20"/>
          <w:shd w:val="clear" w:color="auto" w:fill="FFFFFF"/>
        </w:rPr>
        <w:t>. 2006. Assessment of European streams with diatoms, macrophytes, macroinvertebrates and fish: a comparative metric</w:t>
      </w:r>
      <w:r w:rsidRPr="00310E1E">
        <w:rPr>
          <w:rFonts w:ascii="Cambria Math" w:hAnsi="Cambria Math" w:cs="Cambria Math"/>
          <w:szCs w:val="20"/>
          <w:shd w:val="clear" w:color="auto" w:fill="FFFFFF"/>
        </w:rPr>
        <w:t>‐</w:t>
      </w:r>
      <w:r w:rsidRPr="00310E1E">
        <w:rPr>
          <w:rFonts w:cstheme="minorHAnsi"/>
          <w:szCs w:val="20"/>
          <w:shd w:val="clear" w:color="auto" w:fill="FFFFFF"/>
        </w:rPr>
        <w:t>based analysis of organism response to stress. Freshwater Biology, 51(9), pp.1757-1785</w:t>
      </w:r>
    </w:p>
    <w:p w14:paraId="19B3CDF6" w14:textId="6608DC35" w:rsidR="00275833" w:rsidRDefault="00275833" w:rsidP="00275833">
      <w:pPr>
        <w:spacing w:before="240"/>
        <w:ind w:left="360" w:hanging="360"/>
        <w:rPr>
          <w:rFonts w:cstheme="minorHAnsi"/>
          <w:szCs w:val="20"/>
          <w:shd w:val="clear" w:color="auto" w:fill="FFFFFF"/>
        </w:rPr>
      </w:pPr>
      <w:r w:rsidRPr="00310E1E">
        <w:rPr>
          <w:rFonts w:cstheme="minorHAnsi"/>
          <w:szCs w:val="20"/>
          <w:shd w:val="clear" w:color="auto" w:fill="FFFFFF"/>
        </w:rPr>
        <w:t>Hill, B.H., A.T. Herlihy, P.R. Kaufmann, R.J. Stevenson, F.H. McCormick, and C. Burch Johnson. 2000. Use of periphyton assemblage data as an index of biotic integrity. Journal of the North American Benthological Society, 19(1), 50-67.</w:t>
      </w:r>
      <w:r w:rsidR="00FD447E">
        <w:rPr>
          <w:rFonts w:cstheme="minorHAnsi"/>
          <w:szCs w:val="20"/>
          <w:shd w:val="clear" w:color="auto" w:fill="FFFFFF"/>
        </w:rPr>
        <w:t xml:space="preserve"> </w:t>
      </w:r>
    </w:p>
    <w:p w14:paraId="074BE42C" w14:textId="2E094B62" w:rsidR="00EE608C" w:rsidRDefault="00EE608C" w:rsidP="00EE608C">
      <w:pPr>
        <w:spacing w:after="0" w:line="240" w:lineRule="auto"/>
        <w:ind w:left="360" w:hanging="360"/>
        <w:rPr>
          <w:rFonts w:cs="Arial"/>
          <w:color w:val="212121"/>
          <w:szCs w:val="20"/>
          <w:shd w:val="clear" w:color="auto" w:fill="FFFFFF"/>
        </w:rPr>
      </w:pPr>
      <w:r w:rsidRPr="00572073">
        <w:rPr>
          <w:rFonts w:cs="Arial"/>
          <w:color w:val="212121"/>
          <w:szCs w:val="20"/>
          <w:shd w:val="clear" w:color="auto" w:fill="FFFFFF"/>
        </w:rPr>
        <w:t>Hill, R</w:t>
      </w:r>
      <w:r>
        <w:rPr>
          <w:rFonts w:cs="Arial"/>
          <w:color w:val="212121"/>
          <w:szCs w:val="20"/>
          <w:shd w:val="clear" w:color="auto" w:fill="FFFFFF"/>
        </w:rPr>
        <w:t>.</w:t>
      </w:r>
      <w:r w:rsidRPr="00572073">
        <w:rPr>
          <w:rFonts w:cs="Arial"/>
          <w:color w:val="212121"/>
          <w:szCs w:val="20"/>
          <w:shd w:val="clear" w:color="auto" w:fill="FFFFFF"/>
        </w:rPr>
        <w:t>A., M</w:t>
      </w:r>
      <w:r>
        <w:rPr>
          <w:rFonts w:cs="Arial"/>
          <w:color w:val="212121"/>
          <w:szCs w:val="20"/>
          <w:shd w:val="clear" w:color="auto" w:fill="FFFFFF"/>
        </w:rPr>
        <w:t>.</w:t>
      </w:r>
      <w:r w:rsidRPr="00572073">
        <w:rPr>
          <w:rFonts w:cs="Arial"/>
          <w:color w:val="212121"/>
          <w:szCs w:val="20"/>
          <w:shd w:val="clear" w:color="auto" w:fill="FFFFFF"/>
        </w:rPr>
        <w:t>H. Weber, S</w:t>
      </w:r>
      <w:r>
        <w:rPr>
          <w:rFonts w:cs="Arial"/>
          <w:color w:val="212121"/>
          <w:szCs w:val="20"/>
          <w:shd w:val="clear" w:color="auto" w:fill="FFFFFF"/>
        </w:rPr>
        <w:t>.</w:t>
      </w:r>
      <w:r w:rsidRPr="00572073">
        <w:rPr>
          <w:rFonts w:cs="Arial"/>
          <w:color w:val="212121"/>
          <w:szCs w:val="20"/>
          <w:shd w:val="clear" w:color="auto" w:fill="FFFFFF"/>
        </w:rPr>
        <w:t>G. Leibowitz, A</w:t>
      </w:r>
      <w:r>
        <w:rPr>
          <w:rFonts w:cs="Arial"/>
          <w:color w:val="212121"/>
          <w:szCs w:val="20"/>
          <w:shd w:val="clear" w:color="auto" w:fill="FFFFFF"/>
        </w:rPr>
        <w:t>.</w:t>
      </w:r>
      <w:r w:rsidRPr="00572073">
        <w:rPr>
          <w:rFonts w:cs="Arial"/>
          <w:color w:val="212121"/>
          <w:szCs w:val="20"/>
          <w:shd w:val="clear" w:color="auto" w:fill="FFFFFF"/>
        </w:rPr>
        <w:t>R. Olsen, and D</w:t>
      </w:r>
      <w:r>
        <w:rPr>
          <w:rFonts w:cs="Arial"/>
          <w:color w:val="212121"/>
          <w:szCs w:val="20"/>
          <w:shd w:val="clear" w:color="auto" w:fill="FFFFFF"/>
        </w:rPr>
        <w:t>.</w:t>
      </w:r>
      <w:r w:rsidRPr="00572073">
        <w:rPr>
          <w:rFonts w:cs="Arial"/>
          <w:color w:val="212121"/>
          <w:szCs w:val="20"/>
          <w:shd w:val="clear" w:color="auto" w:fill="FFFFFF"/>
        </w:rPr>
        <w:t xml:space="preserve">J. </w:t>
      </w:r>
      <w:proofErr w:type="spellStart"/>
      <w:r w:rsidRPr="00572073">
        <w:rPr>
          <w:rFonts w:cs="Arial"/>
          <w:color w:val="212121"/>
          <w:szCs w:val="20"/>
          <w:shd w:val="clear" w:color="auto" w:fill="FFFFFF"/>
        </w:rPr>
        <w:t>Thornbrugh</w:t>
      </w:r>
      <w:proofErr w:type="spellEnd"/>
      <w:r w:rsidRPr="00572073">
        <w:rPr>
          <w:rFonts w:cs="Arial"/>
          <w:color w:val="212121"/>
          <w:szCs w:val="20"/>
          <w:shd w:val="clear" w:color="auto" w:fill="FFFFFF"/>
        </w:rPr>
        <w:t>, 2016. The Stream-Catchment (</w:t>
      </w:r>
      <w:proofErr w:type="spellStart"/>
      <w:r w:rsidRPr="00572073">
        <w:rPr>
          <w:rFonts w:cs="Arial"/>
          <w:color w:val="212121"/>
          <w:szCs w:val="20"/>
          <w:shd w:val="clear" w:color="auto" w:fill="FFFFFF"/>
        </w:rPr>
        <w:t>StreamCat</w:t>
      </w:r>
      <w:proofErr w:type="spellEnd"/>
      <w:r w:rsidRPr="00572073">
        <w:rPr>
          <w:rFonts w:cs="Arial"/>
          <w:color w:val="212121"/>
          <w:szCs w:val="20"/>
          <w:shd w:val="clear" w:color="auto" w:fill="FFFFFF"/>
        </w:rPr>
        <w:t>) Dataset: A Database of Watershed Metrics for the Conterminous United States. Journal of the American Water Resources Association (JAWRA) 52:120-128. DOI: 10.1111/1752-1688.12372.</w:t>
      </w:r>
    </w:p>
    <w:p w14:paraId="4B16C2ED"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Hughes, R.M., D.P. Larsen, and J.M. </w:t>
      </w:r>
      <w:proofErr w:type="spellStart"/>
      <w:r w:rsidRPr="00310E1E">
        <w:rPr>
          <w:rFonts w:cstheme="minorHAnsi"/>
          <w:color w:val="212121"/>
          <w:szCs w:val="20"/>
          <w:shd w:val="clear" w:color="auto" w:fill="FFFFFF"/>
        </w:rPr>
        <w:t>Omernik</w:t>
      </w:r>
      <w:proofErr w:type="spellEnd"/>
      <w:r w:rsidRPr="00310E1E">
        <w:rPr>
          <w:rFonts w:cstheme="minorHAnsi"/>
          <w:color w:val="212121"/>
          <w:szCs w:val="20"/>
          <w:shd w:val="clear" w:color="auto" w:fill="FFFFFF"/>
        </w:rPr>
        <w:t>. 1986. Regional reference sites: a method for assessing stream potentials. Environmental Management 10:629–635.</w:t>
      </w:r>
    </w:p>
    <w:p w14:paraId="2E95265B" w14:textId="77777777" w:rsidR="00935925" w:rsidRDefault="00935925" w:rsidP="00935925">
      <w:pPr>
        <w:pStyle w:val="BodyText"/>
        <w:ind w:left="360" w:hanging="360"/>
      </w:pPr>
      <w:r>
        <w:t xml:space="preserve">Jessup, B., B. Block, J. Stamp, and E. Leppo. 2021. Diatoms in Indiana Streams as Indicators of Biological Condition. </w:t>
      </w:r>
      <w:r w:rsidRPr="00127261">
        <w:t xml:space="preserve">Prepared for </w:t>
      </w:r>
      <w:r>
        <w:t>U.S. EPA Region 5, Chicago, IL and Indiana Department of Environmental Management, Indianapolis, IN.</w:t>
      </w:r>
    </w:p>
    <w:p w14:paraId="4340D7C9"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Johnson R.K., D. </w:t>
      </w:r>
      <w:proofErr w:type="spellStart"/>
      <w:r w:rsidRPr="00310E1E">
        <w:rPr>
          <w:rFonts w:cstheme="minorHAnsi"/>
          <w:color w:val="212121"/>
          <w:szCs w:val="20"/>
          <w:shd w:val="clear" w:color="auto" w:fill="FFFFFF"/>
        </w:rPr>
        <w:t>Hering</w:t>
      </w:r>
      <w:proofErr w:type="spellEnd"/>
      <w:r w:rsidRPr="00310E1E">
        <w:rPr>
          <w:rFonts w:cstheme="minorHAnsi"/>
          <w:color w:val="212121"/>
          <w:szCs w:val="20"/>
          <w:shd w:val="clear" w:color="auto" w:fill="FFFFFF"/>
        </w:rPr>
        <w:t>, M.T. Furse and R. Clarke. 2006</w:t>
      </w:r>
      <w:r>
        <w:rPr>
          <w:rFonts w:cstheme="minorHAnsi"/>
          <w:color w:val="212121"/>
          <w:szCs w:val="20"/>
          <w:shd w:val="clear" w:color="auto" w:fill="FFFFFF"/>
        </w:rPr>
        <w:t>a</w:t>
      </w:r>
      <w:r w:rsidRPr="00310E1E">
        <w:rPr>
          <w:rFonts w:cstheme="minorHAnsi"/>
          <w:color w:val="212121"/>
          <w:szCs w:val="20"/>
          <w:shd w:val="clear" w:color="auto" w:fill="FFFFFF"/>
        </w:rPr>
        <w:t xml:space="preserve">. Detection of ecological change using multiple organism groups: metrics and uncertainty. </w:t>
      </w:r>
      <w:proofErr w:type="spellStart"/>
      <w:r w:rsidRPr="00310E1E">
        <w:rPr>
          <w:rFonts w:cstheme="minorHAnsi"/>
          <w:color w:val="212121"/>
          <w:szCs w:val="20"/>
          <w:shd w:val="clear" w:color="auto" w:fill="FFFFFF"/>
        </w:rPr>
        <w:t>Hydrobiologia</w:t>
      </w:r>
      <w:proofErr w:type="spellEnd"/>
      <w:r w:rsidRPr="00310E1E">
        <w:rPr>
          <w:rFonts w:cstheme="minorHAnsi"/>
          <w:color w:val="212121"/>
          <w:szCs w:val="20"/>
          <w:shd w:val="clear" w:color="auto" w:fill="FFFFFF"/>
        </w:rPr>
        <w:t xml:space="preserve">, 566, 115–137. </w:t>
      </w:r>
    </w:p>
    <w:p w14:paraId="29A3241F"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Johnson R.K., D. </w:t>
      </w:r>
      <w:proofErr w:type="spellStart"/>
      <w:r w:rsidRPr="00310E1E">
        <w:rPr>
          <w:rFonts w:cstheme="minorHAnsi"/>
          <w:color w:val="212121"/>
          <w:szCs w:val="20"/>
          <w:shd w:val="clear" w:color="auto" w:fill="FFFFFF"/>
        </w:rPr>
        <w:t>Hering</w:t>
      </w:r>
      <w:proofErr w:type="spellEnd"/>
      <w:r w:rsidRPr="00310E1E">
        <w:rPr>
          <w:rFonts w:cstheme="minorHAnsi"/>
          <w:color w:val="212121"/>
          <w:szCs w:val="20"/>
          <w:shd w:val="clear" w:color="auto" w:fill="FFFFFF"/>
        </w:rPr>
        <w:t xml:space="preserve">, M.T. Furse and P.F.M. </w:t>
      </w:r>
      <w:proofErr w:type="spellStart"/>
      <w:r w:rsidRPr="00310E1E">
        <w:rPr>
          <w:rFonts w:cstheme="minorHAnsi"/>
          <w:color w:val="212121"/>
          <w:szCs w:val="20"/>
          <w:shd w:val="clear" w:color="auto" w:fill="FFFFFF"/>
        </w:rPr>
        <w:t>Verdonschot</w:t>
      </w:r>
      <w:proofErr w:type="spellEnd"/>
      <w:r w:rsidRPr="00310E1E">
        <w:rPr>
          <w:rFonts w:cstheme="minorHAnsi"/>
          <w:color w:val="212121"/>
          <w:szCs w:val="20"/>
          <w:shd w:val="clear" w:color="auto" w:fill="FFFFFF"/>
        </w:rPr>
        <w:t xml:space="preserve">. 2006b. Indicators of ecological change: comparison of the early response of four organism groups to stress gradients. </w:t>
      </w:r>
      <w:proofErr w:type="spellStart"/>
      <w:r w:rsidRPr="00310E1E">
        <w:rPr>
          <w:rFonts w:cstheme="minorHAnsi"/>
          <w:color w:val="212121"/>
          <w:szCs w:val="20"/>
          <w:shd w:val="clear" w:color="auto" w:fill="FFFFFF"/>
        </w:rPr>
        <w:t>Hydrobiologia</w:t>
      </w:r>
      <w:proofErr w:type="spellEnd"/>
      <w:r w:rsidRPr="00310E1E">
        <w:rPr>
          <w:rFonts w:cstheme="minorHAnsi"/>
          <w:color w:val="212121"/>
          <w:szCs w:val="20"/>
          <w:shd w:val="clear" w:color="auto" w:fill="FFFFFF"/>
        </w:rPr>
        <w:t>, 566, 139–152.</w:t>
      </w:r>
    </w:p>
    <w:p w14:paraId="72AD7487" w14:textId="77777777"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Justus, B. G., J.C. Petersen, S.R. </w:t>
      </w:r>
      <w:proofErr w:type="spellStart"/>
      <w:r w:rsidRPr="00310E1E">
        <w:rPr>
          <w:rFonts w:cstheme="minorHAnsi"/>
          <w:color w:val="212121"/>
          <w:szCs w:val="20"/>
          <w:shd w:val="clear" w:color="auto" w:fill="FFFFFF"/>
        </w:rPr>
        <w:t>Femmer</w:t>
      </w:r>
      <w:proofErr w:type="spellEnd"/>
      <w:r w:rsidRPr="00310E1E">
        <w:rPr>
          <w:rFonts w:cstheme="minorHAnsi"/>
          <w:color w:val="212121"/>
          <w:szCs w:val="20"/>
          <w:shd w:val="clear" w:color="auto" w:fill="FFFFFF"/>
        </w:rPr>
        <w:t>, J.V. Davis, and J. E. Wallace. 2010. A comparison of algal, macroinvertebrate, and fish assemblage indices for assessing low-level nutrient enrichment in wadeable Ozark streams. Ecological Indicators, 10(3): 627-638.</w:t>
      </w:r>
    </w:p>
    <w:p w14:paraId="400DCC1B" w14:textId="77777777" w:rsidR="00D91B27" w:rsidRDefault="00D91B27" w:rsidP="00D91B27">
      <w:pPr>
        <w:spacing w:before="240"/>
        <w:ind w:left="360" w:hanging="360"/>
      </w:pPr>
      <w:r>
        <w:t>Kelly, M. G., &amp; Whitton, B. A. 1995. The trophic diatom index: a new index for monitoring eutrophication in rivers. Journal of Applied Phycology, 7(4), 433-444.</w:t>
      </w:r>
    </w:p>
    <w:p w14:paraId="274156AF" w14:textId="77777777" w:rsidR="00D91B27" w:rsidRDefault="00D91B27" w:rsidP="00D91B27">
      <w:pPr>
        <w:spacing w:before="240"/>
        <w:ind w:left="360" w:hanging="360"/>
      </w:pPr>
      <w:r>
        <w:t xml:space="preserve">Kelly, M., </w:t>
      </w:r>
      <w:proofErr w:type="spellStart"/>
      <w:r>
        <w:t>Juggins</w:t>
      </w:r>
      <w:proofErr w:type="spellEnd"/>
      <w:r>
        <w:t xml:space="preserve">, S., Guthrie, R., Pritchard, S., Jamieson, J., </w:t>
      </w:r>
      <w:proofErr w:type="spellStart"/>
      <w:r>
        <w:t>Rippey</w:t>
      </w:r>
      <w:proofErr w:type="spellEnd"/>
      <w:r>
        <w:t xml:space="preserve">, B., Hirst, H. and </w:t>
      </w:r>
      <w:proofErr w:type="spellStart"/>
      <w:r>
        <w:t>Yallop</w:t>
      </w:r>
      <w:proofErr w:type="spellEnd"/>
      <w:r>
        <w:t>, M., 2008. Assessment of ecological status in UK rivers using diatoms. Freshwater biology, 53(2), pp.403-422.</w:t>
      </w:r>
    </w:p>
    <w:p w14:paraId="035C52E3" w14:textId="77777777" w:rsidR="00275833" w:rsidRDefault="00275833" w:rsidP="00275833">
      <w:pPr>
        <w:spacing w:before="240"/>
        <w:ind w:left="360" w:hanging="360"/>
        <w:rPr>
          <w:rFonts w:cstheme="minorHAnsi"/>
          <w:color w:val="212121"/>
          <w:szCs w:val="20"/>
          <w:shd w:val="clear" w:color="auto" w:fill="FFFFFF"/>
        </w:rPr>
      </w:pPr>
      <w:proofErr w:type="spellStart"/>
      <w:r w:rsidRPr="00310E1E">
        <w:rPr>
          <w:rFonts w:cstheme="minorHAnsi"/>
          <w:color w:val="212121"/>
          <w:szCs w:val="20"/>
          <w:shd w:val="clear" w:color="auto" w:fill="FFFFFF"/>
        </w:rPr>
        <w:t>Kolkwitz</w:t>
      </w:r>
      <w:proofErr w:type="spellEnd"/>
      <w:r w:rsidRPr="00310E1E">
        <w:rPr>
          <w:rFonts w:cstheme="minorHAnsi"/>
          <w:color w:val="212121"/>
          <w:szCs w:val="20"/>
          <w:shd w:val="clear" w:color="auto" w:fill="FFFFFF"/>
        </w:rPr>
        <w:t xml:space="preserve">, R., and M. </w:t>
      </w:r>
      <w:proofErr w:type="spellStart"/>
      <w:r w:rsidRPr="00310E1E">
        <w:rPr>
          <w:rFonts w:cstheme="minorHAnsi"/>
          <w:color w:val="212121"/>
          <w:szCs w:val="20"/>
          <w:shd w:val="clear" w:color="auto" w:fill="FFFFFF"/>
        </w:rPr>
        <w:t>Marrson</w:t>
      </w:r>
      <w:proofErr w:type="spellEnd"/>
      <w:r w:rsidRPr="00310E1E">
        <w:rPr>
          <w:rFonts w:cstheme="minorHAnsi"/>
          <w:color w:val="212121"/>
          <w:szCs w:val="20"/>
          <w:shd w:val="clear" w:color="auto" w:fill="FFFFFF"/>
        </w:rPr>
        <w:t xml:space="preserve">. 1908. </w:t>
      </w:r>
      <w:proofErr w:type="spellStart"/>
      <w:r w:rsidRPr="00310E1E">
        <w:rPr>
          <w:rFonts w:cstheme="minorHAnsi"/>
          <w:color w:val="212121"/>
          <w:szCs w:val="20"/>
          <w:shd w:val="clear" w:color="auto" w:fill="FFFFFF"/>
        </w:rPr>
        <w:t>Ökologie</w:t>
      </w:r>
      <w:proofErr w:type="spellEnd"/>
      <w:r w:rsidRPr="00310E1E">
        <w:rPr>
          <w:rFonts w:cstheme="minorHAnsi"/>
          <w:color w:val="212121"/>
          <w:szCs w:val="20"/>
          <w:shd w:val="clear" w:color="auto" w:fill="FFFFFF"/>
        </w:rPr>
        <w:t xml:space="preserve"> der </w:t>
      </w:r>
      <w:proofErr w:type="spellStart"/>
      <w:r w:rsidRPr="00310E1E">
        <w:rPr>
          <w:rFonts w:cstheme="minorHAnsi"/>
          <w:color w:val="212121"/>
          <w:szCs w:val="20"/>
          <w:shd w:val="clear" w:color="auto" w:fill="FFFFFF"/>
        </w:rPr>
        <w:t>pflanzlichen</w:t>
      </w:r>
      <w:proofErr w:type="spellEnd"/>
      <w:r w:rsidRPr="00310E1E">
        <w:rPr>
          <w:rFonts w:cstheme="minorHAnsi"/>
          <w:color w:val="212121"/>
          <w:szCs w:val="20"/>
          <w:shd w:val="clear" w:color="auto" w:fill="FFFFFF"/>
        </w:rPr>
        <w:t xml:space="preserve"> </w:t>
      </w:r>
      <w:proofErr w:type="spellStart"/>
      <w:r w:rsidRPr="00310E1E">
        <w:rPr>
          <w:rFonts w:cstheme="minorHAnsi"/>
          <w:color w:val="212121"/>
          <w:szCs w:val="20"/>
          <w:shd w:val="clear" w:color="auto" w:fill="FFFFFF"/>
        </w:rPr>
        <w:t>Saprobien</w:t>
      </w:r>
      <w:proofErr w:type="spellEnd"/>
      <w:r w:rsidRPr="00310E1E">
        <w:rPr>
          <w:rFonts w:cstheme="minorHAnsi"/>
          <w:color w:val="212121"/>
          <w:szCs w:val="20"/>
          <w:shd w:val="clear" w:color="auto" w:fill="FFFFFF"/>
        </w:rPr>
        <w:t xml:space="preserve">. </w:t>
      </w:r>
      <w:proofErr w:type="spellStart"/>
      <w:r w:rsidRPr="00310E1E">
        <w:rPr>
          <w:rFonts w:cstheme="minorHAnsi"/>
          <w:color w:val="212121"/>
          <w:szCs w:val="20"/>
          <w:shd w:val="clear" w:color="auto" w:fill="FFFFFF"/>
        </w:rPr>
        <w:t>Berichte</w:t>
      </w:r>
      <w:proofErr w:type="spellEnd"/>
      <w:r w:rsidRPr="00310E1E">
        <w:rPr>
          <w:rFonts w:cstheme="minorHAnsi"/>
          <w:color w:val="212121"/>
          <w:szCs w:val="20"/>
          <w:shd w:val="clear" w:color="auto" w:fill="FFFFFF"/>
        </w:rPr>
        <w:t xml:space="preserve"> der </w:t>
      </w:r>
      <w:proofErr w:type="spellStart"/>
      <w:r w:rsidRPr="00310E1E">
        <w:rPr>
          <w:rFonts w:cstheme="minorHAnsi"/>
          <w:color w:val="212121"/>
          <w:szCs w:val="20"/>
          <w:shd w:val="clear" w:color="auto" w:fill="FFFFFF"/>
        </w:rPr>
        <w:t>Deutschen</w:t>
      </w:r>
      <w:proofErr w:type="spellEnd"/>
      <w:r w:rsidRPr="00310E1E">
        <w:rPr>
          <w:rFonts w:cstheme="minorHAnsi"/>
          <w:color w:val="212121"/>
          <w:szCs w:val="20"/>
          <w:shd w:val="clear" w:color="auto" w:fill="FFFFFF"/>
        </w:rPr>
        <w:t xml:space="preserve"> </w:t>
      </w:r>
      <w:proofErr w:type="spellStart"/>
      <w:r w:rsidRPr="00310E1E">
        <w:rPr>
          <w:rFonts w:cstheme="minorHAnsi"/>
          <w:color w:val="212121"/>
          <w:szCs w:val="20"/>
          <w:shd w:val="clear" w:color="auto" w:fill="FFFFFF"/>
        </w:rPr>
        <w:t>Botanischen</w:t>
      </w:r>
      <w:proofErr w:type="spellEnd"/>
      <w:r w:rsidRPr="00310E1E">
        <w:rPr>
          <w:rFonts w:cstheme="minorHAnsi"/>
          <w:color w:val="212121"/>
          <w:szCs w:val="20"/>
          <w:shd w:val="clear" w:color="auto" w:fill="FFFFFF"/>
        </w:rPr>
        <w:t xml:space="preserve"> Gesellschaft 26a: 505–519. (Transl. 1967. Ecology of plant </w:t>
      </w:r>
      <w:proofErr w:type="spellStart"/>
      <w:r w:rsidRPr="00310E1E">
        <w:rPr>
          <w:rFonts w:cstheme="minorHAnsi"/>
          <w:color w:val="212121"/>
          <w:szCs w:val="20"/>
          <w:shd w:val="clear" w:color="auto" w:fill="FFFFFF"/>
        </w:rPr>
        <w:t>saprobia</w:t>
      </w:r>
      <w:proofErr w:type="spellEnd"/>
      <w:r w:rsidRPr="00310E1E">
        <w:rPr>
          <w:rFonts w:cstheme="minorHAnsi"/>
          <w:color w:val="212121"/>
          <w:szCs w:val="20"/>
          <w:shd w:val="clear" w:color="auto" w:fill="FFFFFF"/>
        </w:rPr>
        <w:t xml:space="preserve">. In: </w:t>
      </w:r>
      <w:proofErr w:type="spellStart"/>
      <w:r w:rsidRPr="00310E1E">
        <w:rPr>
          <w:rFonts w:cstheme="minorHAnsi"/>
          <w:color w:val="212121"/>
          <w:szCs w:val="20"/>
          <w:shd w:val="clear" w:color="auto" w:fill="FFFFFF"/>
        </w:rPr>
        <w:t>Keup</w:t>
      </w:r>
      <w:proofErr w:type="spellEnd"/>
      <w:r w:rsidRPr="00310E1E">
        <w:rPr>
          <w:rFonts w:cstheme="minorHAnsi"/>
          <w:color w:val="212121"/>
          <w:szCs w:val="20"/>
          <w:shd w:val="clear" w:color="auto" w:fill="FFFFFF"/>
        </w:rPr>
        <w:t xml:space="preserve"> LE, Ingram </w:t>
      </w:r>
      <w:r w:rsidRPr="00310E1E">
        <w:rPr>
          <w:rFonts w:cstheme="minorHAnsi"/>
          <w:color w:val="212121"/>
          <w:szCs w:val="20"/>
          <w:shd w:val="clear" w:color="auto" w:fill="FFFFFF"/>
        </w:rPr>
        <w:lastRenderedPageBreak/>
        <w:t xml:space="preserve">WM, </w:t>
      </w:r>
      <w:proofErr w:type="spellStart"/>
      <w:r w:rsidRPr="00310E1E">
        <w:rPr>
          <w:rFonts w:cstheme="minorHAnsi"/>
          <w:color w:val="212121"/>
          <w:szCs w:val="20"/>
          <w:shd w:val="clear" w:color="auto" w:fill="FFFFFF"/>
        </w:rPr>
        <w:t>Mackenthun</w:t>
      </w:r>
      <w:proofErr w:type="spellEnd"/>
      <w:r w:rsidRPr="00310E1E">
        <w:rPr>
          <w:rFonts w:cstheme="minorHAnsi"/>
          <w:color w:val="212121"/>
          <w:szCs w:val="20"/>
          <w:shd w:val="clear" w:color="auto" w:fill="FFFFFF"/>
        </w:rPr>
        <w:t xml:space="preserve"> KM (eds) Biology of Water Pollution. Federal Water Pollution. Federal Water Pollution Control Admin., Washington DC: U.S. Dept. of the Interior, pp. 47–52).</w:t>
      </w:r>
    </w:p>
    <w:p w14:paraId="0BCDB0E5" w14:textId="67A37A60" w:rsidR="00B63C27" w:rsidRDefault="00B63C27" w:rsidP="00275833">
      <w:pPr>
        <w:spacing w:before="240"/>
        <w:ind w:left="360" w:hanging="360"/>
        <w:rPr>
          <w:rFonts w:cstheme="minorHAnsi"/>
          <w:color w:val="212121"/>
          <w:szCs w:val="20"/>
          <w:shd w:val="clear" w:color="auto" w:fill="FFFFFF"/>
        </w:rPr>
      </w:pPr>
      <w:r w:rsidRPr="00B63C27">
        <w:rPr>
          <w:rFonts w:cstheme="minorHAnsi"/>
          <w:color w:val="212121"/>
          <w:szCs w:val="20"/>
          <w:shd w:val="clear" w:color="auto" w:fill="FFFFFF"/>
        </w:rPr>
        <w:t>Lange-</w:t>
      </w:r>
      <w:proofErr w:type="spellStart"/>
      <w:r w:rsidRPr="00B63C27">
        <w:rPr>
          <w:rFonts w:cstheme="minorHAnsi"/>
          <w:color w:val="212121"/>
          <w:szCs w:val="20"/>
          <w:shd w:val="clear" w:color="auto" w:fill="FFFFFF"/>
        </w:rPr>
        <w:t>Bertalot</w:t>
      </w:r>
      <w:proofErr w:type="spellEnd"/>
      <w:r w:rsidRPr="00B63C27">
        <w:rPr>
          <w:rFonts w:cstheme="minorHAnsi"/>
          <w:color w:val="212121"/>
          <w:szCs w:val="20"/>
          <w:shd w:val="clear" w:color="auto" w:fill="FFFFFF"/>
        </w:rPr>
        <w:t xml:space="preserve">, H., 1979. Pollution tolerance of diatoms as a criterion for water quality estimation. Nova </w:t>
      </w:r>
      <w:proofErr w:type="spellStart"/>
      <w:r w:rsidRPr="00B63C27">
        <w:rPr>
          <w:rFonts w:cstheme="minorHAnsi"/>
          <w:color w:val="212121"/>
          <w:szCs w:val="20"/>
          <w:shd w:val="clear" w:color="auto" w:fill="FFFFFF"/>
        </w:rPr>
        <w:t>Hedwigia</w:t>
      </w:r>
      <w:proofErr w:type="spellEnd"/>
      <w:r w:rsidRPr="00B63C27">
        <w:rPr>
          <w:rFonts w:cstheme="minorHAnsi"/>
          <w:color w:val="212121"/>
          <w:szCs w:val="20"/>
          <w:shd w:val="clear" w:color="auto" w:fill="FFFFFF"/>
        </w:rPr>
        <w:t xml:space="preserve">, </w:t>
      </w:r>
      <w:proofErr w:type="spellStart"/>
      <w:r w:rsidRPr="00B63C27">
        <w:rPr>
          <w:rFonts w:cstheme="minorHAnsi"/>
          <w:color w:val="212121"/>
          <w:szCs w:val="20"/>
          <w:shd w:val="clear" w:color="auto" w:fill="FFFFFF"/>
        </w:rPr>
        <w:t>Beih</w:t>
      </w:r>
      <w:proofErr w:type="spellEnd"/>
      <w:r w:rsidRPr="00B63C27">
        <w:rPr>
          <w:rFonts w:cstheme="minorHAnsi"/>
          <w:color w:val="212121"/>
          <w:szCs w:val="20"/>
          <w:shd w:val="clear" w:color="auto" w:fill="FFFFFF"/>
        </w:rPr>
        <w:t>., 64</w:t>
      </w:r>
      <w:r>
        <w:rPr>
          <w:rFonts w:cstheme="minorHAnsi"/>
          <w:color w:val="212121"/>
          <w:szCs w:val="20"/>
          <w:shd w:val="clear" w:color="auto" w:fill="FFFFFF"/>
        </w:rPr>
        <w:t>:</w:t>
      </w:r>
      <w:r w:rsidRPr="00B63C27">
        <w:rPr>
          <w:rFonts w:cstheme="minorHAnsi"/>
          <w:color w:val="212121"/>
          <w:szCs w:val="20"/>
          <w:shd w:val="clear" w:color="auto" w:fill="FFFFFF"/>
        </w:rPr>
        <w:t>285-304.</w:t>
      </w:r>
    </w:p>
    <w:p w14:paraId="07E47B0D" w14:textId="6CE4423B" w:rsidR="00275833" w:rsidRDefault="00275833" w:rsidP="00275833">
      <w:pPr>
        <w:spacing w:before="240"/>
        <w:ind w:left="360" w:hanging="360"/>
        <w:rPr>
          <w:rFonts w:cstheme="minorHAnsi"/>
          <w:color w:val="212121"/>
          <w:szCs w:val="20"/>
          <w:shd w:val="clear" w:color="auto" w:fill="FFFFFF"/>
        </w:rPr>
      </w:pPr>
      <w:r w:rsidRPr="00310E1E">
        <w:rPr>
          <w:rFonts w:cstheme="minorHAnsi"/>
          <w:color w:val="212121"/>
          <w:szCs w:val="20"/>
          <w:shd w:val="clear" w:color="auto" w:fill="FFFFFF"/>
        </w:rPr>
        <w:t xml:space="preserve">Lavoie, I., S. Campeau, F. </w:t>
      </w:r>
      <w:proofErr w:type="spellStart"/>
      <w:r w:rsidRPr="00310E1E">
        <w:rPr>
          <w:rFonts w:cstheme="minorHAnsi"/>
          <w:color w:val="212121"/>
          <w:szCs w:val="20"/>
          <w:shd w:val="clear" w:color="auto" w:fill="FFFFFF"/>
        </w:rPr>
        <w:t>Darchambeau</w:t>
      </w:r>
      <w:proofErr w:type="spellEnd"/>
      <w:r w:rsidRPr="00310E1E">
        <w:rPr>
          <w:rFonts w:cstheme="minorHAnsi"/>
          <w:color w:val="212121"/>
          <w:szCs w:val="20"/>
          <w:shd w:val="clear" w:color="auto" w:fill="FFFFFF"/>
        </w:rPr>
        <w:t>, G. Cabana, and P.J. Dillon. 2008. Are diatoms good integrators of temporal variability in stream water quality? Freshwater biology, 53(4), pp.827-841.</w:t>
      </w:r>
    </w:p>
    <w:p w14:paraId="12F6F199" w14:textId="77777777" w:rsidR="00132A41" w:rsidRPr="00513E2F" w:rsidRDefault="00132A41" w:rsidP="00132A41">
      <w:pPr>
        <w:spacing w:before="240"/>
        <w:ind w:left="360" w:hanging="360"/>
        <w:rPr>
          <w:rFonts w:cstheme="minorHAnsi"/>
          <w:szCs w:val="20"/>
        </w:rPr>
      </w:pPr>
      <w:r w:rsidRPr="00513E2F">
        <w:rPr>
          <w:rFonts w:cstheme="minorHAnsi"/>
          <w:color w:val="212121"/>
          <w:szCs w:val="20"/>
          <w:shd w:val="clear" w:color="auto" w:fill="FFFFFF"/>
        </w:rPr>
        <w:t>Lee</w:t>
      </w:r>
      <w:r>
        <w:rPr>
          <w:rFonts w:cstheme="minorHAnsi"/>
          <w:color w:val="212121"/>
          <w:szCs w:val="20"/>
          <w:shd w:val="clear" w:color="auto" w:fill="FFFFFF"/>
        </w:rPr>
        <w:t>,</w:t>
      </w:r>
      <w:r w:rsidRPr="00513E2F">
        <w:rPr>
          <w:rFonts w:cstheme="minorHAnsi"/>
          <w:color w:val="212121"/>
          <w:szCs w:val="20"/>
          <w:shd w:val="clear" w:color="auto" w:fill="FFFFFF"/>
        </w:rPr>
        <w:t xml:space="preserve"> S</w:t>
      </w:r>
      <w:r>
        <w:rPr>
          <w:rFonts w:cstheme="minorHAnsi"/>
          <w:color w:val="212121"/>
          <w:szCs w:val="20"/>
          <w:shd w:val="clear" w:color="auto" w:fill="FFFFFF"/>
        </w:rPr>
        <w:t>.S..</w:t>
      </w:r>
      <w:r w:rsidRPr="00513E2F">
        <w:rPr>
          <w:rFonts w:cstheme="minorHAnsi"/>
          <w:color w:val="212121"/>
          <w:szCs w:val="20"/>
          <w:shd w:val="clear" w:color="auto" w:fill="FFFFFF"/>
        </w:rPr>
        <w:t xml:space="preserve">, </w:t>
      </w:r>
      <w:r>
        <w:rPr>
          <w:rFonts w:cstheme="minorHAnsi"/>
          <w:color w:val="212121"/>
          <w:szCs w:val="20"/>
          <w:shd w:val="clear" w:color="auto" w:fill="FFFFFF"/>
        </w:rPr>
        <w:t xml:space="preserve">I.W. </w:t>
      </w:r>
      <w:r w:rsidRPr="00513E2F">
        <w:rPr>
          <w:rFonts w:cstheme="minorHAnsi"/>
          <w:color w:val="212121"/>
          <w:szCs w:val="20"/>
          <w:shd w:val="clear" w:color="auto" w:fill="FFFFFF"/>
        </w:rPr>
        <w:t>Bishop</w:t>
      </w:r>
      <w:r>
        <w:rPr>
          <w:rFonts w:cstheme="minorHAnsi"/>
          <w:color w:val="212121"/>
          <w:szCs w:val="20"/>
          <w:shd w:val="clear" w:color="auto" w:fill="FFFFFF"/>
        </w:rPr>
        <w:t>, S.A.</w:t>
      </w:r>
      <w:r w:rsidRPr="00513E2F">
        <w:rPr>
          <w:rFonts w:cstheme="minorHAnsi"/>
          <w:color w:val="212121"/>
          <w:szCs w:val="20"/>
          <w:shd w:val="clear" w:color="auto" w:fill="FFFFFF"/>
        </w:rPr>
        <w:t xml:space="preserve"> Spaulding</w:t>
      </w:r>
      <w:r>
        <w:rPr>
          <w:rFonts w:cstheme="minorHAnsi"/>
          <w:color w:val="212121"/>
          <w:szCs w:val="20"/>
          <w:shd w:val="clear" w:color="auto" w:fill="FFFFFF"/>
        </w:rPr>
        <w:t xml:space="preserve">, R.M. </w:t>
      </w:r>
      <w:r w:rsidRPr="00513E2F">
        <w:rPr>
          <w:rFonts w:cstheme="minorHAnsi"/>
          <w:color w:val="212121"/>
          <w:szCs w:val="20"/>
          <w:shd w:val="clear" w:color="auto" w:fill="FFFFFF"/>
        </w:rPr>
        <w:t>Mitchell</w:t>
      </w:r>
      <w:r>
        <w:rPr>
          <w:rFonts w:cstheme="minorHAnsi"/>
          <w:color w:val="212121"/>
          <w:szCs w:val="20"/>
          <w:shd w:val="clear" w:color="auto" w:fill="FFFFFF"/>
        </w:rPr>
        <w:t xml:space="preserve">, and L.L. </w:t>
      </w:r>
      <w:r w:rsidRPr="00513E2F">
        <w:rPr>
          <w:rFonts w:cstheme="minorHAnsi"/>
          <w:color w:val="212121"/>
          <w:szCs w:val="20"/>
          <w:shd w:val="clear" w:color="auto" w:fill="FFFFFF"/>
        </w:rPr>
        <w:t xml:space="preserve">Yuan. </w:t>
      </w:r>
      <w:r>
        <w:rPr>
          <w:rFonts w:cstheme="minorHAnsi"/>
          <w:color w:val="212121"/>
          <w:szCs w:val="20"/>
          <w:shd w:val="clear" w:color="auto" w:fill="FFFFFF"/>
        </w:rPr>
        <w:t xml:space="preserve">2019. </w:t>
      </w:r>
      <w:r w:rsidRPr="00513E2F">
        <w:rPr>
          <w:rFonts w:cstheme="minorHAnsi"/>
          <w:color w:val="212121"/>
          <w:szCs w:val="20"/>
          <w:shd w:val="clear" w:color="auto" w:fill="FFFFFF"/>
        </w:rPr>
        <w:t xml:space="preserve">Taxonomic harmonization may reveal a stronger association between diatom assemblages and total phosphorus in large datasets. </w:t>
      </w:r>
      <w:proofErr w:type="spellStart"/>
      <w:r w:rsidRPr="00513E2F">
        <w:rPr>
          <w:rFonts w:cstheme="minorHAnsi"/>
          <w:color w:val="212121"/>
          <w:szCs w:val="20"/>
          <w:shd w:val="clear" w:color="auto" w:fill="FFFFFF"/>
        </w:rPr>
        <w:t>Ecol</w:t>
      </w:r>
      <w:proofErr w:type="spellEnd"/>
      <w:r w:rsidRPr="00513E2F">
        <w:rPr>
          <w:rFonts w:cstheme="minorHAnsi"/>
          <w:color w:val="212121"/>
          <w:szCs w:val="20"/>
          <w:shd w:val="clear" w:color="auto" w:fill="FFFFFF"/>
        </w:rPr>
        <w:t xml:space="preserve"> Indic. 2019 Jul 1;102:166-174. </w:t>
      </w:r>
      <w:proofErr w:type="spellStart"/>
      <w:r w:rsidRPr="00513E2F">
        <w:rPr>
          <w:rFonts w:cstheme="minorHAnsi"/>
          <w:color w:val="212121"/>
          <w:szCs w:val="20"/>
          <w:shd w:val="clear" w:color="auto" w:fill="FFFFFF"/>
        </w:rPr>
        <w:t>doi</w:t>
      </w:r>
      <w:proofErr w:type="spellEnd"/>
      <w:r w:rsidRPr="00513E2F">
        <w:rPr>
          <w:rFonts w:cstheme="minorHAnsi"/>
          <w:color w:val="212121"/>
          <w:szCs w:val="20"/>
          <w:shd w:val="clear" w:color="auto" w:fill="FFFFFF"/>
        </w:rPr>
        <w:t>: 10.1016/j.ecolind.2019.01.061. PMID: 32802000; PMCID: PMC7425634.</w:t>
      </w:r>
    </w:p>
    <w:p w14:paraId="2CBDB32D" w14:textId="77777777" w:rsidR="00B70C90" w:rsidRPr="00C05DB1" w:rsidRDefault="00B70C90" w:rsidP="00B70C90">
      <w:pPr>
        <w:autoSpaceDE w:val="0"/>
        <w:autoSpaceDN w:val="0"/>
        <w:adjustRightInd w:val="0"/>
        <w:spacing w:after="120"/>
        <w:ind w:left="630" w:hanging="630"/>
        <w:rPr>
          <w:ins w:id="892" w:author="Jessup, Benjamin" w:date="2022-05-31T12:20:00Z"/>
        </w:rPr>
      </w:pPr>
      <w:ins w:id="893" w:author="Jessup, Benjamin" w:date="2022-05-31T12:20:00Z">
        <w:r w:rsidRPr="00C05DB1">
          <w:t xml:space="preserve">Leland, H. V. &amp; S. D. Porter, 2000. Distribution of benthic algae in the upper Illinois River basin in relation to geology and land use. Freshwater Biology 44: 279–301. </w:t>
        </w:r>
      </w:ins>
    </w:p>
    <w:p w14:paraId="7C3674BE" w14:textId="63832F95" w:rsidR="00B20159" w:rsidRDefault="00B20159" w:rsidP="00B20159">
      <w:proofErr w:type="spellStart"/>
      <w:r>
        <w:t>Liaw</w:t>
      </w:r>
      <w:proofErr w:type="spellEnd"/>
      <w:r>
        <w:t xml:space="preserve">, A. and M. Wiener (2002). Classification and Regression by </w:t>
      </w:r>
      <w:proofErr w:type="spellStart"/>
      <w:r>
        <w:t>randomForest</w:t>
      </w:r>
      <w:proofErr w:type="spellEnd"/>
      <w:r>
        <w:t>. R News 2(3), 18--22.</w:t>
      </w:r>
    </w:p>
    <w:p w14:paraId="3A02A58D" w14:textId="27AF9A17" w:rsidR="0048343B" w:rsidRDefault="00997695" w:rsidP="0048343B">
      <w:pPr>
        <w:spacing w:before="240"/>
        <w:ind w:left="360" w:hanging="360"/>
      </w:pPr>
      <w:proofErr w:type="spellStart"/>
      <w:r w:rsidRPr="00C05DB1">
        <w:rPr>
          <w:rFonts w:eastAsia="Calibri"/>
        </w:rPr>
        <w:t>Maxted</w:t>
      </w:r>
      <w:proofErr w:type="spellEnd"/>
      <w:r w:rsidRPr="00C05DB1">
        <w:rPr>
          <w:rFonts w:eastAsia="Calibri"/>
        </w:rPr>
        <w:t xml:space="preserve">, J. R., M. T. Barbour, J. Gerritsen, V. Poretti, N. Primrose, A. Silvia, D. Penrose, and R. Renfrow. 2000. Assessment framework for mid-Atlantic coastal plain streams using benthic macroinvertebrates. </w:t>
      </w:r>
      <w:r w:rsidRPr="00C05DB1">
        <w:rPr>
          <w:i/>
          <w:iCs/>
          <w:color w:val="222222"/>
        </w:rPr>
        <w:t>Journal of the North American Benthological Society,</w:t>
      </w:r>
      <w:r w:rsidRPr="00C05DB1">
        <w:rPr>
          <w:rFonts w:eastAsia="Calibri"/>
        </w:rPr>
        <w:t xml:space="preserve"> 19(1):128-144.</w:t>
      </w:r>
    </w:p>
    <w:p w14:paraId="6351581E" w14:textId="77777777" w:rsidR="00275833" w:rsidRDefault="00275833" w:rsidP="00275833">
      <w:pPr>
        <w:spacing w:before="240"/>
        <w:ind w:left="360" w:hanging="360"/>
        <w:rPr>
          <w:rFonts w:cstheme="minorHAnsi"/>
          <w:szCs w:val="20"/>
        </w:rPr>
      </w:pPr>
      <w:r w:rsidRPr="00310E1E">
        <w:rPr>
          <w:rFonts w:cstheme="minorHAnsi"/>
          <w:szCs w:val="20"/>
        </w:rPr>
        <w:t>McCormick, P.V., and J. Cairns. 1994. Algae as indicators of environmental change. Journal of Applied Phycology, 6(5-6), 509-526.</w:t>
      </w:r>
    </w:p>
    <w:p w14:paraId="42AE7228" w14:textId="77777777" w:rsidR="00275833" w:rsidRDefault="00275833" w:rsidP="00275833">
      <w:pPr>
        <w:spacing w:before="240"/>
        <w:ind w:left="360" w:hanging="360"/>
        <w:rPr>
          <w:rFonts w:cstheme="minorHAnsi"/>
          <w:szCs w:val="20"/>
        </w:rPr>
      </w:pPr>
      <w:r w:rsidRPr="00310E1E">
        <w:rPr>
          <w:rFonts w:cstheme="minorHAnsi"/>
          <w:szCs w:val="20"/>
        </w:rPr>
        <w:t xml:space="preserve">McCormick, P. V. and L. J. </w:t>
      </w:r>
      <w:proofErr w:type="spellStart"/>
      <w:r w:rsidRPr="00310E1E">
        <w:rPr>
          <w:rFonts w:cstheme="minorHAnsi"/>
          <w:szCs w:val="20"/>
        </w:rPr>
        <w:t>Scinto</w:t>
      </w:r>
      <w:proofErr w:type="spellEnd"/>
      <w:r w:rsidRPr="00310E1E">
        <w:rPr>
          <w:rFonts w:cstheme="minorHAnsi"/>
          <w:szCs w:val="20"/>
        </w:rPr>
        <w:t>. 1999. Influence of phosphorus loading on wetlands periphyton assemblages: A case study from the Everglades. Boca Raton, C</w:t>
      </w:r>
      <w:r>
        <w:rPr>
          <w:rFonts w:cstheme="minorHAnsi"/>
          <w:szCs w:val="20"/>
        </w:rPr>
        <w:t>RC</w:t>
      </w:r>
      <w:r w:rsidRPr="00310E1E">
        <w:rPr>
          <w:rFonts w:cstheme="minorHAnsi"/>
          <w:szCs w:val="20"/>
        </w:rPr>
        <w:t xml:space="preserve"> Press-Taylor &amp; Francis Group.</w:t>
      </w:r>
    </w:p>
    <w:p w14:paraId="2F11B0CF" w14:textId="77777777" w:rsidR="00B70C90" w:rsidRPr="00C05DB1" w:rsidRDefault="00B70C90" w:rsidP="00B70C90">
      <w:pPr>
        <w:autoSpaceDE w:val="0"/>
        <w:autoSpaceDN w:val="0"/>
        <w:adjustRightInd w:val="0"/>
        <w:spacing w:after="120"/>
        <w:ind w:left="630" w:hanging="630"/>
        <w:rPr>
          <w:ins w:id="894" w:author="Jessup, Benjamin" w:date="2022-05-31T12:21:00Z"/>
        </w:rPr>
      </w:pPr>
      <w:ins w:id="895" w:author="Jessup, Benjamin" w:date="2022-05-31T12:21:00Z">
        <w:r w:rsidRPr="00C05DB1">
          <w:t xml:space="preserve">Munn, M. D., R. W. Black &amp; S. J. Gruber, 2002. Response of benthic algae to environmental gradients in an agriculturally dominated landscape. Journal of the North American Benthological Society 21: 221–237. </w:t>
        </w:r>
      </w:ins>
    </w:p>
    <w:p w14:paraId="0678E7C9" w14:textId="77777777" w:rsidR="00B70C90" w:rsidRPr="00C05DB1" w:rsidRDefault="00B70C90" w:rsidP="00B70C90">
      <w:pPr>
        <w:autoSpaceDE w:val="0"/>
        <w:autoSpaceDN w:val="0"/>
        <w:adjustRightInd w:val="0"/>
        <w:spacing w:after="120"/>
        <w:ind w:left="630" w:hanging="630"/>
        <w:rPr>
          <w:ins w:id="896" w:author="Jessup, Benjamin" w:date="2022-05-31T12:21:00Z"/>
        </w:rPr>
      </w:pPr>
      <w:ins w:id="897" w:author="Jessup, Benjamin" w:date="2022-05-31T12:21:00Z">
        <w:r w:rsidRPr="00C05DB1">
          <w:rPr>
            <w:color w:val="222222"/>
            <w:shd w:val="clear" w:color="auto" w:fill="FFFFFF"/>
          </w:rPr>
          <w:t>Newall, P. and C.J. Walsh. 2005. Response of epilithic diatom assemblages to urbanization influences. </w:t>
        </w:r>
        <w:proofErr w:type="spellStart"/>
        <w:r w:rsidRPr="00C05DB1">
          <w:rPr>
            <w:i/>
            <w:iCs/>
            <w:color w:val="222222"/>
            <w:shd w:val="clear" w:color="auto" w:fill="FFFFFF"/>
          </w:rPr>
          <w:t>Hydrobiologia</w:t>
        </w:r>
        <w:proofErr w:type="spellEnd"/>
        <w:r w:rsidRPr="00C05DB1">
          <w:rPr>
            <w:color w:val="222222"/>
            <w:shd w:val="clear" w:color="auto" w:fill="FFFFFF"/>
          </w:rPr>
          <w:t>, </w:t>
        </w:r>
        <w:r w:rsidRPr="00C05DB1">
          <w:rPr>
            <w:i/>
            <w:iCs/>
            <w:color w:val="222222"/>
            <w:shd w:val="clear" w:color="auto" w:fill="FFFFFF"/>
          </w:rPr>
          <w:t>532</w:t>
        </w:r>
        <w:r w:rsidRPr="00C05DB1">
          <w:rPr>
            <w:color w:val="222222"/>
            <w:shd w:val="clear" w:color="auto" w:fill="FFFFFF"/>
          </w:rPr>
          <w:t>(1), pp.53-67.</w:t>
        </w:r>
      </w:ins>
    </w:p>
    <w:p w14:paraId="395E3AA7" w14:textId="7AB734E0" w:rsidR="00275833" w:rsidRDefault="00275833" w:rsidP="00275833">
      <w:pPr>
        <w:spacing w:before="240"/>
        <w:ind w:left="360" w:hanging="360"/>
      </w:pPr>
      <w:r w:rsidRPr="00310E1E">
        <w:t>Pan, Y., R.J. Stevenson, B.H. Hill, A.T. Herlihy, and G.B. Collins. 1996. Using diatoms as indicators of ecological conditions in lotic systems: a regional assessment. Journal of the North American Benthological Society, 15(4), 481-495.</w:t>
      </w:r>
    </w:p>
    <w:p w14:paraId="6EFCF580" w14:textId="77777777" w:rsidR="00275833" w:rsidRDefault="00275833" w:rsidP="00275833">
      <w:pPr>
        <w:spacing w:before="240"/>
        <w:ind w:left="360" w:hanging="360"/>
      </w:pPr>
      <w:r w:rsidRPr="00310E1E">
        <w:t xml:space="preserve">Paul M.J., B. Jessup, L.R. Brown, J.L. Carter, M. Cantonati, D.F. Charles, J. Gerritsen, D.B. Herbst, R. Stancheva, J. Howard and B. Isham. 2020. Characterizing benthic macroinvertebrate and algal biological condition gradient models for California wadeable Streams, USA. Ecological Indicators 117: 106618. </w:t>
      </w:r>
    </w:p>
    <w:p w14:paraId="65F072E9" w14:textId="77777777" w:rsidR="00B70C90" w:rsidRPr="008F45CA" w:rsidRDefault="00B70C90" w:rsidP="00B70C90">
      <w:pPr>
        <w:pStyle w:val="CommentText"/>
        <w:spacing w:after="120"/>
        <w:ind w:left="630" w:hanging="630"/>
        <w:rPr>
          <w:ins w:id="898" w:author="Jessup, Benjamin" w:date="2022-05-31T12:21:00Z"/>
          <w:rFonts w:asciiTheme="minorHAnsi" w:hAnsiTheme="minorHAnsi" w:cstheme="minorHAnsi"/>
          <w:sz w:val="22"/>
          <w:szCs w:val="22"/>
        </w:rPr>
      </w:pPr>
      <w:proofErr w:type="spellStart"/>
      <w:ins w:id="899" w:author="Jessup, Benjamin" w:date="2022-05-31T12:21:00Z">
        <w:r w:rsidRPr="008F45CA">
          <w:rPr>
            <w:rFonts w:asciiTheme="minorHAnsi" w:hAnsiTheme="minorHAnsi" w:cstheme="minorHAnsi"/>
            <w:color w:val="222222"/>
            <w:sz w:val="22"/>
            <w:szCs w:val="22"/>
            <w:shd w:val="clear" w:color="auto" w:fill="FFFFFF"/>
          </w:rPr>
          <w:t>Ponader</w:t>
        </w:r>
        <w:proofErr w:type="spellEnd"/>
        <w:r w:rsidRPr="008F45CA">
          <w:rPr>
            <w:rFonts w:asciiTheme="minorHAnsi" w:hAnsiTheme="minorHAnsi" w:cstheme="minorHAnsi"/>
            <w:color w:val="222222"/>
            <w:sz w:val="22"/>
            <w:szCs w:val="22"/>
            <w:shd w:val="clear" w:color="auto" w:fill="FFFFFF"/>
          </w:rPr>
          <w:t xml:space="preserve">, K.C. and M.G. </w:t>
        </w:r>
        <w:proofErr w:type="spellStart"/>
        <w:r w:rsidRPr="008F45CA">
          <w:rPr>
            <w:rFonts w:asciiTheme="minorHAnsi" w:hAnsiTheme="minorHAnsi" w:cstheme="minorHAnsi"/>
            <w:color w:val="222222"/>
            <w:sz w:val="22"/>
            <w:szCs w:val="22"/>
            <w:shd w:val="clear" w:color="auto" w:fill="FFFFFF"/>
          </w:rPr>
          <w:t>Potapova</w:t>
        </w:r>
        <w:proofErr w:type="spellEnd"/>
        <w:r w:rsidRPr="008F45CA">
          <w:rPr>
            <w:rFonts w:asciiTheme="minorHAnsi" w:hAnsiTheme="minorHAnsi" w:cstheme="minorHAnsi"/>
            <w:color w:val="222222"/>
            <w:sz w:val="22"/>
            <w:szCs w:val="22"/>
            <w:shd w:val="clear" w:color="auto" w:fill="FFFFFF"/>
          </w:rPr>
          <w:t xml:space="preserve">. 2007. Diatoms from the genus </w:t>
        </w:r>
        <w:proofErr w:type="spellStart"/>
        <w:r w:rsidRPr="008F45CA">
          <w:rPr>
            <w:rFonts w:asciiTheme="minorHAnsi" w:hAnsiTheme="minorHAnsi" w:cstheme="minorHAnsi"/>
            <w:i/>
            <w:iCs/>
            <w:color w:val="222222"/>
            <w:sz w:val="22"/>
            <w:szCs w:val="22"/>
            <w:shd w:val="clear" w:color="auto" w:fill="FFFFFF"/>
          </w:rPr>
          <w:t>Achnanthidium</w:t>
        </w:r>
        <w:proofErr w:type="spellEnd"/>
        <w:r w:rsidRPr="008F45CA">
          <w:rPr>
            <w:rFonts w:asciiTheme="minorHAnsi" w:hAnsiTheme="minorHAnsi" w:cstheme="minorHAnsi"/>
            <w:color w:val="222222"/>
            <w:sz w:val="22"/>
            <w:szCs w:val="22"/>
            <w:shd w:val="clear" w:color="auto" w:fill="FFFFFF"/>
          </w:rPr>
          <w:t xml:space="preserve"> in flowing waters of the Appalachian Mountains (North America): Ecology, distribution and taxonomic notes. </w:t>
        </w:r>
        <w:proofErr w:type="spellStart"/>
        <w:r w:rsidRPr="008F45CA">
          <w:rPr>
            <w:rFonts w:asciiTheme="minorHAnsi" w:hAnsiTheme="minorHAnsi" w:cstheme="minorHAnsi"/>
            <w:i/>
            <w:iCs/>
            <w:color w:val="222222"/>
            <w:sz w:val="22"/>
            <w:szCs w:val="22"/>
            <w:shd w:val="clear" w:color="auto" w:fill="FFFFFF"/>
          </w:rPr>
          <w:t>Limnologica</w:t>
        </w:r>
        <w:proofErr w:type="spellEnd"/>
        <w:r w:rsidRPr="008F45CA">
          <w:rPr>
            <w:rFonts w:asciiTheme="minorHAnsi" w:hAnsiTheme="minorHAnsi" w:cstheme="minorHAnsi"/>
            <w:color w:val="222222"/>
            <w:sz w:val="22"/>
            <w:szCs w:val="22"/>
            <w:shd w:val="clear" w:color="auto" w:fill="FFFFFF"/>
          </w:rPr>
          <w:t>, </w:t>
        </w:r>
        <w:r w:rsidRPr="008F45CA">
          <w:rPr>
            <w:rFonts w:asciiTheme="minorHAnsi" w:hAnsiTheme="minorHAnsi" w:cstheme="minorHAnsi"/>
            <w:i/>
            <w:iCs/>
            <w:color w:val="222222"/>
            <w:sz w:val="22"/>
            <w:szCs w:val="22"/>
            <w:shd w:val="clear" w:color="auto" w:fill="FFFFFF"/>
          </w:rPr>
          <w:t>37</w:t>
        </w:r>
        <w:r w:rsidRPr="008F45CA">
          <w:rPr>
            <w:rFonts w:asciiTheme="minorHAnsi" w:hAnsiTheme="minorHAnsi" w:cstheme="minorHAnsi"/>
            <w:color w:val="222222"/>
            <w:sz w:val="22"/>
            <w:szCs w:val="22"/>
            <w:shd w:val="clear" w:color="auto" w:fill="FFFFFF"/>
          </w:rPr>
          <w:t>(3):227-241.</w:t>
        </w:r>
      </w:ins>
    </w:p>
    <w:p w14:paraId="5A5BA873" w14:textId="77777777" w:rsidR="00B70C90" w:rsidRPr="00C05DB1" w:rsidRDefault="00B70C90" w:rsidP="00B70C90">
      <w:pPr>
        <w:autoSpaceDE w:val="0"/>
        <w:autoSpaceDN w:val="0"/>
        <w:adjustRightInd w:val="0"/>
        <w:spacing w:after="120"/>
        <w:ind w:left="630" w:hanging="630"/>
        <w:rPr>
          <w:ins w:id="900" w:author="Jessup, Benjamin" w:date="2022-05-31T12:21:00Z"/>
        </w:rPr>
      </w:pPr>
      <w:ins w:id="901" w:author="Jessup, Benjamin" w:date="2022-05-31T12:21:00Z">
        <w:r w:rsidRPr="00C05DB1">
          <w:lastRenderedPageBreak/>
          <w:t xml:space="preserve">Porter-Goff, E.R., P.C. Frost, and M.A. </w:t>
        </w:r>
        <w:proofErr w:type="spellStart"/>
        <w:r w:rsidRPr="00C05DB1">
          <w:t>Xenopoulos</w:t>
        </w:r>
        <w:proofErr w:type="spellEnd"/>
        <w:r w:rsidRPr="00C05DB1">
          <w:t xml:space="preserve">. 2013 Changes in riverine benthic diatom community structure along a chloride gradient. Ecol. Indic. 32:97–106. </w:t>
        </w:r>
      </w:ins>
    </w:p>
    <w:p w14:paraId="796331B9" w14:textId="4DBD647C" w:rsidR="00275833" w:rsidRDefault="00275833" w:rsidP="00275833">
      <w:pPr>
        <w:spacing w:before="240"/>
        <w:ind w:left="360" w:hanging="360"/>
      </w:pPr>
      <w:r w:rsidRPr="00310E1E">
        <w:t xml:space="preserve">Porter, S.D., D.K. Mueller, N.E. Spahr, M.D. Munn and N.M. </w:t>
      </w:r>
      <w:proofErr w:type="spellStart"/>
      <w:r w:rsidRPr="00310E1E">
        <w:t>Dubrovsky</w:t>
      </w:r>
      <w:proofErr w:type="spellEnd"/>
      <w:r w:rsidRPr="00310E1E">
        <w:t>. 2008. Efficacy of algal metrics for assessing nutrient and organic enrichment in flowing waters. Freshwater Biology 53, 1036–1054.</w:t>
      </w:r>
    </w:p>
    <w:p w14:paraId="34D34414" w14:textId="4826F2E2" w:rsidR="00D91B27" w:rsidRDefault="00D91B27" w:rsidP="00D91B27">
      <w:pPr>
        <w:spacing w:before="240"/>
        <w:ind w:left="360" w:hanging="360"/>
      </w:pPr>
      <w:proofErr w:type="spellStart"/>
      <w:r>
        <w:t>Potapova</w:t>
      </w:r>
      <w:proofErr w:type="spellEnd"/>
      <w:r>
        <w:t xml:space="preserve"> M.,</w:t>
      </w:r>
      <w:r w:rsidRPr="00D91B27">
        <w:t xml:space="preserve"> </w:t>
      </w:r>
      <w:r>
        <w:t xml:space="preserve">D.F. Charles, K.C. </w:t>
      </w:r>
      <w:proofErr w:type="spellStart"/>
      <w:r>
        <w:t>Ponader</w:t>
      </w:r>
      <w:proofErr w:type="spellEnd"/>
      <w:r>
        <w:t xml:space="preserve">, and D.M. Winter. 2004. Quantifying species indicator values for trophic diatom indices: comparison of approaches. </w:t>
      </w:r>
      <w:proofErr w:type="spellStart"/>
      <w:r>
        <w:t>Hydrobiologia</w:t>
      </w:r>
      <w:proofErr w:type="spellEnd"/>
      <w:r>
        <w:t>, 517</w:t>
      </w:r>
      <w:r w:rsidR="009D4C24">
        <w:t>: 25-</w:t>
      </w:r>
      <w:r>
        <w:t xml:space="preserve">41 </w:t>
      </w:r>
    </w:p>
    <w:p w14:paraId="30814532" w14:textId="77777777" w:rsidR="005736F0" w:rsidRPr="00C05DB1" w:rsidRDefault="005736F0" w:rsidP="005736F0">
      <w:pPr>
        <w:autoSpaceDE w:val="0"/>
        <w:autoSpaceDN w:val="0"/>
        <w:adjustRightInd w:val="0"/>
        <w:spacing w:after="120"/>
        <w:ind w:left="630" w:hanging="630"/>
        <w:rPr>
          <w:ins w:id="902" w:author="Jessup, Benjamin" w:date="2022-05-31T12:22:00Z"/>
        </w:rPr>
      </w:pPr>
      <w:proofErr w:type="spellStart"/>
      <w:ins w:id="903" w:author="Jessup, Benjamin" w:date="2022-05-31T12:22:00Z">
        <w:r w:rsidRPr="00C05DB1">
          <w:t>Potapova</w:t>
        </w:r>
        <w:proofErr w:type="spellEnd"/>
        <w:r w:rsidRPr="00C05DB1">
          <w:t xml:space="preserve">, M., and D.F. Charles. 2003, Distribution of benthic diatoms in U.S. rivers in relation to conductivity and ionic composition: </w:t>
        </w:r>
        <w:r w:rsidRPr="008F45CA">
          <w:rPr>
            <w:i/>
            <w:iCs/>
          </w:rPr>
          <w:t>Freshwater Biology</w:t>
        </w:r>
        <w:r w:rsidRPr="00C05DB1">
          <w:t xml:space="preserve">, v. 48, no. 8, p. 1311–1328. </w:t>
        </w:r>
      </w:ins>
    </w:p>
    <w:p w14:paraId="6D777AB8" w14:textId="0AABCFC8" w:rsidR="00275833" w:rsidRDefault="00275833" w:rsidP="00275833">
      <w:pPr>
        <w:spacing w:before="240"/>
        <w:ind w:left="360" w:hanging="360"/>
      </w:pPr>
      <w:proofErr w:type="spellStart"/>
      <w:r w:rsidRPr="00310E1E">
        <w:t>Potapova</w:t>
      </w:r>
      <w:proofErr w:type="spellEnd"/>
      <w:r w:rsidRPr="00310E1E">
        <w:t>, M., and D.F. Charles. 2007. Diatom metrics for monitoring eutrophication in rivers of the United States. Ecol. Indic. 7, 48–70.</w:t>
      </w:r>
    </w:p>
    <w:p w14:paraId="72F007DF" w14:textId="77777777" w:rsidR="00593A77" w:rsidRDefault="00593A77" w:rsidP="00593A77">
      <w:pPr>
        <w:spacing w:after="0" w:line="240" w:lineRule="auto"/>
        <w:ind w:left="360" w:hanging="360"/>
      </w:pPr>
      <w:r>
        <w:t xml:space="preserve">R Core Team (2020). R: A language and environment for statistical computing. R Foundation for Statistical Computing, Vienna, Austria.URL </w:t>
      </w:r>
      <w:hyperlink r:id="rId38" w:history="1">
        <w:r w:rsidRPr="00764918">
          <w:rPr>
            <w:rStyle w:val="Hyperlink"/>
          </w:rPr>
          <w:t>https://www.R-project.org/</w:t>
        </w:r>
      </w:hyperlink>
      <w:r>
        <w:t>.</w:t>
      </w:r>
    </w:p>
    <w:p w14:paraId="6195A4EC" w14:textId="77777777" w:rsidR="005736F0" w:rsidRPr="008F45CA" w:rsidRDefault="005736F0" w:rsidP="00275833">
      <w:pPr>
        <w:spacing w:before="240"/>
        <w:ind w:left="360" w:hanging="360"/>
        <w:rPr>
          <w:ins w:id="904" w:author="Jessup, Benjamin" w:date="2022-05-31T12:22:00Z"/>
        </w:rPr>
      </w:pPr>
      <w:proofErr w:type="spellStart"/>
      <w:ins w:id="905" w:author="Jessup, Benjamin" w:date="2022-05-31T12:22:00Z">
        <w:r w:rsidRPr="008F45CA">
          <w:t>Rott</w:t>
        </w:r>
        <w:proofErr w:type="spellEnd"/>
        <w:r w:rsidRPr="008F45CA">
          <w:t xml:space="preserve">, E., H. C. Duthie and E. </w:t>
        </w:r>
        <w:proofErr w:type="spellStart"/>
        <w:r w:rsidRPr="008F45CA">
          <w:t>Pipp</w:t>
        </w:r>
        <w:proofErr w:type="spellEnd"/>
        <w:r w:rsidRPr="008F45CA">
          <w:t xml:space="preserve">. 1998. Monitoring organic pollution and eutrophication in the Grand River, Ontario, by means of diatoms. </w:t>
        </w:r>
        <w:r w:rsidRPr="008F45CA">
          <w:rPr>
            <w:i/>
            <w:iCs/>
          </w:rPr>
          <w:t>Canadian Journal of Fisheries and Aquatic Sciences</w:t>
        </w:r>
        <w:r w:rsidRPr="008F45CA">
          <w:t xml:space="preserve"> 55: 1443–1453</w:t>
        </w:r>
      </w:ins>
    </w:p>
    <w:p w14:paraId="1BABD012" w14:textId="20FB3E66" w:rsidR="00275833" w:rsidRDefault="00275833" w:rsidP="00275833">
      <w:pPr>
        <w:spacing w:before="240"/>
        <w:ind w:left="360" w:hanging="360"/>
      </w:pPr>
      <w:r w:rsidRPr="00310E1E">
        <w:t>Smucker, N.J., and M.L. Vis. 2011. Diatom biomonitoring of streams: reliability of reference sites and the response of metrics to environmental variations across temporal scales. Ecological Indicators, 11(6), pp.1647-1657.</w:t>
      </w:r>
    </w:p>
    <w:p w14:paraId="2A4ABE1A" w14:textId="77777777" w:rsidR="005736F0" w:rsidRDefault="005736F0" w:rsidP="005736F0">
      <w:pPr>
        <w:spacing w:after="120"/>
        <w:ind w:left="630" w:hanging="630"/>
        <w:rPr>
          <w:ins w:id="906" w:author="Jessup, Benjamin" w:date="2022-05-31T12:22:00Z"/>
          <w:color w:val="000000"/>
          <w:lang w:val="x-none"/>
        </w:rPr>
      </w:pPr>
      <w:proofErr w:type="spellStart"/>
      <w:ins w:id="907" w:author="Jessup, Benjamin" w:date="2022-05-31T12:22:00Z">
        <w:r w:rsidRPr="00E27AB4">
          <w:rPr>
            <w:color w:val="000000"/>
            <w:lang w:val="x-none"/>
          </w:rPr>
          <w:t>Sonneman</w:t>
        </w:r>
        <w:proofErr w:type="spellEnd"/>
        <w:r w:rsidRPr="00E27AB4">
          <w:rPr>
            <w:color w:val="000000"/>
            <w:lang w:val="x-none"/>
          </w:rPr>
          <w:t xml:space="preserve">, J. A., C. J. Walsh, P. F. Breen, and A. K. Sharpe. 2001. Effects of urbanization on streams of the Melbourne region, Victoria, Australia. II. Benthic diatom communities. </w:t>
        </w:r>
        <w:r w:rsidRPr="00E27AB4">
          <w:rPr>
            <w:i/>
            <w:iCs/>
            <w:color w:val="000000"/>
            <w:lang w:val="x-none"/>
          </w:rPr>
          <w:t>Freshwater Biology</w:t>
        </w:r>
        <w:r w:rsidRPr="00E27AB4">
          <w:rPr>
            <w:color w:val="000000"/>
            <w:lang w:val="x-none"/>
          </w:rPr>
          <w:t xml:space="preserve"> 46:553–565.</w:t>
        </w:r>
      </w:ins>
    </w:p>
    <w:p w14:paraId="4CAD249E" w14:textId="0E05638B" w:rsidR="00E52D4A" w:rsidRDefault="00E52D4A" w:rsidP="00E52D4A">
      <w:pPr>
        <w:spacing w:before="240"/>
        <w:ind w:left="360" w:hanging="360"/>
      </w:pPr>
      <w:r>
        <w:t>Stevenson, R. J., Y. Pan, K. M. Manoylov, C. A. Parker, D. P. Larsen, and A. T. Herlihy 2008</w:t>
      </w:r>
      <w:ins w:id="908" w:author="Jessup, Benjamin" w:date="2022-05-31T12:24:00Z">
        <w:r w:rsidR="005736F0">
          <w:t>a</w:t>
        </w:r>
      </w:ins>
      <w:r>
        <w:t xml:space="preserve">. Development of diatom indicators of ecological conditions for streams of the western US. J. N. Am. </w:t>
      </w:r>
      <w:proofErr w:type="spellStart"/>
      <w:r>
        <w:t>Benthol</w:t>
      </w:r>
      <w:proofErr w:type="spellEnd"/>
      <w:r>
        <w:t>. Soc., 2008, 27(4):1000–1016;</w:t>
      </w:r>
    </w:p>
    <w:p w14:paraId="12597C61" w14:textId="48AAD46A" w:rsidR="005736F0" w:rsidRDefault="005736F0" w:rsidP="00E52D4A">
      <w:pPr>
        <w:spacing w:before="240"/>
        <w:ind w:left="360" w:hanging="360"/>
        <w:rPr>
          <w:ins w:id="909" w:author="Jessup, Benjamin" w:date="2022-05-31T12:23:00Z"/>
        </w:rPr>
      </w:pPr>
      <w:ins w:id="910" w:author="Jessup, Benjamin" w:date="2022-05-31T12:23:00Z">
        <w:r>
          <w:t xml:space="preserve">Stevenson, R. J., Hill, B. E., Herlihy, A. T., Yuan, L. L., and Norton, S. B. 2008b. Algae–P relationships, thresholds, and frequency distributions guide nutrient criterion development. </w:t>
        </w:r>
        <w:r w:rsidRPr="008F45CA">
          <w:rPr>
            <w:i/>
            <w:iCs/>
          </w:rPr>
          <w:t>Journal of the North American Benthological Society</w:t>
        </w:r>
        <w:r>
          <w:t>, 27, 259–75.</w:t>
        </w:r>
      </w:ins>
    </w:p>
    <w:p w14:paraId="2962B012" w14:textId="3F935610" w:rsidR="00E52D4A" w:rsidRDefault="00E52D4A" w:rsidP="00E52D4A">
      <w:pPr>
        <w:spacing w:before="240"/>
        <w:ind w:left="360" w:hanging="360"/>
      </w:pPr>
      <w:r>
        <w:t>Stevenson, R. J., Michigan State, unpublished</w:t>
      </w:r>
      <w:r w:rsidR="00014515">
        <w:t xml:space="preserve"> trait information</w:t>
      </w:r>
      <w:r>
        <w:t>;</w:t>
      </w:r>
    </w:p>
    <w:p w14:paraId="2959F352" w14:textId="77777777" w:rsidR="00275833" w:rsidRDefault="00275833" w:rsidP="00275833">
      <w:pPr>
        <w:spacing w:before="240"/>
        <w:ind w:left="360" w:hanging="360"/>
      </w:pPr>
      <w:r w:rsidRPr="00310E1E">
        <w:t>Stevenson, R.J. 2014. Ecological assessments with algae: a review and synthesis. Journal of Phycology 50(3):437-461.</w:t>
      </w:r>
    </w:p>
    <w:p w14:paraId="572CC5F3" w14:textId="77777777" w:rsidR="00275833" w:rsidRDefault="00275833" w:rsidP="00275833">
      <w:pPr>
        <w:spacing w:before="240"/>
        <w:ind w:left="360" w:hanging="360"/>
      </w:pPr>
      <w:r w:rsidRPr="00310E1E">
        <w:t>Stevenson, R.J., Y. Pan, &amp; H. van Dam. 2010. Assessing environmental conditions in rivers and streams with diatoms. The Diatoms: Applications for the Environmental and Earth Sciences, 2nd ed. Cambridge University Press, Cambridge, 5785.</w:t>
      </w:r>
    </w:p>
    <w:p w14:paraId="6BB2E274" w14:textId="77777777" w:rsidR="00275833" w:rsidRDefault="00275833" w:rsidP="00275833">
      <w:pPr>
        <w:spacing w:before="240"/>
        <w:ind w:left="360" w:hanging="360"/>
      </w:pPr>
      <w:r w:rsidRPr="00310E1E">
        <w:lastRenderedPageBreak/>
        <w:t xml:space="preserve">Stevenson, R.J. and J.P. </w:t>
      </w:r>
      <w:proofErr w:type="spellStart"/>
      <w:r w:rsidRPr="00310E1E">
        <w:t>Smol</w:t>
      </w:r>
      <w:proofErr w:type="spellEnd"/>
      <w:r w:rsidRPr="00310E1E">
        <w:t>. 2003. Use of algae in environmental assessments. Academic Press, San Diego, CA.</w:t>
      </w:r>
    </w:p>
    <w:p w14:paraId="34CCE960" w14:textId="77777777" w:rsidR="00014515" w:rsidRDefault="00014515" w:rsidP="00014515">
      <w:pPr>
        <w:spacing w:before="240"/>
        <w:ind w:left="360" w:hanging="360"/>
      </w:pPr>
      <w:r>
        <w:t>Stevenson, R. J. and B. Wang. 2001. Developing and Testing Algal Indicators of Nutrient Status in Florida Streams. Final Report Prepared for Florida Department of Environmental Protection. October 31, 2001.</w:t>
      </w:r>
    </w:p>
    <w:p w14:paraId="48A65A8D" w14:textId="77777777" w:rsidR="00275833" w:rsidRDefault="00275833" w:rsidP="00275833">
      <w:pPr>
        <w:spacing w:before="240"/>
        <w:ind w:left="360" w:hanging="360"/>
      </w:pPr>
      <w:r w:rsidRPr="00310E1E">
        <w:t>Stoddard, J.L., D.P. Larsen, C.P. Hawkins, R.K. Johnson, and R.H. Norris. 2006. Setting expectations for the ecological condition of running waters: the concept of reference condition. Ecological Applications 16:1267– 1276.</w:t>
      </w:r>
    </w:p>
    <w:p w14:paraId="61252412" w14:textId="77777777" w:rsidR="00D974B8" w:rsidRDefault="00D974B8" w:rsidP="00014515">
      <w:pPr>
        <w:spacing w:before="240"/>
        <w:ind w:left="360" w:hanging="360"/>
        <w:rPr>
          <w:rFonts w:ascii="Arial" w:hAnsi="Arial" w:cs="Arial"/>
          <w:color w:val="222222"/>
          <w:sz w:val="20"/>
          <w:szCs w:val="20"/>
          <w:shd w:val="clear" w:color="auto" w:fill="FFFFFF"/>
        </w:rPr>
      </w:pPr>
      <w:r>
        <w:rPr>
          <w:rFonts w:ascii="Arial" w:hAnsi="Arial" w:cs="Arial"/>
          <w:color w:val="222222"/>
          <w:sz w:val="20"/>
          <w:szCs w:val="20"/>
          <w:shd w:val="clear" w:color="auto" w:fill="FFFFFF"/>
        </w:rPr>
        <w:t>Tang, T., R.J. Stevenson, and D.M. Infante. 2016. Accounting for regional variation in both natural environment and human disturbance to improve performance of multimetric indices of lotic benthic diatoms. </w:t>
      </w:r>
      <w:r>
        <w:rPr>
          <w:rFonts w:ascii="Arial" w:hAnsi="Arial" w:cs="Arial"/>
          <w:i/>
          <w:iCs/>
          <w:color w:val="222222"/>
          <w:sz w:val="20"/>
          <w:szCs w:val="20"/>
          <w:shd w:val="clear" w:color="auto" w:fill="FFFFFF"/>
        </w:rPr>
        <w:t>Science of the Total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568</w:t>
      </w:r>
      <w:r>
        <w:rPr>
          <w:rFonts w:ascii="Arial" w:hAnsi="Arial" w:cs="Arial"/>
          <w:color w:val="222222"/>
          <w:sz w:val="20"/>
          <w:szCs w:val="20"/>
          <w:shd w:val="clear" w:color="auto" w:fill="FFFFFF"/>
        </w:rPr>
        <w:t>:1124-1134</w:t>
      </w:r>
    </w:p>
    <w:p w14:paraId="76A9DB4B" w14:textId="609C2430" w:rsidR="00014515" w:rsidRDefault="00014515" w:rsidP="00014515">
      <w:pPr>
        <w:spacing w:before="240"/>
        <w:ind w:left="360" w:hanging="360"/>
      </w:pPr>
      <w:proofErr w:type="spellStart"/>
      <w:r>
        <w:t>Teply</w:t>
      </w:r>
      <w:proofErr w:type="spellEnd"/>
      <w:r>
        <w:t xml:space="preserve">, M., &amp; </w:t>
      </w:r>
      <w:proofErr w:type="spellStart"/>
      <w:r>
        <w:t>Bahls</w:t>
      </w:r>
      <w:proofErr w:type="spellEnd"/>
      <w:r>
        <w:t>, L. 2005. Diatom Biocriteria for Montana Streams. Prepared for the Montana Department of Environmental Quality by Larix Systems. Inc. of Helena, Montana.</w:t>
      </w:r>
    </w:p>
    <w:p w14:paraId="3275EAAC" w14:textId="77777777" w:rsidR="00275833" w:rsidRDefault="00275833" w:rsidP="00137732">
      <w:pPr>
        <w:spacing w:before="240"/>
        <w:ind w:left="360" w:hanging="360"/>
      </w:pPr>
      <w:r w:rsidRPr="00137732">
        <w:t>Tyree, M.A., Carlisle, D.M. and Spaulding, S.A., 2020. Diatom enumeration method influences biological assessments of southeastern USA streams. Freshwater Science, 39(1), pp.183-195.</w:t>
      </w:r>
    </w:p>
    <w:p w14:paraId="30ECA7F8" w14:textId="77777777" w:rsidR="00275833" w:rsidRDefault="00275833" w:rsidP="00275833">
      <w:pPr>
        <w:spacing w:before="240"/>
        <w:ind w:left="360" w:hanging="360"/>
      </w:pPr>
      <w:r w:rsidRPr="00310E1E">
        <w:t>U</w:t>
      </w:r>
      <w:r>
        <w:t>.</w:t>
      </w:r>
      <w:r w:rsidRPr="00310E1E">
        <w:t>S</w:t>
      </w:r>
      <w:r>
        <w:t xml:space="preserve">. </w:t>
      </w:r>
      <w:r w:rsidRPr="00310E1E">
        <w:t>EPA (U.S. Environmental Protection Agency). 2000. Nutrient Criteria Technical Guidance Manual: Rivers and Streams. EPA-822-B-00-002. Office of Water, Office of Science and Technology. Washington, DC.</w:t>
      </w:r>
    </w:p>
    <w:p w14:paraId="3CB6AC3C" w14:textId="00BCE48A" w:rsidR="00014515" w:rsidRDefault="00014515" w:rsidP="00014515">
      <w:pPr>
        <w:spacing w:before="240"/>
        <w:ind w:left="360" w:hanging="360"/>
      </w:pPr>
      <w:r>
        <w:t xml:space="preserve">van Dam, H., A. Mertens, and J. </w:t>
      </w:r>
      <w:proofErr w:type="spellStart"/>
      <w:r>
        <w:t>Sinkeldam</w:t>
      </w:r>
      <w:proofErr w:type="spellEnd"/>
      <w:r>
        <w:t xml:space="preserve">. 1994. A coded and ecological indicator values of freshwater diatoms from the Netherlands. Neth. J. </w:t>
      </w:r>
      <w:proofErr w:type="spellStart"/>
      <w:r>
        <w:t>Aquat</w:t>
      </w:r>
      <w:proofErr w:type="spellEnd"/>
      <w:r>
        <w:t>. Ecol. 28, 117–133.;</w:t>
      </w:r>
    </w:p>
    <w:p w14:paraId="01F49948" w14:textId="77777777" w:rsidR="00275833" w:rsidRPr="00E402B6" w:rsidRDefault="00275833" w:rsidP="00275833">
      <w:pPr>
        <w:spacing w:before="240"/>
        <w:ind w:left="360" w:hanging="360"/>
      </w:pPr>
      <w:r w:rsidRPr="00310E1E">
        <w:t xml:space="preserve">Wang, Y.-K., R. J. Stevenson and L. </w:t>
      </w:r>
      <w:proofErr w:type="spellStart"/>
      <w:r w:rsidRPr="00310E1E">
        <w:t>Metzmeier</w:t>
      </w:r>
      <w:proofErr w:type="spellEnd"/>
      <w:r w:rsidRPr="00310E1E">
        <w:t>. 2005. Development and evaluation of a diatom based index of biotic integrity for the Interior Plateau Ecoregion, USA. Journal of the North American Benthological Society 24(4): 990-1008.</w:t>
      </w:r>
    </w:p>
    <w:p w14:paraId="6CF52DBD" w14:textId="77777777" w:rsidR="00637A43" w:rsidRPr="006352AB" w:rsidRDefault="00637A43" w:rsidP="00637A43">
      <w:pPr>
        <w:spacing w:before="240"/>
        <w:ind w:left="360" w:hanging="360"/>
        <w:rPr>
          <w:sz w:val="24"/>
        </w:rPr>
      </w:pPr>
      <w:r w:rsidRPr="006352AB">
        <w:rPr>
          <w:sz w:val="24"/>
        </w:rPr>
        <w:t xml:space="preserve">WDEQ (Wyoming Department of Environmental Quality). 2010. Wyoming Water Quality Assessment and Impaired Waters List (2010 Integrated 305(b) and 303(d) Report). Wyoming Department of Environmental Quality, Water Quality Division, Cheyenne, Wyoming. </w:t>
      </w:r>
    </w:p>
    <w:p w14:paraId="14E8AD10" w14:textId="77777777" w:rsidR="00637A43" w:rsidRPr="006352AB" w:rsidRDefault="00637A43" w:rsidP="00637A43">
      <w:pPr>
        <w:spacing w:before="240"/>
        <w:ind w:left="360" w:hanging="360"/>
        <w:rPr>
          <w:sz w:val="24"/>
        </w:rPr>
        <w:sectPr w:rsidR="00637A43" w:rsidRPr="006352AB">
          <w:pgSz w:w="12240" w:h="15840"/>
          <w:pgMar w:top="1440" w:right="1440" w:bottom="1440" w:left="1440" w:header="720" w:footer="720" w:gutter="0"/>
          <w:cols w:space="720"/>
          <w:docGrid w:linePitch="360"/>
        </w:sectPr>
      </w:pPr>
      <w:r w:rsidRPr="006352AB">
        <w:rPr>
          <w:sz w:val="24"/>
        </w:rPr>
        <w:t>WDEQ (Wyoming Department of Environmental Quality). 2007. Wyoming Water Quality Rules and Regulations, Chapter 1, Wyoming Surface Water Quality Standards. Wyoming Department of Environmental Quality, Water Quality Division, Cheyenne, Wyoming.</w:t>
      </w:r>
    </w:p>
    <w:p w14:paraId="1FA91DE0" w14:textId="77777777" w:rsidR="00275833" w:rsidRDefault="00275833" w:rsidP="00275833">
      <w:pPr>
        <w:pStyle w:val="BodyText"/>
        <w:rPr>
          <w:rFonts w:ascii="Times New Roman" w:hAnsi="Times New Roman"/>
          <w:color w:val="833C0B" w:themeColor="accent2" w:themeShade="80"/>
          <w:sz w:val="24"/>
          <w:szCs w:val="24"/>
        </w:rPr>
      </w:pPr>
    </w:p>
    <w:p w14:paraId="4BDD7C75" w14:textId="77777777" w:rsidR="005572BC" w:rsidRDefault="00AC7F95">
      <w:pPr>
        <w:rPr>
          <w:rFonts w:ascii="Arial" w:hAnsi="Arial" w:cs="Arial"/>
          <w:color w:val="222222"/>
          <w:sz w:val="20"/>
          <w:szCs w:val="20"/>
          <w:shd w:val="clear" w:color="auto" w:fill="FFFFFF"/>
        </w:rPr>
        <w:sectPr w:rsidR="005572BC">
          <w:pgSz w:w="12240" w:h="15840"/>
          <w:pgMar w:top="1440" w:right="1440" w:bottom="1440" w:left="1440" w:header="720" w:footer="720" w:gutter="0"/>
          <w:cols w:space="720"/>
          <w:docGrid w:linePitch="360"/>
        </w:sectPr>
      </w:pPr>
      <w:r>
        <w:rPr>
          <w:rFonts w:ascii="Arial" w:hAnsi="Arial" w:cs="Arial"/>
          <w:color w:val="222222"/>
          <w:sz w:val="20"/>
          <w:szCs w:val="20"/>
          <w:shd w:val="clear" w:color="auto" w:fill="FFFFFF"/>
        </w:rPr>
        <w:br w:type="page"/>
      </w:r>
    </w:p>
    <w:p w14:paraId="7C3AF4BA" w14:textId="18353275" w:rsidR="00AC7F95" w:rsidRDefault="00AC7F95">
      <w:pPr>
        <w:rPr>
          <w:rFonts w:ascii="Arial" w:hAnsi="Arial" w:cs="Arial"/>
          <w:color w:val="222222"/>
          <w:sz w:val="20"/>
          <w:szCs w:val="20"/>
          <w:shd w:val="clear" w:color="auto" w:fill="FFFFFF"/>
        </w:rPr>
      </w:pPr>
    </w:p>
    <w:p w14:paraId="4EB9FC2F" w14:textId="774F5522" w:rsidR="00377941" w:rsidRDefault="00377941" w:rsidP="00377941">
      <w:pPr>
        <w:pStyle w:val="Heading1"/>
        <w:rPr>
          <w:shd w:val="clear" w:color="auto" w:fill="FFFFFF"/>
        </w:rPr>
      </w:pPr>
      <w:bookmarkStart w:id="911" w:name="_Toc104960209"/>
      <w:r>
        <w:rPr>
          <w:shd w:val="clear" w:color="auto" w:fill="FFFFFF"/>
        </w:rPr>
        <w:t>Appendix A. Metric Descriptions</w:t>
      </w:r>
      <w:bookmarkEnd w:id="911"/>
    </w:p>
    <w:p w14:paraId="3981EC38" w14:textId="484FE55A" w:rsidR="0082378E" w:rsidRDefault="0082378E" w:rsidP="0082378E"/>
    <w:p w14:paraId="0F0FBE27" w14:textId="77777777" w:rsidR="0082378E" w:rsidRDefault="0082378E" w:rsidP="0082378E">
      <w:pPr>
        <w:sectPr w:rsidR="0082378E">
          <w:footerReference w:type="default" r:id="rId39"/>
          <w:pgSz w:w="12240" w:h="15840"/>
          <w:pgMar w:top="1440" w:right="1440" w:bottom="1440" w:left="1440" w:header="720" w:footer="720" w:gutter="0"/>
          <w:cols w:space="720"/>
          <w:docGrid w:linePitch="360"/>
        </w:sectPr>
      </w:pPr>
    </w:p>
    <w:p w14:paraId="76745566" w14:textId="69FE97A3" w:rsidR="00377941" w:rsidRDefault="00377941">
      <w:pPr>
        <w:rPr>
          <w:rFonts w:asciiTheme="majorHAnsi" w:eastAsiaTheme="majorEastAsia" w:hAnsiTheme="majorHAnsi" w:cstheme="majorBidi"/>
          <w:color w:val="2F5496" w:themeColor="accent1" w:themeShade="BF"/>
          <w:sz w:val="32"/>
          <w:szCs w:val="32"/>
          <w:shd w:val="clear" w:color="auto" w:fill="FFFFFF"/>
        </w:rPr>
      </w:pPr>
    </w:p>
    <w:p w14:paraId="2E39BF17" w14:textId="5E5244C9" w:rsidR="00377941" w:rsidRDefault="00377941" w:rsidP="00377941">
      <w:pPr>
        <w:pStyle w:val="Heading1"/>
        <w:rPr>
          <w:shd w:val="clear" w:color="auto" w:fill="FFFFFF"/>
        </w:rPr>
      </w:pPr>
      <w:bookmarkStart w:id="912" w:name="_Toc104960210"/>
      <w:r>
        <w:rPr>
          <w:shd w:val="clear" w:color="auto" w:fill="FFFFFF"/>
        </w:rPr>
        <w:t>Appendix B. Initial Site Classification</w:t>
      </w:r>
      <w:bookmarkEnd w:id="912"/>
    </w:p>
    <w:p w14:paraId="78649FE8" w14:textId="77777777" w:rsidR="00377941" w:rsidRDefault="00377941" w:rsidP="00377941">
      <w:pPr>
        <w:rPr>
          <w:rFonts w:asciiTheme="majorHAnsi" w:eastAsiaTheme="majorEastAsia" w:hAnsiTheme="majorHAnsi" w:cstheme="majorBidi"/>
          <w:color w:val="2F5496" w:themeColor="accent1" w:themeShade="BF"/>
          <w:sz w:val="32"/>
          <w:szCs w:val="32"/>
          <w:shd w:val="clear" w:color="auto" w:fill="FFFFFF"/>
        </w:rPr>
      </w:pPr>
    </w:p>
    <w:p w14:paraId="47577D38" w14:textId="77777777" w:rsidR="00377941" w:rsidRDefault="00377941" w:rsidP="00377941">
      <w:pPr>
        <w:pStyle w:val="Heading1"/>
        <w:rPr>
          <w:shd w:val="clear" w:color="auto" w:fill="FFFFFF"/>
        </w:rPr>
        <w:sectPr w:rsidR="00377941">
          <w:footerReference w:type="default" r:id="rId40"/>
          <w:pgSz w:w="12240" w:h="15840"/>
          <w:pgMar w:top="1440" w:right="1440" w:bottom="1440" w:left="1440" w:header="720" w:footer="720" w:gutter="0"/>
          <w:cols w:space="720"/>
          <w:docGrid w:linePitch="360"/>
        </w:sectPr>
      </w:pPr>
    </w:p>
    <w:p w14:paraId="443B6FA1" w14:textId="0537B55F" w:rsidR="00377941" w:rsidRDefault="00377941" w:rsidP="00377941">
      <w:pPr>
        <w:pStyle w:val="Heading1"/>
        <w:rPr>
          <w:shd w:val="clear" w:color="auto" w:fill="FFFFFF"/>
        </w:rPr>
      </w:pPr>
      <w:bookmarkStart w:id="913" w:name="_Toc104960211"/>
      <w:r>
        <w:rPr>
          <w:shd w:val="clear" w:color="auto" w:fill="FFFFFF"/>
        </w:rPr>
        <w:lastRenderedPageBreak/>
        <w:t>Appendix C. Random Forest Detailed Methods</w:t>
      </w:r>
      <w:bookmarkEnd w:id="913"/>
    </w:p>
    <w:p w14:paraId="3736569F" w14:textId="77777777" w:rsidR="00377941" w:rsidRDefault="00377941" w:rsidP="00377941">
      <w:pPr>
        <w:rPr>
          <w:shd w:val="clear" w:color="auto" w:fill="FFFFFF"/>
        </w:rPr>
      </w:pPr>
    </w:p>
    <w:p w14:paraId="3AA5D127" w14:textId="77777777" w:rsidR="00377941" w:rsidRPr="00A507E5" w:rsidRDefault="00377941" w:rsidP="00377941">
      <w:pPr>
        <w:rPr>
          <w:color w:val="0070C0"/>
          <w:sz w:val="32"/>
          <w:szCs w:val="32"/>
        </w:rPr>
      </w:pPr>
      <w:r w:rsidRPr="00A507E5">
        <w:rPr>
          <w:color w:val="0070C0"/>
          <w:sz w:val="32"/>
          <w:szCs w:val="32"/>
        </w:rPr>
        <w:t>Introduction</w:t>
      </w:r>
    </w:p>
    <w:p w14:paraId="06559246" w14:textId="77777777" w:rsidR="00377941" w:rsidRDefault="00377941" w:rsidP="00377941">
      <w:r>
        <w:t xml:space="preserve">This document describes the rationale and process for adjusting diatom metrics to natural gradients with random forest (RF) prior to combining them into a multi-metric index. It utilizes real data from the WY DEQ diatom dataset to illustrate how the RF adjustment is applied to an individual sample. General understanding of classification and regression tree models (CART) is assumed. </w:t>
      </w:r>
    </w:p>
    <w:p w14:paraId="1BD93763" w14:textId="77777777" w:rsidR="00377941" w:rsidRPr="00A507E5" w:rsidRDefault="00377941" w:rsidP="00377941">
      <w:pPr>
        <w:rPr>
          <w:color w:val="0070C0"/>
          <w:sz w:val="32"/>
          <w:szCs w:val="32"/>
        </w:rPr>
      </w:pPr>
      <w:r w:rsidRPr="00A507E5">
        <w:rPr>
          <w:color w:val="0070C0"/>
          <w:sz w:val="32"/>
          <w:szCs w:val="32"/>
        </w:rPr>
        <w:t>Why adjust metrics?</w:t>
      </w:r>
    </w:p>
    <w:p w14:paraId="772E8E07" w14:textId="77777777" w:rsidR="00377941" w:rsidRPr="001F03AF" w:rsidRDefault="00377941" w:rsidP="00377941">
      <w:r w:rsidRPr="001F03AF">
        <w:t>Diatom communities are strongly influenced by natural factors</w:t>
      </w:r>
      <w:r>
        <w:t xml:space="preserve"> including (Cao et al. 2007)</w:t>
      </w:r>
      <w:r w:rsidRPr="001F03AF">
        <w:t>:</w:t>
      </w:r>
    </w:p>
    <w:p w14:paraId="500BA42B" w14:textId="77777777" w:rsidR="00377941" w:rsidRPr="001F03AF" w:rsidRDefault="00377941" w:rsidP="00377941">
      <w:pPr>
        <w:ind w:left="720"/>
      </w:pPr>
      <w:r w:rsidRPr="001F03AF">
        <w:rPr>
          <w:b/>
          <w:bCs/>
        </w:rPr>
        <w:t>Climate:</w:t>
      </w:r>
      <w:r>
        <w:rPr>
          <w:b/>
          <w:bCs/>
        </w:rPr>
        <w:t xml:space="preserve"> </w:t>
      </w:r>
      <w:r w:rsidRPr="001F03AF">
        <w:rPr>
          <w:b/>
          <w:bCs/>
        </w:rPr>
        <w:t xml:space="preserve"> </w:t>
      </w:r>
      <w:r w:rsidRPr="001F03AF">
        <w:t>air temperature, precipitation</w:t>
      </w:r>
    </w:p>
    <w:p w14:paraId="69A5E8C0" w14:textId="77777777" w:rsidR="00377941" w:rsidRPr="001F03AF" w:rsidRDefault="00377941" w:rsidP="00377941">
      <w:pPr>
        <w:ind w:left="720"/>
      </w:pPr>
      <w:r w:rsidRPr="001F03AF">
        <w:rPr>
          <w:b/>
          <w:bCs/>
        </w:rPr>
        <w:t xml:space="preserve">Location: </w:t>
      </w:r>
      <w:r w:rsidRPr="001F03AF">
        <w:t>latitude, longitude, elevation, watershed area</w:t>
      </w:r>
    </w:p>
    <w:p w14:paraId="1CDEF381" w14:textId="77777777" w:rsidR="00377941" w:rsidRDefault="00377941" w:rsidP="00377941">
      <w:pPr>
        <w:ind w:left="720"/>
      </w:pPr>
      <w:r w:rsidRPr="001F03AF">
        <w:rPr>
          <w:b/>
          <w:bCs/>
        </w:rPr>
        <w:t xml:space="preserve">Geology: </w:t>
      </w:r>
      <w:r w:rsidRPr="001F03AF">
        <w:t>predicted rock hardness, predicted conductivity</w:t>
      </w:r>
    </w:p>
    <w:p w14:paraId="303068F7" w14:textId="0DBBC380" w:rsidR="00377941" w:rsidRDefault="00377941" w:rsidP="00377941">
      <w:r>
        <w:t>Therefore, m</w:t>
      </w:r>
      <w:r w:rsidRPr="001F03AF">
        <w:t xml:space="preserve">odelling diatom metrics </w:t>
      </w:r>
      <w:r>
        <w:t>in</w:t>
      </w:r>
      <w:r w:rsidRPr="001F03AF">
        <w:t xml:space="preserve"> reference sites account</w:t>
      </w:r>
      <w:r>
        <w:t>s</w:t>
      </w:r>
      <w:r w:rsidRPr="001F03AF">
        <w:t xml:space="preserve"> for natural gradients </w:t>
      </w:r>
      <w:r>
        <w:t xml:space="preserve">and </w:t>
      </w:r>
      <w:r w:rsidRPr="001F03AF">
        <w:t>increases metric precision (decreases variation)</w:t>
      </w:r>
      <w:r>
        <w:t xml:space="preserve"> (</w:t>
      </w:r>
      <w:r>
        <w:fldChar w:fldCharType="begin"/>
      </w:r>
      <w:r>
        <w:instrText xml:space="preserve"> REF _Ref102223588 \h </w:instrText>
      </w:r>
      <w:r>
        <w:fldChar w:fldCharType="separate"/>
      </w:r>
      <w:r w:rsidR="00FE4DC4">
        <w:t xml:space="preserve">Figure </w:t>
      </w:r>
      <w:r>
        <w:fldChar w:fldCharType="end"/>
      </w:r>
      <w:r>
        <w:t>)</w:t>
      </w:r>
      <w:r w:rsidRPr="001F03AF">
        <w:t xml:space="preserve">. </w:t>
      </w:r>
    </w:p>
    <w:p w14:paraId="4C37A20C" w14:textId="77777777" w:rsidR="00377941" w:rsidRDefault="00377941" w:rsidP="00377941"/>
    <w:p w14:paraId="0D5089CB" w14:textId="77777777" w:rsidR="00377941" w:rsidRDefault="00377941" w:rsidP="00377941">
      <w:pPr>
        <w:keepNext/>
      </w:pPr>
      <w:r w:rsidRPr="001F03AF">
        <w:rPr>
          <w:noProof/>
        </w:rPr>
        <w:drawing>
          <wp:inline distT="0" distB="0" distL="0" distR="0" wp14:anchorId="741A5BAC" wp14:editId="323BD3AA">
            <wp:extent cx="5943600" cy="2286000"/>
            <wp:effectExtent l="0" t="0" r="0" b="0"/>
            <wp:docPr id="5" name="Picture 4" descr="Chart, box and whisker chart&#10;&#10;Description automatically generated">
              <a:extLst xmlns:a="http://schemas.openxmlformats.org/drawingml/2006/main">
                <a:ext uri="{FF2B5EF4-FFF2-40B4-BE49-F238E27FC236}">
                  <a16:creationId xmlns:a16="http://schemas.microsoft.com/office/drawing/2014/main" id="{C86D612A-BDF5-499C-AB70-0DB668897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a:extLst>
                        <a:ext uri="{FF2B5EF4-FFF2-40B4-BE49-F238E27FC236}">
                          <a16:creationId xmlns:a16="http://schemas.microsoft.com/office/drawing/2014/main" id="{C86D612A-BDF5-499C-AB70-0DB668897DD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65C2E5A5" w14:textId="77777777" w:rsidR="00377941" w:rsidRDefault="00377941" w:rsidP="00377941">
      <w:pPr>
        <w:pStyle w:val="Caption"/>
      </w:pPr>
      <w:bookmarkStart w:id="914" w:name="_Ref102223588"/>
      <w:bookmarkStart w:id="915" w:name="_Toc104903224"/>
      <w:r>
        <w:t xml:space="preserve">Figure </w:t>
      </w:r>
      <w:bookmarkEnd w:id="914"/>
      <w:r>
        <w:t xml:space="preserve">__-1 </w:t>
      </w:r>
      <w:bookmarkStart w:id="916" w:name="_Hlk102223525"/>
      <w:r>
        <w:t xml:space="preserve">Percent nitrogen tolerant diatom taxa (pt_Diatas_TN_1) </w:t>
      </w:r>
      <w:bookmarkEnd w:id="916"/>
      <w:r>
        <w:t>metric after random forest (RF) adjustment as a function in its raw version (left). Distribution of pt_Diatas_TN_1 by reference status in raw (center) and RF adjusted (right) forms. Variation in reference sites is reduced after adjustment (center and right blue boxes).</w:t>
      </w:r>
      <w:bookmarkEnd w:id="915"/>
      <w:r>
        <w:t xml:space="preserve"> </w:t>
      </w:r>
    </w:p>
    <w:p w14:paraId="00F0CDED" w14:textId="77777777" w:rsidR="00377941" w:rsidRPr="00A507E5" w:rsidRDefault="00377941" w:rsidP="00377941"/>
    <w:p w14:paraId="3118AE8D" w14:textId="77777777" w:rsidR="00377941" w:rsidRPr="00A507E5" w:rsidRDefault="00377941" w:rsidP="00377941">
      <w:pPr>
        <w:rPr>
          <w:color w:val="0070C0"/>
          <w:sz w:val="32"/>
          <w:szCs w:val="32"/>
        </w:rPr>
      </w:pPr>
      <w:r w:rsidRPr="00A507E5">
        <w:rPr>
          <w:color w:val="0070C0"/>
          <w:sz w:val="32"/>
          <w:szCs w:val="32"/>
        </w:rPr>
        <w:t>What is a random forest?</w:t>
      </w:r>
    </w:p>
    <w:p w14:paraId="1AED2C92" w14:textId="77777777" w:rsidR="00377941" w:rsidRDefault="00377941" w:rsidP="00377941">
      <w:r>
        <w:t xml:space="preserve">A random forest is a set of </w:t>
      </w:r>
      <w:r w:rsidRPr="001F03AF">
        <w:t>500 separate CART models</w:t>
      </w:r>
      <w:r>
        <w:t xml:space="preserve">, each built with subsets of the training data (data used to build a model, as opposed to testing the result). </w:t>
      </w:r>
      <w:r w:rsidRPr="001F03AF">
        <w:t xml:space="preserve">Each </w:t>
      </w:r>
      <w:r>
        <w:t>CART model (tree) is</w:t>
      </w:r>
      <w:r w:rsidRPr="001F03AF">
        <w:t xml:space="preserve"> built with bootstrap </w:t>
      </w:r>
      <w:r w:rsidRPr="001F03AF">
        <w:lastRenderedPageBreak/>
        <w:t>samples from available metric data (about 2/3 of total</w:t>
      </w:r>
      <w:r>
        <w:t xml:space="preserve"> number of samples</w:t>
      </w:r>
      <w:r w:rsidRPr="001F03AF">
        <w:t xml:space="preserve">) </w:t>
      </w:r>
      <w:r>
        <w:t xml:space="preserve">with the </w:t>
      </w:r>
      <w:bookmarkStart w:id="917" w:name="_Hlk102330546"/>
      <w:r>
        <w:t xml:space="preserve">diatom metric value </w:t>
      </w:r>
      <w:bookmarkEnd w:id="917"/>
      <w:r w:rsidRPr="001F03AF">
        <w:t xml:space="preserve">as </w:t>
      </w:r>
      <w:r>
        <w:t xml:space="preserve">the </w:t>
      </w:r>
      <w:r w:rsidRPr="001F03AF">
        <w:t>dependent variable</w:t>
      </w:r>
      <w:r>
        <w:t xml:space="preserve">. </w:t>
      </w:r>
      <w:r w:rsidRPr="001F03AF">
        <w:t xml:space="preserve">Each split in each </w:t>
      </w:r>
      <w:r>
        <w:t xml:space="preserve">of the 500 </w:t>
      </w:r>
      <w:r w:rsidRPr="001F03AF">
        <w:t>tree</w:t>
      </w:r>
      <w:r>
        <w:t>s</w:t>
      </w:r>
      <w:r w:rsidRPr="001F03AF">
        <w:t xml:space="preserve"> </w:t>
      </w:r>
      <w:r>
        <w:t>includes</w:t>
      </w:r>
      <w:r w:rsidRPr="001F03AF">
        <w:t xml:space="preserve"> </w:t>
      </w:r>
      <w:r>
        <w:t xml:space="preserve">only a subset </w:t>
      </w:r>
      <w:r w:rsidRPr="001F03AF">
        <w:t>of the available predictors</w:t>
      </w:r>
      <w:r>
        <w:t>,</w:t>
      </w:r>
      <w:r w:rsidRPr="001F03AF">
        <w:t xml:space="preserve"> selected randomly</w:t>
      </w:r>
      <w:r>
        <w:t>.</w:t>
      </w:r>
    </w:p>
    <w:p w14:paraId="17D397C0" w14:textId="77777777" w:rsidR="00377941" w:rsidRDefault="00377941" w:rsidP="00377941">
      <w:r>
        <w:t>The f</w:t>
      </w:r>
      <w:r w:rsidRPr="001F03AF">
        <w:t>inal model consists of</w:t>
      </w:r>
      <w:r>
        <w:t xml:space="preserve"> all</w:t>
      </w:r>
      <w:r w:rsidRPr="001F03AF">
        <w:t xml:space="preserve"> 500 trees</w:t>
      </w:r>
      <w:r>
        <w:t xml:space="preserve">. </w:t>
      </w:r>
      <w:r w:rsidRPr="001F03AF">
        <w:t xml:space="preserve">Predictions for training or new data are calculated by </w:t>
      </w:r>
      <w:r>
        <w:t>using the sample’s predictors to identify the terminal node of each tree to which it belongs and averaging the diatom metric values associated with those nodes</w:t>
      </w:r>
      <w:r w:rsidRPr="001F03AF">
        <w:t xml:space="preserve"> from each of the 500 trees</w:t>
      </w:r>
      <w:r>
        <w:t>.</w:t>
      </w:r>
    </w:p>
    <w:p w14:paraId="2B714D26" w14:textId="77777777" w:rsidR="00377941" w:rsidRPr="00A507E5" w:rsidRDefault="00377941" w:rsidP="00377941">
      <w:pPr>
        <w:rPr>
          <w:color w:val="0070C0"/>
          <w:sz w:val="32"/>
          <w:szCs w:val="32"/>
        </w:rPr>
      </w:pPr>
      <w:r w:rsidRPr="00A507E5">
        <w:rPr>
          <w:color w:val="0070C0"/>
          <w:sz w:val="32"/>
          <w:szCs w:val="32"/>
        </w:rPr>
        <w:t>What natural factors are important in Wyoming diatom communities?</w:t>
      </w:r>
    </w:p>
    <w:p w14:paraId="34A962F7" w14:textId="77777777" w:rsidR="00377941" w:rsidRDefault="00377941" w:rsidP="00377941">
      <w:r>
        <w:t xml:space="preserve">Predictor choices were mostly limited to those available in the </w:t>
      </w:r>
      <w:proofErr w:type="spellStart"/>
      <w:r>
        <w:t>StreamCat</w:t>
      </w:r>
      <w:proofErr w:type="spellEnd"/>
      <w:r>
        <w:t xml:space="preserve"> dataset for ease of MMI application in the future. Among </w:t>
      </w:r>
      <w:proofErr w:type="spellStart"/>
      <w:r>
        <w:t>StreamCat</w:t>
      </w:r>
      <w:proofErr w:type="spellEnd"/>
      <w:r>
        <w:t xml:space="preserve"> variables (plus latitude, longitude and elevation), exploratory analyses showed several variables to be important predictors of diatom metrics in the current WY dataset (Table __-1).</w:t>
      </w:r>
    </w:p>
    <w:p w14:paraId="614669BE" w14:textId="77777777" w:rsidR="00377941" w:rsidRDefault="00377941" w:rsidP="00377941">
      <w:pPr>
        <w:pStyle w:val="Caption"/>
        <w:keepNext/>
      </w:pPr>
      <w:bookmarkStart w:id="918" w:name="_Toc104903066"/>
      <w:r w:rsidRPr="00B52B65">
        <w:rPr>
          <w:sz w:val="22"/>
          <w:szCs w:val="22"/>
        </w:rPr>
        <w:t>Table __</w:t>
      </w:r>
      <w:r>
        <w:rPr>
          <w:sz w:val="22"/>
          <w:szCs w:val="22"/>
        </w:rPr>
        <w:t>-1</w:t>
      </w:r>
      <w:r w:rsidRPr="00B52B65">
        <w:rPr>
          <w:sz w:val="22"/>
          <w:szCs w:val="22"/>
        </w:rPr>
        <w:t>.  Predictor variables used in the random forest metric adjustment process.</w:t>
      </w:r>
      <w:bookmarkEnd w:id="918"/>
    </w:p>
    <w:tbl>
      <w:tblPr>
        <w:tblStyle w:val="PlainTable5"/>
        <w:tblW w:w="0" w:type="auto"/>
        <w:tblLook w:val="04A0" w:firstRow="1" w:lastRow="0" w:firstColumn="1" w:lastColumn="0" w:noHBand="0" w:noVBand="1"/>
      </w:tblPr>
      <w:tblGrid>
        <w:gridCol w:w="1440"/>
        <w:gridCol w:w="5130"/>
        <w:gridCol w:w="2780"/>
      </w:tblGrid>
      <w:tr w:rsidR="00377941" w:rsidRPr="00004147" w14:paraId="52293E5E" w14:textId="77777777" w:rsidTr="004B0B49">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1440" w:type="dxa"/>
            <w:noWrap/>
            <w:hideMark/>
          </w:tcPr>
          <w:p w14:paraId="65539592" w14:textId="77777777" w:rsidR="00377941" w:rsidRPr="00004147" w:rsidRDefault="00377941" w:rsidP="004B0B49">
            <w:pPr>
              <w:jc w:val="left"/>
              <w:rPr>
                <w:b/>
                <w:bCs/>
                <w:i w:val="0"/>
                <w:iCs w:val="0"/>
                <w:sz w:val="18"/>
                <w:szCs w:val="18"/>
              </w:rPr>
            </w:pPr>
            <w:r w:rsidRPr="00004147">
              <w:rPr>
                <w:b/>
                <w:bCs/>
                <w:i w:val="0"/>
                <w:iCs w:val="0"/>
                <w:sz w:val="18"/>
                <w:szCs w:val="18"/>
              </w:rPr>
              <w:t>Variable Name</w:t>
            </w:r>
          </w:p>
        </w:tc>
        <w:tc>
          <w:tcPr>
            <w:tcW w:w="5130" w:type="dxa"/>
            <w:hideMark/>
          </w:tcPr>
          <w:p w14:paraId="529DE7A4" w14:textId="77777777" w:rsidR="00377941" w:rsidRPr="00004147" w:rsidRDefault="00377941" w:rsidP="004B0B49">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004147">
              <w:rPr>
                <w:b/>
                <w:bCs/>
                <w:i w:val="0"/>
                <w:iCs w:val="0"/>
                <w:sz w:val="18"/>
                <w:szCs w:val="18"/>
              </w:rPr>
              <w:t>Description</w:t>
            </w:r>
          </w:p>
        </w:tc>
        <w:tc>
          <w:tcPr>
            <w:tcW w:w="2780" w:type="dxa"/>
            <w:noWrap/>
            <w:hideMark/>
          </w:tcPr>
          <w:p w14:paraId="0ECC641C" w14:textId="77777777" w:rsidR="00377941" w:rsidRPr="00004147" w:rsidRDefault="00377941" w:rsidP="004B0B49">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004147">
              <w:rPr>
                <w:b/>
                <w:bCs/>
                <w:i w:val="0"/>
                <w:iCs w:val="0"/>
                <w:sz w:val="18"/>
                <w:szCs w:val="18"/>
              </w:rPr>
              <w:t>Data Source</w:t>
            </w:r>
          </w:p>
        </w:tc>
      </w:tr>
      <w:tr w:rsidR="00377941" w:rsidRPr="00004147" w14:paraId="03832979" w14:textId="77777777" w:rsidTr="004B0B4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440" w:type="dxa"/>
            <w:noWrap/>
          </w:tcPr>
          <w:p w14:paraId="134A7ED5" w14:textId="77777777" w:rsidR="00377941" w:rsidRPr="00004147" w:rsidRDefault="00377941" w:rsidP="004B0B49">
            <w:pPr>
              <w:jc w:val="left"/>
              <w:rPr>
                <w:b/>
                <w:bCs/>
                <w:i w:val="0"/>
                <w:iCs w:val="0"/>
                <w:sz w:val="18"/>
                <w:szCs w:val="18"/>
              </w:rPr>
            </w:pPr>
            <w:r w:rsidRPr="00004147">
              <w:rPr>
                <w:b/>
                <w:bCs/>
                <w:i w:val="0"/>
                <w:iCs w:val="0"/>
                <w:sz w:val="18"/>
                <w:szCs w:val="18"/>
              </w:rPr>
              <w:t>Elevation</w:t>
            </w:r>
          </w:p>
        </w:tc>
        <w:tc>
          <w:tcPr>
            <w:tcW w:w="5130" w:type="dxa"/>
          </w:tcPr>
          <w:p w14:paraId="2BF06D53"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 xml:space="preserve">Position above sea level in </w:t>
            </w:r>
            <w:r>
              <w:rPr>
                <w:sz w:val="18"/>
                <w:szCs w:val="18"/>
              </w:rPr>
              <w:t>feet</w:t>
            </w:r>
          </w:p>
        </w:tc>
        <w:tc>
          <w:tcPr>
            <w:tcW w:w="2780" w:type="dxa"/>
            <w:noWrap/>
          </w:tcPr>
          <w:p w14:paraId="419EC89E"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WY DEQ</w:t>
            </w:r>
          </w:p>
        </w:tc>
      </w:tr>
      <w:tr w:rsidR="00377941" w:rsidRPr="00004147" w14:paraId="062EA317" w14:textId="77777777" w:rsidTr="004B0B49">
        <w:trPr>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9DAB2CA" w14:textId="77777777" w:rsidR="00377941" w:rsidRPr="00004147" w:rsidRDefault="00377941" w:rsidP="004B0B49">
            <w:pPr>
              <w:jc w:val="left"/>
              <w:rPr>
                <w:b/>
                <w:bCs/>
                <w:i w:val="0"/>
                <w:iCs w:val="0"/>
                <w:sz w:val="18"/>
                <w:szCs w:val="18"/>
              </w:rPr>
            </w:pPr>
            <w:proofErr w:type="spellStart"/>
            <w:r w:rsidRPr="00004147">
              <w:rPr>
                <w:b/>
                <w:bCs/>
                <w:i w:val="0"/>
                <w:iCs w:val="0"/>
                <w:sz w:val="18"/>
                <w:szCs w:val="18"/>
              </w:rPr>
              <w:t>RckDepWs</w:t>
            </w:r>
            <w:proofErr w:type="spellEnd"/>
          </w:p>
        </w:tc>
        <w:tc>
          <w:tcPr>
            <w:tcW w:w="5130" w:type="dxa"/>
            <w:hideMark/>
          </w:tcPr>
          <w:p w14:paraId="3609D330"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Mean depth (cm) to bedrock of soils (STATSGO) within watershed</w:t>
            </w:r>
          </w:p>
        </w:tc>
        <w:tc>
          <w:tcPr>
            <w:tcW w:w="2780" w:type="dxa"/>
            <w:hideMark/>
          </w:tcPr>
          <w:p w14:paraId="31F7B02E"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STATSGO_Set2_</w:t>
            </w:r>
            <w:r>
              <w:rPr>
                <w:sz w:val="18"/>
                <w:szCs w:val="18"/>
              </w:rPr>
              <w:t>WY</w:t>
            </w:r>
            <w:r w:rsidRPr="00004147">
              <w:rPr>
                <w:sz w:val="18"/>
                <w:szCs w:val="18"/>
              </w:rPr>
              <w:t>.csv</w:t>
            </w:r>
          </w:p>
        </w:tc>
      </w:tr>
      <w:tr w:rsidR="00377941" w:rsidRPr="00004147" w14:paraId="4EAAD35B" w14:textId="77777777" w:rsidTr="004B0B4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6335CAE" w14:textId="77777777" w:rsidR="00377941" w:rsidRPr="00004147" w:rsidRDefault="00377941" w:rsidP="004B0B49">
            <w:pPr>
              <w:jc w:val="left"/>
              <w:rPr>
                <w:b/>
                <w:bCs/>
                <w:i w:val="0"/>
                <w:iCs w:val="0"/>
                <w:sz w:val="18"/>
                <w:szCs w:val="18"/>
              </w:rPr>
            </w:pPr>
            <w:r w:rsidRPr="00004147">
              <w:rPr>
                <w:b/>
                <w:bCs/>
                <w:i w:val="0"/>
                <w:iCs w:val="0"/>
                <w:sz w:val="18"/>
                <w:szCs w:val="18"/>
              </w:rPr>
              <w:t>BFIWs</w:t>
            </w:r>
          </w:p>
        </w:tc>
        <w:tc>
          <w:tcPr>
            <w:tcW w:w="5130" w:type="dxa"/>
            <w:hideMark/>
          </w:tcPr>
          <w:p w14:paraId="3B77694F"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Baseflow Index (BFI) is the ratio of baseflow to total flow, expressed as a percentage, within watershed.</w:t>
            </w:r>
          </w:p>
        </w:tc>
        <w:tc>
          <w:tcPr>
            <w:tcW w:w="2780" w:type="dxa"/>
            <w:hideMark/>
          </w:tcPr>
          <w:p w14:paraId="6F0FDD54"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BFI_</w:t>
            </w:r>
            <w:r>
              <w:rPr>
                <w:sz w:val="18"/>
                <w:szCs w:val="18"/>
              </w:rPr>
              <w:t>WY</w:t>
            </w:r>
            <w:r w:rsidRPr="00004147">
              <w:rPr>
                <w:sz w:val="18"/>
                <w:szCs w:val="18"/>
              </w:rPr>
              <w:t>.csv</w:t>
            </w:r>
          </w:p>
        </w:tc>
      </w:tr>
      <w:tr w:rsidR="00377941" w:rsidRPr="00004147" w14:paraId="6DC5CC6F" w14:textId="77777777" w:rsidTr="004B0B49">
        <w:trPr>
          <w:trHeight w:val="576"/>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A7B1D02" w14:textId="77777777" w:rsidR="00377941" w:rsidRPr="00004147" w:rsidRDefault="00377941" w:rsidP="004B0B49">
            <w:pPr>
              <w:jc w:val="left"/>
              <w:rPr>
                <w:b/>
                <w:bCs/>
                <w:i w:val="0"/>
                <w:iCs w:val="0"/>
                <w:sz w:val="18"/>
                <w:szCs w:val="18"/>
              </w:rPr>
            </w:pPr>
            <w:proofErr w:type="spellStart"/>
            <w:r w:rsidRPr="00004147">
              <w:rPr>
                <w:b/>
                <w:bCs/>
                <w:i w:val="0"/>
                <w:iCs w:val="0"/>
                <w:sz w:val="18"/>
                <w:szCs w:val="18"/>
              </w:rPr>
              <w:t>KffactWs</w:t>
            </w:r>
            <w:proofErr w:type="spellEnd"/>
          </w:p>
        </w:tc>
        <w:tc>
          <w:tcPr>
            <w:tcW w:w="5130" w:type="dxa"/>
            <w:hideMark/>
          </w:tcPr>
          <w:p w14:paraId="30148C20"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Mean soil erodibility (</w:t>
            </w:r>
            <w:proofErr w:type="spellStart"/>
            <w:r w:rsidRPr="00004147">
              <w:rPr>
                <w:sz w:val="18"/>
                <w:szCs w:val="18"/>
              </w:rPr>
              <w:t>Kf</w:t>
            </w:r>
            <w:proofErr w:type="spellEnd"/>
            <w:r w:rsidRPr="00004147">
              <w:rPr>
                <w:sz w:val="18"/>
                <w:szCs w:val="18"/>
              </w:rPr>
              <w:t xml:space="preserve">) factor (unitless) of soils within watershed. The </w:t>
            </w:r>
            <w:proofErr w:type="spellStart"/>
            <w:r w:rsidRPr="00004147">
              <w:rPr>
                <w:sz w:val="18"/>
                <w:szCs w:val="18"/>
              </w:rPr>
              <w:t>Kf</w:t>
            </w:r>
            <w:proofErr w:type="spellEnd"/>
            <w:r w:rsidRPr="00004147">
              <w:rPr>
                <w:sz w:val="18"/>
                <w:szCs w:val="18"/>
              </w:rPr>
              <w:t xml:space="preserve"> factor is used in the Universal Soil Loss Equation (USLE) and represents a relative index of susceptibility of bare, cultivated soil to particle detachment and transport by rainfall.</w:t>
            </w:r>
          </w:p>
        </w:tc>
        <w:tc>
          <w:tcPr>
            <w:tcW w:w="2780" w:type="dxa"/>
            <w:hideMark/>
          </w:tcPr>
          <w:p w14:paraId="1F507C85"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w:t>
            </w:r>
            <w:r w:rsidRPr="00004147">
              <w:rPr>
                <w:sz w:val="18"/>
                <w:szCs w:val="18"/>
              </w:rPr>
              <w:t xml:space="preserve"> Kffact_</w:t>
            </w:r>
            <w:r>
              <w:rPr>
                <w:sz w:val="18"/>
                <w:szCs w:val="18"/>
              </w:rPr>
              <w:t>WY</w:t>
            </w:r>
            <w:r w:rsidRPr="00004147">
              <w:rPr>
                <w:sz w:val="18"/>
                <w:szCs w:val="18"/>
              </w:rPr>
              <w:t>.csv</w:t>
            </w:r>
          </w:p>
        </w:tc>
      </w:tr>
      <w:tr w:rsidR="00377941" w:rsidRPr="00004147" w14:paraId="73C25E3C" w14:textId="77777777" w:rsidTr="004B0B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840C186" w14:textId="77777777" w:rsidR="00377941" w:rsidRPr="00004147" w:rsidRDefault="00377941" w:rsidP="004B0B49">
            <w:pPr>
              <w:jc w:val="left"/>
              <w:rPr>
                <w:b/>
                <w:bCs/>
                <w:i w:val="0"/>
                <w:iCs w:val="0"/>
                <w:sz w:val="18"/>
                <w:szCs w:val="18"/>
              </w:rPr>
            </w:pPr>
            <w:r w:rsidRPr="00004147">
              <w:rPr>
                <w:b/>
                <w:bCs/>
                <w:i w:val="0"/>
                <w:iCs w:val="0"/>
                <w:sz w:val="18"/>
                <w:szCs w:val="18"/>
              </w:rPr>
              <w:t>Precip8110Ws</w:t>
            </w:r>
          </w:p>
        </w:tc>
        <w:tc>
          <w:tcPr>
            <w:tcW w:w="5130" w:type="dxa"/>
            <w:hideMark/>
          </w:tcPr>
          <w:p w14:paraId="474D0D9E"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PRISM climate data - 30-year normal mean precipitation (mm): Annual period: 1981-2010 within the watershed</w:t>
            </w:r>
          </w:p>
        </w:tc>
        <w:tc>
          <w:tcPr>
            <w:tcW w:w="2780" w:type="dxa"/>
            <w:hideMark/>
          </w:tcPr>
          <w:p w14:paraId="72103B5D"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 xml:space="preserve"> PRISM_1981_2010_</w:t>
            </w:r>
            <w:r>
              <w:rPr>
                <w:sz w:val="18"/>
                <w:szCs w:val="18"/>
              </w:rPr>
              <w:t>WY</w:t>
            </w:r>
            <w:r w:rsidRPr="00004147">
              <w:rPr>
                <w:sz w:val="18"/>
                <w:szCs w:val="18"/>
              </w:rPr>
              <w:t>.csv</w:t>
            </w:r>
          </w:p>
        </w:tc>
      </w:tr>
      <w:tr w:rsidR="00377941" w:rsidRPr="00004147" w14:paraId="1BA60DA8" w14:textId="77777777" w:rsidTr="004B0B49">
        <w:trPr>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2A622F4" w14:textId="77777777" w:rsidR="00377941" w:rsidRPr="00004147" w:rsidRDefault="00377941" w:rsidP="004B0B49">
            <w:pPr>
              <w:jc w:val="left"/>
              <w:rPr>
                <w:b/>
                <w:bCs/>
                <w:i w:val="0"/>
                <w:iCs w:val="0"/>
                <w:sz w:val="18"/>
                <w:szCs w:val="18"/>
              </w:rPr>
            </w:pPr>
            <w:r w:rsidRPr="00004147">
              <w:rPr>
                <w:b/>
                <w:bCs/>
                <w:i w:val="0"/>
                <w:iCs w:val="0"/>
                <w:sz w:val="18"/>
                <w:szCs w:val="18"/>
              </w:rPr>
              <w:t>Tmean8110Ws</w:t>
            </w:r>
          </w:p>
        </w:tc>
        <w:tc>
          <w:tcPr>
            <w:tcW w:w="5130" w:type="dxa"/>
            <w:hideMark/>
          </w:tcPr>
          <w:p w14:paraId="3A97A78F"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PRISM climate data - 30-year normal mean temperature (°C): Annual period: 1981-2010 within the watershed</w:t>
            </w:r>
          </w:p>
        </w:tc>
        <w:tc>
          <w:tcPr>
            <w:tcW w:w="2780" w:type="dxa"/>
            <w:hideMark/>
          </w:tcPr>
          <w:p w14:paraId="6703E647"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w:t>
            </w:r>
            <w:r w:rsidRPr="00004147">
              <w:rPr>
                <w:sz w:val="18"/>
                <w:szCs w:val="18"/>
              </w:rPr>
              <w:t xml:space="preserve"> PRISM_1981_2010_</w:t>
            </w:r>
            <w:r>
              <w:rPr>
                <w:sz w:val="18"/>
                <w:szCs w:val="18"/>
              </w:rPr>
              <w:t>WY</w:t>
            </w:r>
            <w:r w:rsidRPr="00004147">
              <w:rPr>
                <w:sz w:val="18"/>
                <w:szCs w:val="18"/>
              </w:rPr>
              <w:t>.csv</w:t>
            </w:r>
          </w:p>
        </w:tc>
      </w:tr>
      <w:tr w:rsidR="00377941" w:rsidRPr="00004147" w14:paraId="29C8B2EC" w14:textId="77777777" w:rsidTr="004B0B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C66B408" w14:textId="77777777" w:rsidR="00377941" w:rsidRPr="00004147" w:rsidRDefault="00377941" w:rsidP="004B0B49">
            <w:pPr>
              <w:jc w:val="left"/>
              <w:rPr>
                <w:b/>
                <w:bCs/>
                <w:i w:val="0"/>
                <w:iCs w:val="0"/>
                <w:sz w:val="18"/>
                <w:szCs w:val="18"/>
              </w:rPr>
            </w:pPr>
            <w:r w:rsidRPr="00004147">
              <w:rPr>
                <w:b/>
                <w:bCs/>
                <w:i w:val="0"/>
                <w:iCs w:val="0"/>
                <w:sz w:val="18"/>
                <w:szCs w:val="18"/>
              </w:rPr>
              <w:t>Tmax8110Ws</w:t>
            </w:r>
          </w:p>
        </w:tc>
        <w:tc>
          <w:tcPr>
            <w:tcW w:w="5130" w:type="dxa"/>
            <w:hideMark/>
          </w:tcPr>
          <w:p w14:paraId="1B15741F"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r w:rsidRPr="00004147">
              <w:rPr>
                <w:sz w:val="18"/>
                <w:szCs w:val="18"/>
              </w:rPr>
              <w:t>PRISM climate data - 30-year normal maximum temperature (°C): Annual period: 1981-2010 within the watershed</w:t>
            </w:r>
          </w:p>
        </w:tc>
        <w:tc>
          <w:tcPr>
            <w:tcW w:w="2780" w:type="dxa"/>
            <w:hideMark/>
          </w:tcPr>
          <w:p w14:paraId="21147B3E" w14:textId="77777777" w:rsidR="00377941" w:rsidRPr="00004147" w:rsidRDefault="00377941" w:rsidP="004B0B4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 xml:space="preserve"> PRISM_1981_2010_</w:t>
            </w:r>
            <w:r>
              <w:rPr>
                <w:sz w:val="18"/>
                <w:szCs w:val="18"/>
              </w:rPr>
              <w:t>WY</w:t>
            </w:r>
            <w:r w:rsidRPr="00004147">
              <w:rPr>
                <w:sz w:val="18"/>
                <w:szCs w:val="18"/>
              </w:rPr>
              <w:t>.csv</w:t>
            </w:r>
          </w:p>
        </w:tc>
      </w:tr>
      <w:tr w:rsidR="00377941" w:rsidRPr="00004147" w14:paraId="266701DA" w14:textId="77777777" w:rsidTr="004B0B49">
        <w:trPr>
          <w:trHeight w:val="564"/>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384C075" w14:textId="77777777" w:rsidR="00377941" w:rsidRPr="00004147" w:rsidRDefault="00377941" w:rsidP="004B0B49">
            <w:pPr>
              <w:jc w:val="left"/>
              <w:rPr>
                <w:b/>
                <w:bCs/>
                <w:i w:val="0"/>
                <w:iCs w:val="0"/>
                <w:sz w:val="18"/>
                <w:szCs w:val="18"/>
              </w:rPr>
            </w:pPr>
            <w:r w:rsidRPr="00004147">
              <w:rPr>
                <w:b/>
                <w:bCs/>
                <w:i w:val="0"/>
                <w:iCs w:val="0"/>
                <w:sz w:val="18"/>
                <w:szCs w:val="18"/>
              </w:rPr>
              <w:t>SWs</w:t>
            </w:r>
          </w:p>
        </w:tc>
        <w:tc>
          <w:tcPr>
            <w:tcW w:w="5130" w:type="dxa"/>
            <w:hideMark/>
          </w:tcPr>
          <w:p w14:paraId="66D80F3C"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r w:rsidRPr="00004147">
              <w:rPr>
                <w:sz w:val="18"/>
                <w:szCs w:val="18"/>
              </w:rPr>
              <w:t>Mean % of lithological sulfur (S) content in surface or near surface geology within watershed</w:t>
            </w:r>
          </w:p>
        </w:tc>
        <w:tc>
          <w:tcPr>
            <w:tcW w:w="2780" w:type="dxa"/>
            <w:hideMark/>
          </w:tcPr>
          <w:p w14:paraId="09CD5C9F" w14:textId="77777777" w:rsidR="00377941" w:rsidRPr="00004147" w:rsidRDefault="00377941" w:rsidP="004B0B4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StreamCat</w:t>
            </w:r>
            <w:proofErr w:type="spellEnd"/>
            <w:r>
              <w:rPr>
                <w:sz w:val="18"/>
                <w:szCs w:val="18"/>
              </w:rPr>
              <w:t xml:space="preserve">: </w:t>
            </w:r>
            <w:r w:rsidRPr="00004147">
              <w:rPr>
                <w:sz w:val="18"/>
                <w:szCs w:val="18"/>
              </w:rPr>
              <w:t>GeoChemPhys1_</w:t>
            </w:r>
            <w:r>
              <w:rPr>
                <w:sz w:val="18"/>
                <w:szCs w:val="18"/>
              </w:rPr>
              <w:t>WY.</w:t>
            </w:r>
            <w:r w:rsidRPr="00004147">
              <w:rPr>
                <w:sz w:val="18"/>
                <w:szCs w:val="18"/>
              </w:rPr>
              <w:t>csv</w:t>
            </w:r>
          </w:p>
        </w:tc>
      </w:tr>
    </w:tbl>
    <w:p w14:paraId="58BEC39D" w14:textId="77777777" w:rsidR="00377941" w:rsidRDefault="00377941" w:rsidP="00377941"/>
    <w:p w14:paraId="29633973" w14:textId="77777777" w:rsidR="00377941" w:rsidRDefault="00377941" w:rsidP="00377941">
      <w:r>
        <w:t xml:space="preserve">Using these predictors, a RF model was built to explain reference variability in each diatom metric. Metrics for which less than 20% of the variation was explained </w:t>
      </w:r>
      <w:r w:rsidRPr="00B90512">
        <w:t xml:space="preserve">were left in their </w:t>
      </w:r>
      <w:r>
        <w:t>original (</w:t>
      </w:r>
      <w:r w:rsidRPr="00B90512">
        <w:t>unadjusted</w:t>
      </w:r>
      <w:r>
        <w:t>)</w:t>
      </w:r>
      <w:r w:rsidRPr="00B90512">
        <w:t xml:space="preserve"> forms</w:t>
      </w:r>
      <w:r>
        <w:t>. Each metric for which greater than 20% of the variation was explained by the RF model was adjusted (Carlisle et al. 2022). Therefore, for each diatom metric that was strongly influenced by natural gradients, a RF model consisting of 500 trees was saved to adjust those and future sample metrics.</w:t>
      </w:r>
    </w:p>
    <w:p w14:paraId="5E9FBB54" w14:textId="77777777" w:rsidR="00377941" w:rsidRPr="00A507E5" w:rsidRDefault="00377941" w:rsidP="00377941">
      <w:pPr>
        <w:rPr>
          <w:color w:val="0070C0"/>
          <w:sz w:val="32"/>
          <w:szCs w:val="32"/>
        </w:rPr>
      </w:pPr>
      <w:r w:rsidRPr="00A507E5">
        <w:rPr>
          <w:color w:val="0070C0"/>
          <w:sz w:val="32"/>
          <w:szCs w:val="32"/>
        </w:rPr>
        <w:t>Example 3-tree forest</w:t>
      </w:r>
    </w:p>
    <w:p w14:paraId="30E27B74" w14:textId="0294EAE3" w:rsidR="00377941" w:rsidRDefault="00377941" w:rsidP="00377941">
      <w:pPr>
        <w:rPr>
          <w:b/>
          <w:bCs/>
        </w:rPr>
      </w:pPr>
      <w:r w:rsidRPr="001F03AF">
        <w:t xml:space="preserve">Each tree </w:t>
      </w:r>
      <w:r>
        <w:t xml:space="preserve">of the forest was </w:t>
      </w:r>
      <w:r w:rsidRPr="001F03AF">
        <w:t>built with 118 bootstrap samples from 177 total reference site observations</w:t>
      </w:r>
      <w:r>
        <w:t xml:space="preserve">. </w:t>
      </w:r>
      <w:r w:rsidRPr="001F03AF">
        <w:t xml:space="preserve">Each split looked at 5 of </w:t>
      </w:r>
      <w:r>
        <w:t>the</w:t>
      </w:r>
      <w:r w:rsidRPr="001F03AF">
        <w:t xml:space="preserve"> possible predictors</w:t>
      </w:r>
      <w:r>
        <w:t xml:space="preserve">. The following figures represent a real RF model limited to only 3 trees that explains </w:t>
      </w:r>
      <w:bookmarkStart w:id="919" w:name="_Hlk102333833"/>
      <w:r w:rsidRPr="00B90512">
        <w:t xml:space="preserve">pt_H_WDEQ_34 </w:t>
      </w:r>
      <w:bookmarkEnd w:id="919"/>
      <w:r>
        <w:t>(a salinity tolerance trait) on the basis of b</w:t>
      </w:r>
      <w:r w:rsidRPr="001F03AF">
        <w:t>ase-flow index</w:t>
      </w:r>
      <w:r>
        <w:t xml:space="preserve">, </w:t>
      </w:r>
      <w:r>
        <w:lastRenderedPageBreak/>
        <w:t>e</w:t>
      </w:r>
      <w:r w:rsidRPr="001F03AF">
        <w:t>levation</w:t>
      </w:r>
      <w:r>
        <w:t>, s</w:t>
      </w:r>
      <w:r w:rsidRPr="001F03AF">
        <w:t>oil erodibility</w:t>
      </w:r>
      <w:r>
        <w:t>, p</w:t>
      </w:r>
      <w:r w:rsidRPr="001F03AF">
        <w:t>recipitation</w:t>
      </w:r>
      <w:r>
        <w:t>, r</w:t>
      </w:r>
      <w:r w:rsidRPr="001F03AF">
        <w:t xml:space="preserve">ock </w:t>
      </w:r>
      <w:r>
        <w:t>d</w:t>
      </w:r>
      <w:r w:rsidRPr="001F03AF">
        <w:t>epth</w:t>
      </w:r>
      <w:r>
        <w:t xml:space="preserve">, and mean </w:t>
      </w:r>
      <w:r w:rsidRPr="001F03AF">
        <w:t>air temp</w:t>
      </w:r>
      <w:r>
        <w:t xml:space="preserve">erature. Despite having only 3 trees, this forest explains 28% of the variation in </w:t>
      </w:r>
      <w:r w:rsidRPr="00B90512">
        <w:t>pt_H_WDEQ_34</w:t>
      </w:r>
      <w:r>
        <w:t>. One sample was chosen to illustrate how the adjusted metric value is calculated (</w:t>
      </w:r>
      <w:r>
        <w:fldChar w:fldCharType="begin"/>
      </w:r>
      <w:r>
        <w:instrText xml:space="preserve"> REF _Ref102568637 \h </w:instrText>
      </w:r>
      <w:r>
        <w:fldChar w:fldCharType="end"/>
      </w:r>
      <w:r>
        <w:t xml:space="preserve"> </w:t>
      </w:r>
      <w:r>
        <w:fldChar w:fldCharType="begin"/>
      </w:r>
      <w:r>
        <w:instrText xml:space="preserve"> REF _Ref102568716 \h </w:instrText>
      </w:r>
      <w:r>
        <w:fldChar w:fldCharType="separate"/>
      </w:r>
      <w:r w:rsidR="00FE4DC4" w:rsidRPr="00CF0CDA">
        <w:t xml:space="preserve">Figure </w:t>
      </w:r>
      <w:r w:rsidR="00FE4DC4">
        <w:t>__-3</w:t>
      </w:r>
      <w:r w:rsidR="00FE4DC4">
        <w:rPr>
          <w:noProof/>
        </w:rPr>
        <w:t>12</w:t>
      </w:r>
      <w:r>
        <w:fldChar w:fldCharType="end"/>
      </w:r>
      <w:r>
        <w:t>).</w:t>
      </w:r>
      <w:r w:rsidRPr="00A507E5">
        <w:rPr>
          <w:b/>
          <w:bCs/>
        </w:rPr>
        <w:t xml:space="preserve"> </w:t>
      </w:r>
    </w:p>
    <w:p w14:paraId="7BA6E73B" w14:textId="77777777" w:rsidR="00377941" w:rsidRDefault="00377941" w:rsidP="00377941">
      <w:pPr>
        <w:rPr>
          <w:b/>
          <w:bCs/>
        </w:rPr>
      </w:pPr>
    </w:p>
    <w:p w14:paraId="4D01B752" w14:textId="77777777" w:rsidR="00377941" w:rsidRPr="00ED6B9B" w:rsidRDefault="00377941" w:rsidP="00377941">
      <w:pPr>
        <w:rPr>
          <w:b/>
          <w:bCs/>
        </w:rPr>
      </w:pPr>
      <w:r w:rsidRPr="00ED6B9B">
        <w:rPr>
          <w:b/>
          <w:bCs/>
        </w:rPr>
        <w:t>Sample data:</w:t>
      </w:r>
    </w:p>
    <w:tbl>
      <w:tblPr>
        <w:tblStyle w:val="PlainTable3"/>
        <w:tblpPr w:leftFromText="180" w:rightFromText="180" w:vertAnchor="text" w:horzAnchor="margin" w:tblpY="-22"/>
        <w:tblW w:w="8833" w:type="dxa"/>
        <w:tblLook w:val="04A0" w:firstRow="1" w:lastRow="0" w:firstColumn="1" w:lastColumn="0" w:noHBand="0" w:noVBand="1"/>
      </w:tblPr>
      <w:tblGrid>
        <w:gridCol w:w="855"/>
        <w:gridCol w:w="758"/>
        <w:gridCol w:w="994"/>
        <w:gridCol w:w="967"/>
        <w:gridCol w:w="951"/>
        <w:gridCol w:w="932"/>
        <w:gridCol w:w="682"/>
        <w:gridCol w:w="716"/>
        <w:gridCol w:w="661"/>
        <w:gridCol w:w="1317"/>
      </w:tblGrid>
      <w:tr w:rsidR="00377941" w:rsidRPr="00044C17" w14:paraId="7BA5FB7E" w14:textId="77777777" w:rsidTr="004B0B49">
        <w:trPr>
          <w:cnfStyle w:val="100000000000" w:firstRow="1" w:lastRow="0" w:firstColumn="0" w:lastColumn="0" w:oddVBand="0" w:evenVBand="0" w:oddHBand="0" w:evenHBand="0" w:firstRowFirstColumn="0" w:firstRowLastColumn="0" w:lastRowFirstColumn="0" w:lastRowLastColumn="0"/>
          <w:trHeight w:val="204"/>
        </w:trPr>
        <w:tc>
          <w:tcPr>
            <w:cnfStyle w:val="001000000100" w:firstRow="0" w:lastRow="0" w:firstColumn="1" w:lastColumn="0" w:oddVBand="0" w:evenVBand="0" w:oddHBand="0" w:evenHBand="0" w:firstRowFirstColumn="1" w:firstRowLastColumn="0" w:lastRowFirstColumn="0" w:lastRowLastColumn="0"/>
            <w:tcW w:w="855" w:type="dxa"/>
            <w:noWrap/>
            <w:hideMark/>
          </w:tcPr>
          <w:p w14:paraId="55E2AC6A" w14:textId="77777777" w:rsidR="00377941" w:rsidRPr="00044C17" w:rsidRDefault="00377941" w:rsidP="004B0B49">
            <w:pPr>
              <w:rPr>
                <w:rFonts w:eastAsia="Times New Roman"/>
                <w:color w:val="000000"/>
                <w:sz w:val="16"/>
                <w:szCs w:val="16"/>
              </w:rPr>
            </w:pPr>
            <w:r w:rsidRPr="00044C17">
              <w:rPr>
                <w:rFonts w:eastAsia="Times New Roman"/>
                <w:color w:val="000000"/>
                <w:sz w:val="16"/>
                <w:szCs w:val="16"/>
              </w:rPr>
              <w:t>Station</w:t>
            </w:r>
          </w:p>
        </w:tc>
        <w:tc>
          <w:tcPr>
            <w:tcW w:w="758" w:type="dxa"/>
            <w:noWrap/>
            <w:hideMark/>
          </w:tcPr>
          <w:p w14:paraId="73FD405C"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SampID</w:t>
            </w:r>
          </w:p>
        </w:tc>
        <w:tc>
          <w:tcPr>
            <w:tcW w:w="994" w:type="dxa"/>
            <w:noWrap/>
            <w:hideMark/>
          </w:tcPr>
          <w:p w14:paraId="559B122A"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Condition</w:t>
            </w:r>
          </w:p>
        </w:tc>
        <w:tc>
          <w:tcPr>
            <w:tcW w:w="967" w:type="dxa"/>
            <w:noWrap/>
            <w:hideMark/>
          </w:tcPr>
          <w:p w14:paraId="3914C221"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Elevation</w:t>
            </w:r>
          </w:p>
        </w:tc>
        <w:tc>
          <w:tcPr>
            <w:tcW w:w="951" w:type="dxa"/>
            <w:noWrap/>
            <w:hideMark/>
          </w:tcPr>
          <w:p w14:paraId="6C6842E7"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3B2602">
              <w:rPr>
                <w:rFonts w:eastAsia="Times New Roman"/>
                <w:color w:val="000000"/>
                <w:sz w:val="16"/>
                <w:szCs w:val="16"/>
              </w:rPr>
              <w:t>Baseflow index</w:t>
            </w:r>
          </w:p>
        </w:tc>
        <w:tc>
          <w:tcPr>
            <w:tcW w:w="932" w:type="dxa"/>
            <w:noWrap/>
            <w:hideMark/>
          </w:tcPr>
          <w:p w14:paraId="76DB8CBA"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KffactWs</w:t>
            </w:r>
          </w:p>
        </w:tc>
        <w:tc>
          <w:tcPr>
            <w:tcW w:w="682" w:type="dxa"/>
            <w:noWrap/>
            <w:hideMark/>
          </w:tcPr>
          <w:p w14:paraId="5FB2C2AA"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Precip</w:t>
            </w:r>
          </w:p>
        </w:tc>
        <w:tc>
          <w:tcPr>
            <w:tcW w:w="716" w:type="dxa"/>
            <w:noWrap/>
            <w:hideMark/>
          </w:tcPr>
          <w:p w14:paraId="67E2E0C7"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Tmean</w:t>
            </w:r>
          </w:p>
        </w:tc>
        <w:tc>
          <w:tcPr>
            <w:tcW w:w="661" w:type="dxa"/>
            <w:noWrap/>
            <w:hideMark/>
          </w:tcPr>
          <w:p w14:paraId="05D61726" w14:textId="77777777" w:rsidR="00377941" w:rsidRPr="00044C17"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3B2602">
              <w:rPr>
                <w:rFonts w:eastAsia="Times New Roman"/>
                <w:color w:val="000000"/>
                <w:sz w:val="16"/>
                <w:szCs w:val="16"/>
              </w:rPr>
              <w:t>Rock Depth</w:t>
            </w:r>
          </w:p>
        </w:tc>
        <w:tc>
          <w:tcPr>
            <w:tcW w:w="1317" w:type="dxa"/>
          </w:tcPr>
          <w:p w14:paraId="0142D304" w14:textId="77777777" w:rsidR="00377941" w:rsidRPr="003B2602" w:rsidRDefault="00377941" w:rsidP="004B0B49">
            <w:pP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pt_H_WDEQ_34</w:t>
            </w:r>
          </w:p>
        </w:tc>
      </w:tr>
      <w:tr w:rsidR="00377941" w:rsidRPr="00044C17" w14:paraId="636CBBC8" w14:textId="77777777" w:rsidTr="004B0B49">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855" w:type="dxa"/>
            <w:noWrap/>
            <w:hideMark/>
          </w:tcPr>
          <w:p w14:paraId="29AE1613" w14:textId="77777777" w:rsidR="00377941" w:rsidRPr="00044C17" w:rsidRDefault="00377941" w:rsidP="004B0B49">
            <w:pPr>
              <w:rPr>
                <w:rFonts w:eastAsia="Times New Roman"/>
                <w:color w:val="000000"/>
                <w:sz w:val="16"/>
                <w:szCs w:val="16"/>
              </w:rPr>
            </w:pPr>
            <w:r w:rsidRPr="00044C17">
              <w:rPr>
                <w:rFonts w:eastAsia="Times New Roman"/>
                <w:color w:val="000000"/>
                <w:sz w:val="16"/>
                <w:szCs w:val="16"/>
              </w:rPr>
              <w:t>MRC0127</w:t>
            </w:r>
          </w:p>
        </w:tc>
        <w:tc>
          <w:tcPr>
            <w:tcW w:w="758" w:type="dxa"/>
            <w:noWrap/>
            <w:hideMark/>
          </w:tcPr>
          <w:p w14:paraId="16919B51"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465</w:t>
            </w:r>
          </w:p>
        </w:tc>
        <w:tc>
          <w:tcPr>
            <w:tcW w:w="994" w:type="dxa"/>
            <w:noWrap/>
            <w:hideMark/>
          </w:tcPr>
          <w:p w14:paraId="6B001FAE" w14:textId="77777777" w:rsidR="00377941" w:rsidRPr="00044C17" w:rsidRDefault="00377941" w:rsidP="004B0B49">
            <w:pP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Reference</w:t>
            </w:r>
          </w:p>
        </w:tc>
        <w:tc>
          <w:tcPr>
            <w:tcW w:w="967" w:type="dxa"/>
            <w:noWrap/>
            <w:hideMark/>
          </w:tcPr>
          <w:p w14:paraId="7ECC4B52"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5360</w:t>
            </w:r>
          </w:p>
        </w:tc>
        <w:tc>
          <w:tcPr>
            <w:tcW w:w="951" w:type="dxa"/>
            <w:noWrap/>
            <w:hideMark/>
          </w:tcPr>
          <w:p w14:paraId="7E728564"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62.65</w:t>
            </w:r>
          </w:p>
        </w:tc>
        <w:tc>
          <w:tcPr>
            <w:tcW w:w="932" w:type="dxa"/>
            <w:noWrap/>
            <w:hideMark/>
          </w:tcPr>
          <w:p w14:paraId="0A74503B"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0.2</w:t>
            </w:r>
          </w:p>
        </w:tc>
        <w:tc>
          <w:tcPr>
            <w:tcW w:w="682" w:type="dxa"/>
            <w:noWrap/>
            <w:hideMark/>
          </w:tcPr>
          <w:p w14:paraId="2B36A780"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64</w:t>
            </w:r>
            <w:r w:rsidRPr="003B2602">
              <w:rPr>
                <w:rFonts w:eastAsia="Times New Roman"/>
                <w:color w:val="000000"/>
                <w:sz w:val="16"/>
                <w:szCs w:val="16"/>
              </w:rPr>
              <w:t>5</w:t>
            </w:r>
          </w:p>
        </w:tc>
        <w:tc>
          <w:tcPr>
            <w:tcW w:w="716" w:type="dxa"/>
            <w:noWrap/>
            <w:hideMark/>
          </w:tcPr>
          <w:p w14:paraId="6AC49896"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1.7</w:t>
            </w:r>
            <w:r w:rsidRPr="003B2602">
              <w:rPr>
                <w:rFonts w:eastAsia="Times New Roman"/>
                <w:color w:val="000000"/>
                <w:sz w:val="16"/>
                <w:szCs w:val="16"/>
              </w:rPr>
              <w:t>7</w:t>
            </w:r>
          </w:p>
        </w:tc>
        <w:tc>
          <w:tcPr>
            <w:tcW w:w="661" w:type="dxa"/>
            <w:noWrap/>
            <w:hideMark/>
          </w:tcPr>
          <w:p w14:paraId="131EB073" w14:textId="77777777" w:rsidR="00377941" w:rsidRPr="00044C17"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3B2602">
              <w:rPr>
                <w:rFonts w:eastAsia="Times New Roman"/>
                <w:color w:val="000000"/>
                <w:sz w:val="16"/>
                <w:szCs w:val="16"/>
              </w:rPr>
              <w:t>100</w:t>
            </w:r>
          </w:p>
        </w:tc>
        <w:tc>
          <w:tcPr>
            <w:tcW w:w="1317" w:type="dxa"/>
          </w:tcPr>
          <w:p w14:paraId="1B63EC4B" w14:textId="77777777" w:rsidR="00377941" w:rsidRPr="003B2602" w:rsidRDefault="00377941" w:rsidP="004B0B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rPr>
            </w:pPr>
            <w:r w:rsidRPr="00044C17">
              <w:rPr>
                <w:rFonts w:eastAsia="Times New Roman"/>
                <w:color w:val="000000"/>
                <w:sz w:val="16"/>
                <w:szCs w:val="16"/>
              </w:rPr>
              <w:t>5.5</w:t>
            </w:r>
            <w:r w:rsidRPr="003B2602">
              <w:rPr>
                <w:rFonts w:eastAsia="Times New Roman"/>
                <w:color w:val="000000"/>
                <w:sz w:val="16"/>
                <w:szCs w:val="16"/>
              </w:rPr>
              <w:t>6</w:t>
            </w:r>
          </w:p>
        </w:tc>
      </w:tr>
    </w:tbl>
    <w:p w14:paraId="5D6CCCE2" w14:textId="77777777" w:rsidR="00377941" w:rsidRDefault="00377941" w:rsidP="00377941"/>
    <w:p w14:paraId="31FCE327" w14:textId="77777777" w:rsidR="00377941" w:rsidRPr="00CF0CDA" w:rsidRDefault="00377941" w:rsidP="00377941">
      <w:pPr>
        <w:rPr>
          <w:b/>
          <w:bCs/>
          <w:i/>
          <w:iCs/>
          <w:sz w:val="18"/>
          <w:szCs w:val="18"/>
        </w:rPr>
      </w:pPr>
      <w:bookmarkStart w:id="920" w:name="_Ref102568637"/>
      <w:r w:rsidRPr="00CF0CDA">
        <w:rPr>
          <w:i/>
          <w:iCs/>
          <w:noProof/>
          <w:color w:val="44546A" w:themeColor="text2"/>
          <w:sz w:val="18"/>
          <w:szCs w:val="18"/>
        </w:rPr>
        <mc:AlternateContent>
          <mc:Choice Requires="wps">
            <w:drawing>
              <wp:anchor distT="45720" distB="45720" distL="114300" distR="114300" simplePos="0" relativeHeight="251735552" behindDoc="0" locked="0" layoutInCell="1" allowOverlap="1" wp14:anchorId="3C33F61A" wp14:editId="30751904">
                <wp:simplePos x="0" y="0"/>
                <wp:positionH relativeFrom="column">
                  <wp:posOffset>4316276</wp:posOffset>
                </wp:positionH>
                <wp:positionV relativeFrom="paragraph">
                  <wp:posOffset>52022</wp:posOffset>
                </wp:positionV>
                <wp:extent cx="1461135" cy="979170"/>
                <wp:effectExtent l="0" t="0" r="2476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135" cy="979170"/>
                        </a:xfrm>
                        <a:prstGeom prst="rect">
                          <a:avLst/>
                        </a:prstGeom>
                        <a:solidFill>
                          <a:srgbClr val="FFFFFF"/>
                        </a:solidFill>
                        <a:ln w="19050">
                          <a:solidFill>
                            <a:srgbClr val="FF0000"/>
                          </a:solidFill>
                          <a:miter lim="800000"/>
                          <a:headEnd/>
                          <a:tailEnd/>
                        </a:ln>
                      </wps:spPr>
                      <wps:txbx>
                        <w:txbxContent>
                          <w:p w14:paraId="519F96C2" w14:textId="77777777" w:rsidR="0082378E" w:rsidRDefault="0082378E" w:rsidP="00377941">
                            <w:r>
                              <w:t xml:space="preserve">Most important predictor of </w:t>
                            </w:r>
                            <w:r w:rsidRPr="00B90512">
                              <w:t xml:space="preserve">pt_H_WDEQ_34 </w:t>
                            </w:r>
                            <w:r>
                              <w:t>in these 118 reference bootstrap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F61A" id="Text Box 2" o:spid="_x0000_s1033" type="#_x0000_t202" style="position:absolute;margin-left:339.85pt;margin-top:4.1pt;width:115.05pt;height:77.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" strokecolor="red" strokeweight="1.5pt">
                <v:textbox>
                  <w:txbxContent>
                    <w:p w14:paraId="519F96C2" w14:textId="77777777" w:rsidR="0082378E" w:rsidRDefault="0082378E" w:rsidP="00377941">
                      <w:r>
                        <w:t xml:space="preserve">Most important predictor of </w:t>
                      </w:r>
                      <w:r w:rsidRPr="00B90512">
                        <w:t xml:space="preserve">pt_H_WDEQ_34 </w:t>
                      </w:r>
                      <w:r>
                        <w:t>in these 118 reference bootstrap samples</w:t>
                      </w:r>
                    </w:p>
                  </w:txbxContent>
                </v:textbox>
                <w10:wrap type="square"/>
              </v:shape>
            </w:pict>
          </mc:Fallback>
        </mc:AlternateContent>
      </w:r>
      <w:bookmarkEnd w:id="920"/>
    </w:p>
    <w:p w14:paraId="4DA31BF8" w14:textId="77777777" w:rsidR="00377941" w:rsidRDefault="00377941" w:rsidP="00377941">
      <w:pPr>
        <w:pStyle w:val="Caption"/>
        <w:keepNext/>
      </w:pPr>
    </w:p>
    <w:p w14:paraId="0574D9E8" w14:textId="77777777" w:rsidR="00377941" w:rsidRDefault="00377941" w:rsidP="00377941">
      <w:r>
        <w:rPr>
          <w:noProof/>
        </w:rPr>
        <mc:AlternateContent>
          <mc:Choice Requires="wps">
            <w:drawing>
              <wp:anchor distT="0" distB="0" distL="114300" distR="114300" simplePos="0" relativeHeight="251717120" behindDoc="0" locked="0" layoutInCell="1" allowOverlap="1" wp14:anchorId="174D7291" wp14:editId="1130DC6D">
                <wp:simplePos x="0" y="0"/>
                <wp:positionH relativeFrom="column">
                  <wp:posOffset>2043633</wp:posOffset>
                </wp:positionH>
                <wp:positionV relativeFrom="paragraph">
                  <wp:posOffset>168392</wp:posOffset>
                </wp:positionV>
                <wp:extent cx="2274794" cy="203099"/>
                <wp:effectExtent l="38100" t="0" r="11430" b="83185"/>
                <wp:wrapNone/>
                <wp:docPr id="6" name="Straight Arrow Connector 6"/>
                <wp:cNvGraphicFramePr/>
                <a:graphic xmlns:a="http://schemas.openxmlformats.org/drawingml/2006/main">
                  <a:graphicData uri="http://schemas.microsoft.com/office/word/2010/wordprocessingShape">
                    <wps:wsp>
                      <wps:cNvCnPr/>
                      <wps:spPr>
                        <a:xfrm flipH="1">
                          <a:off x="0" y="0"/>
                          <a:ext cx="2274794" cy="20309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2ED71D" id="_x0000_t32" coordsize="21600,21600" o:spt="32" o:oned="t" path="m,l21600,21600e" filled="f">
                <v:path arrowok="t" fillok="f" o:connecttype="none"/>
                <o:lock v:ext="edit" shapetype="t"/>
              </v:shapetype>
              <v:shape id="Straight Arrow Connector 6" o:spid="_x0000_s1026" type="#_x0000_t32" style="position:absolute;margin-left:160.9pt;margin-top:13.25pt;width:179.1pt;height:16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" strokecolor="red" strokeweight="2pt">
                <v:stroke endarrow="block" joinstyle="miter"/>
              </v:shape>
            </w:pict>
          </mc:Fallback>
        </mc:AlternateContent>
      </w:r>
    </w:p>
    <w:p w14:paraId="6ED84077" w14:textId="77777777" w:rsidR="00377941" w:rsidRDefault="00377941" w:rsidP="00377941">
      <w:r>
        <w:rPr>
          <w:noProof/>
        </w:rPr>
        <mc:AlternateContent>
          <mc:Choice Requires="wps">
            <w:drawing>
              <wp:anchor distT="0" distB="0" distL="114300" distR="114300" simplePos="0" relativeHeight="251740672" behindDoc="0" locked="0" layoutInCell="1" allowOverlap="1" wp14:anchorId="1A84FA79" wp14:editId="7A89A242">
                <wp:simplePos x="0" y="0"/>
                <wp:positionH relativeFrom="column">
                  <wp:posOffset>113724</wp:posOffset>
                </wp:positionH>
                <wp:positionV relativeFrom="paragraph">
                  <wp:posOffset>2640005</wp:posOffset>
                </wp:positionV>
                <wp:extent cx="245569" cy="118356"/>
                <wp:effectExtent l="0" t="0" r="2540" b="0"/>
                <wp:wrapNone/>
                <wp:docPr id="195" name="Rectangle 195"/>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6644A" id="Rectangle 195" o:spid="_x0000_s1026" style="position:absolute;margin-left:8.95pt;margin-top:207.85pt;width:19.35pt;height:9.3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" fillcolor="#d8d8d8 [2732]" stroked="f" strokeweight="1pt"/>
            </w:pict>
          </mc:Fallback>
        </mc:AlternateContent>
      </w:r>
      <w:r>
        <w:rPr>
          <w:noProof/>
        </w:rPr>
        <mc:AlternateContent>
          <mc:Choice Requires="wps">
            <w:drawing>
              <wp:anchor distT="0" distB="0" distL="114300" distR="114300" simplePos="0" relativeHeight="251739648" behindDoc="0" locked="0" layoutInCell="1" allowOverlap="1" wp14:anchorId="0D22C7EC" wp14:editId="0A5C6BA6">
                <wp:simplePos x="0" y="0"/>
                <wp:positionH relativeFrom="column">
                  <wp:posOffset>1128027</wp:posOffset>
                </wp:positionH>
                <wp:positionV relativeFrom="paragraph">
                  <wp:posOffset>2657352</wp:posOffset>
                </wp:positionV>
                <wp:extent cx="245569" cy="118356"/>
                <wp:effectExtent l="0" t="0" r="2540" b="0"/>
                <wp:wrapNone/>
                <wp:docPr id="194" name="Rectangle 194"/>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521643" id="Rectangle 194" o:spid="_x0000_s1026" style="position:absolute;margin-left:88.8pt;margin-top:209.25pt;width:19.35pt;height:9.3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" fillcolor="#d8d8d8 [2732]" stroked="f" strokeweight="1pt"/>
            </w:pict>
          </mc:Fallback>
        </mc:AlternateContent>
      </w:r>
      <w:r>
        <w:rPr>
          <w:noProof/>
        </w:rPr>
        <mc:AlternateContent>
          <mc:Choice Requires="wps">
            <w:drawing>
              <wp:anchor distT="0" distB="0" distL="114300" distR="114300" simplePos="0" relativeHeight="251738624" behindDoc="0" locked="0" layoutInCell="1" allowOverlap="1" wp14:anchorId="169A7AA7" wp14:editId="3F6006C0">
                <wp:simplePos x="0" y="0"/>
                <wp:positionH relativeFrom="column">
                  <wp:posOffset>2096226</wp:posOffset>
                </wp:positionH>
                <wp:positionV relativeFrom="paragraph">
                  <wp:posOffset>2651440</wp:posOffset>
                </wp:positionV>
                <wp:extent cx="245569" cy="118356"/>
                <wp:effectExtent l="0" t="0" r="2540" b="0"/>
                <wp:wrapNone/>
                <wp:docPr id="193" name="Rectangle 193"/>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07B6F" id="Rectangle 193" o:spid="_x0000_s1026" style="position:absolute;margin-left:165.05pt;margin-top:208.75pt;width:19.35pt;height:9.3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" fillcolor="#d8d8d8 [2732]" stroked="f" strokeweight="1pt"/>
            </w:pict>
          </mc:Fallback>
        </mc:AlternateContent>
      </w:r>
      <w:r>
        <w:rPr>
          <w:noProof/>
        </w:rPr>
        <mc:AlternateContent>
          <mc:Choice Requires="wps">
            <w:drawing>
              <wp:anchor distT="0" distB="0" distL="114300" distR="114300" simplePos="0" relativeHeight="251737600" behindDoc="0" locked="0" layoutInCell="1" allowOverlap="1" wp14:anchorId="61EFC26C" wp14:editId="46029ECC">
                <wp:simplePos x="0" y="0"/>
                <wp:positionH relativeFrom="column">
                  <wp:posOffset>3087477</wp:posOffset>
                </wp:positionH>
                <wp:positionV relativeFrom="paragraph">
                  <wp:posOffset>2640036</wp:posOffset>
                </wp:positionV>
                <wp:extent cx="245569" cy="118356"/>
                <wp:effectExtent l="0" t="0" r="2540" b="0"/>
                <wp:wrapNone/>
                <wp:docPr id="192" name="Rectangle 192"/>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B83B85" id="Rectangle 192" o:spid="_x0000_s1026" style="position:absolute;margin-left:243.1pt;margin-top:207.9pt;width:19.35pt;height:9.3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" fillcolor="#d8d8d8 [2732]" stroked="f" strokeweight="1pt"/>
            </w:pict>
          </mc:Fallback>
        </mc:AlternateContent>
      </w:r>
      <w:r>
        <w:rPr>
          <w:noProof/>
        </w:rPr>
        <mc:AlternateContent>
          <mc:Choice Requires="wps">
            <w:drawing>
              <wp:anchor distT="0" distB="0" distL="114300" distR="114300" simplePos="0" relativeHeight="251718144" behindDoc="0" locked="0" layoutInCell="1" allowOverlap="1" wp14:anchorId="6D92D1B9" wp14:editId="34848957">
                <wp:simplePos x="0" y="0"/>
                <wp:positionH relativeFrom="column">
                  <wp:posOffset>2481622</wp:posOffset>
                </wp:positionH>
                <wp:positionV relativeFrom="paragraph">
                  <wp:posOffset>774300</wp:posOffset>
                </wp:positionV>
                <wp:extent cx="1690807" cy="91632"/>
                <wp:effectExtent l="38100" t="0" r="24130" b="99060"/>
                <wp:wrapNone/>
                <wp:docPr id="8" name="Straight Arrow Connector 8"/>
                <wp:cNvGraphicFramePr/>
                <a:graphic xmlns:a="http://schemas.openxmlformats.org/drawingml/2006/main">
                  <a:graphicData uri="http://schemas.microsoft.com/office/word/2010/wordprocessingShape">
                    <wps:wsp>
                      <wps:cNvCnPr/>
                      <wps:spPr>
                        <a:xfrm flipH="1">
                          <a:off x="0" y="0"/>
                          <a:ext cx="1690807" cy="91632"/>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C530A1" id="Straight Arrow Connector 8" o:spid="_x0000_s1026" type="#_x0000_t32" style="position:absolute;margin-left:195.4pt;margin-top:60.95pt;width:133.15pt;height:7.2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" strokecolor="red" strokeweight="2pt">
                <v:stroke endarrow="block" joinstyle="miter"/>
              </v:shape>
            </w:pict>
          </mc:Fallback>
        </mc:AlternateContent>
      </w:r>
      <w:r>
        <w:rPr>
          <w:noProof/>
        </w:rPr>
        <mc:AlternateContent>
          <mc:Choice Requires="wps">
            <w:drawing>
              <wp:anchor distT="45720" distB="45720" distL="114300" distR="114300" simplePos="0" relativeHeight="251715072" behindDoc="0" locked="0" layoutInCell="1" allowOverlap="1" wp14:anchorId="5B958E12" wp14:editId="13781C9D">
                <wp:simplePos x="0" y="0"/>
                <wp:positionH relativeFrom="column">
                  <wp:posOffset>4170680</wp:posOffset>
                </wp:positionH>
                <wp:positionV relativeFrom="paragraph">
                  <wp:posOffset>513394</wp:posOffset>
                </wp:positionV>
                <wp:extent cx="1675130" cy="480695"/>
                <wp:effectExtent l="0" t="0" r="2032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480695"/>
                        </a:xfrm>
                        <a:prstGeom prst="rect">
                          <a:avLst/>
                        </a:prstGeom>
                        <a:solidFill>
                          <a:srgbClr val="FFFFFF"/>
                        </a:solidFill>
                        <a:ln w="19050">
                          <a:solidFill>
                            <a:srgbClr val="FF0000"/>
                          </a:solidFill>
                          <a:miter lim="800000"/>
                          <a:headEnd/>
                          <a:tailEnd/>
                        </a:ln>
                      </wps:spPr>
                      <wps:txbx>
                        <w:txbxContent>
                          <w:p w14:paraId="72677674" w14:textId="77777777" w:rsidR="0082378E" w:rsidRDefault="0082378E" w:rsidP="00377941">
                            <w:r>
                              <w:t>Value of TmeanWs split (annual mean in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58E12" id="_x0000_s1034" type="#_x0000_t202" style="position:absolute;margin-left:328.4pt;margin-top:40.4pt;width:131.9pt;height:37.8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" strokecolor="red" strokeweight="1.5pt">
                <v:textbox>
                  <w:txbxContent>
                    <w:p w14:paraId="72677674" w14:textId="77777777" w:rsidR="0082378E" w:rsidRDefault="0082378E" w:rsidP="00377941">
                      <w:r>
                        <w:t>Value of TmeanWs split (annual mean in ˚C)</w:t>
                      </w:r>
                    </w:p>
                  </w:txbxContent>
                </v:textbox>
                <w10:wrap type="square"/>
              </v:shape>
            </w:pict>
          </mc:Fallback>
        </mc:AlternateContent>
      </w:r>
      <w:r>
        <w:rPr>
          <w:noProof/>
        </w:rPr>
        <mc:AlternateContent>
          <mc:Choice Requires="wps">
            <w:drawing>
              <wp:anchor distT="0" distB="0" distL="114300" distR="114300" simplePos="0" relativeHeight="251728384" behindDoc="0" locked="0" layoutInCell="1" allowOverlap="1" wp14:anchorId="01EE5EDF" wp14:editId="30BA4E74">
                <wp:simplePos x="0" y="0"/>
                <wp:positionH relativeFrom="column">
                  <wp:posOffset>1655748</wp:posOffset>
                </wp:positionH>
                <wp:positionV relativeFrom="paragraph">
                  <wp:posOffset>992813</wp:posOffset>
                </wp:positionV>
                <wp:extent cx="2516681" cy="545470"/>
                <wp:effectExtent l="19050" t="57150" r="17145" b="26035"/>
                <wp:wrapNone/>
                <wp:docPr id="22" name="Straight Arrow Connector 22"/>
                <wp:cNvGraphicFramePr/>
                <a:graphic xmlns:a="http://schemas.openxmlformats.org/drawingml/2006/main">
                  <a:graphicData uri="http://schemas.microsoft.com/office/word/2010/wordprocessingShape">
                    <wps:wsp>
                      <wps:cNvCnPr/>
                      <wps:spPr>
                        <a:xfrm flipH="1" flipV="1">
                          <a:off x="0" y="0"/>
                          <a:ext cx="2516681" cy="545470"/>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4EC8EB" id="Straight Arrow Connector 22" o:spid="_x0000_s1026" type="#_x0000_t32" style="position:absolute;margin-left:130.35pt;margin-top:78.15pt;width:198.15pt;height:42.95pt;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" strokecolor="#4472c4 [3204]" strokeweight="2pt">
                <v:stroke endarrow="block" joinstyle="miter"/>
              </v:shape>
            </w:pict>
          </mc:Fallback>
        </mc:AlternateContent>
      </w:r>
      <w:r>
        <w:rPr>
          <w:noProof/>
        </w:rPr>
        <mc:AlternateContent>
          <mc:Choice Requires="wps">
            <w:drawing>
              <wp:anchor distT="0" distB="0" distL="114300" distR="114300" simplePos="0" relativeHeight="251725312" behindDoc="0" locked="0" layoutInCell="1" allowOverlap="1" wp14:anchorId="76608FE2" wp14:editId="717CB67A">
                <wp:simplePos x="0" y="0"/>
                <wp:positionH relativeFrom="column">
                  <wp:posOffset>791134</wp:posOffset>
                </wp:positionH>
                <wp:positionV relativeFrom="paragraph">
                  <wp:posOffset>1611859</wp:posOffset>
                </wp:positionV>
                <wp:extent cx="3381295" cy="407254"/>
                <wp:effectExtent l="38100" t="0" r="29210" b="88265"/>
                <wp:wrapNone/>
                <wp:docPr id="19" name="Straight Arrow Connector 19"/>
                <wp:cNvGraphicFramePr/>
                <a:graphic xmlns:a="http://schemas.openxmlformats.org/drawingml/2006/main">
                  <a:graphicData uri="http://schemas.microsoft.com/office/word/2010/wordprocessingShape">
                    <wps:wsp>
                      <wps:cNvCnPr/>
                      <wps:spPr>
                        <a:xfrm flipH="1">
                          <a:off x="0" y="0"/>
                          <a:ext cx="3381295" cy="407254"/>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C19BA2" id="Straight Arrow Connector 19" o:spid="_x0000_s1026" type="#_x0000_t32" style="position:absolute;margin-left:62.3pt;margin-top:126.9pt;width:266.25pt;height:32.0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" strokecolor="#4472c4 [3204]" strokeweight="2pt">
                <v:stroke endarrow="block" joinstyle="miter"/>
              </v:shape>
            </w:pict>
          </mc:Fallback>
        </mc:AlternateContent>
      </w:r>
      <w:r>
        <w:rPr>
          <w:noProof/>
        </w:rPr>
        <mc:AlternateContent>
          <mc:Choice Requires="wps">
            <w:drawing>
              <wp:anchor distT="45720" distB="45720" distL="114300" distR="114300" simplePos="0" relativeHeight="251724288" behindDoc="0" locked="0" layoutInCell="1" allowOverlap="1" wp14:anchorId="58715D61" wp14:editId="10184435">
                <wp:simplePos x="0" y="0"/>
                <wp:positionH relativeFrom="column">
                  <wp:posOffset>4170429</wp:posOffset>
                </wp:positionH>
                <wp:positionV relativeFrom="paragraph">
                  <wp:posOffset>1079068</wp:posOffset>
                </wp:positionV>
                <wp:extent cx="1755775" cy="1020445"/>
                <wp:effectExtent l="0" t="0" r="15875"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020445"/>
                        </a:xfrm>
                        <a:prstGeom prst="rect">
                          <a:avLst/>
                        </a:prstGeom>
                        <a:solidFill>
                          <a:srgbClr val="FFFFFF"/>
                        </a:solidFill>
                        <a:ln w="19050">
                          <a:solidFill>
                            <a:srgbClr val="0070C0"/>
                          </a:solidFill>
                          <a:miter lim="800000"/>
                          <a:headEnd/>
                          <a:tailEnd/>
                        </a:ln>
                      </wps:spPr>
                      <wps:txbx>
                        <w:txbxContent>
                          <w:p w14:paraId="06382227"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282D5C3" w14:textId="77777777" w:rsidR="0082378E" w:rsidRDefault="0082378E" w:rsidP="00377941">
                            <w:pPr>
                              <w:rPr>
                                <w:rFonts w:eastAsia="Times New Roman"/>
                                <w:b/>
                                <w:bCs/>
                                <w:color w:val="000000"/>
                              </w:rPr>
                            </w:pPr>
                            <w:r>
                              <w:rPr>
                                <w:rFonts w:eastAsia="Times New Roman"/>
                                <w:b/>
                                <w:bCs/>
                                <w:color w:val="000000"/>
                              </w:rPr>
                              <w:t>TmeanWS = 1.77</w:t>
                            </w:r>
                          </w:p>
                          <w:p w14:paraId="604F5807" w14:textId="77777777" w:rsidR="0082378E" w:rsidRDefault="0082378E" w:rsidP="00377941">
                            <w:pPr>
                              <w:rPr>
                                <w:rFonts w:eastAsia="Times New Roman"/>
                                <w:b/>
                                <w:bCs/>
                                <w:color w:val="000000"/>
                              </w:rPr>
                            </w:pPr>
                            <w:r>
                              <w:rPr>
                                <w:rFonts w:eastAsia="Times New Roman"/>
                                <w:b/>
                                <w:bCs/>
                                <w:color w:val="000000"/>
                              </w:rPr>
                              <w:t>Elevation = 5360 ft</w:t>
                            </w:r>
                          </w:p>
                          <w:p w14:paraId="5EF0FB9A" w14:textId="77777777" w:rsidR="0082378E" w:rsidRPr="00B97F98" w:rsidRDefault="0082378E" w:rsidP="00377941">
                            <w:pPr>
                              <w:rPr>
                                <w:b/>
                                <w:bCs/>
                              </w:rPr>
                            </w:pPr>
                            <w:r>
                              <w:rPr>
                                <w:rFonts w:eastAsia="Times New Roman"/>
                                <w:b/>
                                <w:bCs/>
                                <w:color w:val="000000"/>
                              </w:rPr>
                              <w:t>Prediction = 16.015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5D61" id="_x0000_s1035" type="#_x0000_t202" style="position:absolute;margin-left:328.4pt;margin-top:84.95pt;width:138.25pt;height:80.35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" strokecolor="#0070c0" strokeweight="1.5pt">
                <v:textbox>
                  <w:txbxContent>
                    <w:p w14:paraId="06382227"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282D5C3" w14:textId="77777777" w:rsidR="0082378E" w:rsidRDefault="0082378E" w:rsidP="00377941">
                      <w:pPr>
                        <w:rPr>
                          <w:rFonts w:eastAsia="Times New Roman"/>
                          <w:b/>
                          <w:bCs/>
                          <w:color w:val="000000"/>
                        </w:rPr>
                      </w:pPr>
                      <w:r>
                        <w:rPr>
                          <w:rFonts w:eastAsia="Times New Roman"/>
                          <w:b/>
                          <w:bCs/>
                          <w:color w:val="000000"/>
                        </w:rPr>
                        <w:t>TmeanWS = 1.77</w:t>
                      </w:r>
                    </w:p>
                    <w:p w14:paraId="604F5807" w14:textId="77777777" w:rsidR="0082378E" w:rsidRDefault="0082378E" w:rsidP="00377941">
                      <w:pPr>
                        <w:rPr>
                          <w:rFonts w:eastAsia="Times New Roman"/>
                          <w:b/>
                          <w:bCs/>
                          <w:color w:val="000000"/>
                        </w:rPr>
                      </w:pPr>
                      <w:r>
                        <w:rPr>
                          <w:rFonts w:eastAsia="Times New Roman"/>
                          <w:b/>
                          <w:bCs/>
                          <w:color w:val="000000"/>
                        </w:rPr>
                        <w:t>Elevation = 5360 ft</w:t>
                      </w:r>
                    </w:p>
                    <w:p w14:paraId="5EF0FB9A" w14:textId="77777777" w:rsidR="0082378E" w:rsidRPr="00B97F98" w:rsidRDefault="0082378E" w:rsidP="00377941">
                      <w:pPr>
                        <w:rPr>
                          <w:b/>
                          <w:bCs/>
                        </w:rPr>
                      </w:pPr>
                      <w:r>
                        <w:rPr>
                          <w:rFonts w:eastAsia="Times New Roman"/>
                          <w:b/>
                          <w:bCs/>
                          <w:color w:val="000000"/>
                        </w:rPr>
                        <w:t>Prediction = 16.015</w:t>
                      </w:r>
                    </w:p>
                  </w:txbxContent>
                </v:textbox>
                <w10:wrap type="square"/>
              </v:shape>
            </w:pict>
          </mc:Fallback>
        </mc:AlternateContent>
      </w:r>
      <w:r>
        <w:rPr>
          <w:noProof/>
        </w:rPr>
        <mc:AlternateContent>
          <mc:Choice Requires="wps">
            <w:drawing>
              <wp:anchor distT="0" distB="0" distL="114300" distR="114300" simplePos="0" relativeHeight="251719168" behindDoc="0" locked="0" layoutInCell="1" allowOverlap="1" wp14:anchorId="0DFD634C" wp14:editId="4CD71D5F">
                <wp:simplePos x="0" y="0"/>
                <wp:positionH relativeFrom="column">
                  <wp:posOffset>3475354</wp:posOffset>
                </wp:positionH>
                <wp:positionV relativeFrom="paragraph">
                  <wp:posOffset>2666914</wp:posOffset>
                </wp:positionV>
                <wp:extent cx="846247" cy="112918"/>
                <wp:effectExtent l="38100" t="0" r="11430" b="78105"/>
                <wp:wrapNone/>
                <wp:docPr id="10" name="Straight Arrow Connector 10"/>
                <wp:cNvGraphicFramePr/>
                <a:graphic xmlns:a="http://schemas.openxmlformats.org/drawingml/2006/main">
                  <a:graphicData uri="http://schemas.microsoft.com/office/word/2010/wordprocessingShape">
                    <wps:wsp>
                      <wps:cNvCnPr/>
                      <wps:spPr>
                        <a:xfrm flipH="1">
                          <a:off x="0" y="0"/>
                          <a:ext cx="846247" cy="112918"/>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F2389B" id="Straight Arrow Connector 10" o:spid="_x0000_s1026" type="#_x0000_t32" style="position:absolute;margin-left:273.65pt;margin-top:210pt;width:66.65pt;height:8.9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" strokecolor="red" strokeweight="2pt">
                <v:stroke endarrow="block" joinstyle="miter"/>
              </v:shape>
            </w:pict>
          </mc:Fallback>
        </mc:AlternateContent>
      </w:r>
      <w:r>
        <w:rPr>
          <w:noProof/>
        </w:rPr>
        <mc:AlternateContent>
          <mc:Choice Requires="wps">
            <w:drawing>
              <wp:anchor distT="45720" distB="45720" distL="114300" distR="114300" simplePos="0" relativeHeight="251716096" behindDoc="0" locked="0" layoutInCell="1" allowOverlap="1" wp14:anchorId="738E9947" wp14:editId="409B3BD8">
                <wp:simplePos x="0" y="0"/>
                <wp:positionH relativeFrom="column">
                  <wp:posOffset>4325679</wp:posOffset>
                </wp:positionH>
                <wp:positionV relativeFrom="paragraph">
                  <wp:posOffset>2313241</wp:posOffset>
                </wp:positionV>
                <wp:extent cx="1132205" cy="605790"/>
                <wp:effectExtent l="0" t="0" r="10795"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605790"/>
                        </a:xfrm>
                        <a:prstGeom prst="rect">
                          <a:avLst/>
                        </a:prstGeom>
                        <a:solidFill>
                          <a:srgbClr val="FFFFFF"/>
                        </a:solidFill>
                        <a:ln w="19050">
                          <a:solidFill>
                            <a:srgbClr val="FF0000"/>
                          </a:solidFill>
                          <a:miter lim="800000"/>
                          <a:headEnd/>
                          <a:tailEnd/>
                        </a:ln>
                      </wps:spPr>
                      <wps:txbx>
                        <w:txbxContent>
                          <w:p w14:paraId="5DF134D6" w14:textId="77777777" w:rsidR="0082378E" w:rsidRDefault="0082378E" w:rsidP="00377941">
                            <w:r>
                              <w:t xml:space="preserve">Mean value of </w:t>
                            </w:r>
                            <w:r w:rsidRPr="00B90512">
                              <w:t>pt_H_WDEQ_34</w:t>
                            </w:r>
                            <w:r>
                              <w:t xml:space="preserve"> in final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E9947" id="_x0000_s1036" type="#_x0000_t202" style="position:absolute;margin-left:340.6pt;margin-top:182.15pt;width:89.15pt;height:47.7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" strokecolor="red" strokeweight="1.5pt">
                <v:textbox>
                  <w:txbxContent>
                    <w:p w14:paraId="5DF134D6" w14:textId="77777777" w:rsidR="0082378E" w:rsidRDefault="0082378E" w:rsidP="00377941">
                      <w:r>
                        <w:t xml:space="preserve">Mean value of </w:t>
                      </w:r>
                      <w:r w:rsidRPr="00B90512">
                        <w:t>pt_H_WDEQ_34</w:t>
                      </w:r>
                      <w:r>
                        <w:t xml:space="preserve"> in final node</w:t>
                      </w:r>
                    </w:p>
                  </w:txbxContent>
                </v:textbox>
                <w10:wrap type="square"/>
              </v:shape>
            </w:pict>
          </mc:Fallback>
        </mc:AlternateContent>
      </w:r>
      <w:r>
        <w:rPr>
          <w:noProof/>
        </w:rPr>
        <mc:AlternateContent>
          <mc:Choice Requires="wps">
            <w:drawing>
              <wp:anchor distT="0" distB="0" distL="114300" distR="114300" simplePos="0" relativeHeight="251720192" behindDoc="0" locked="0" layoutInCell="1" allowOverlap="1" wp14:anchorId="1E539B79" wp14:editId="088027CF">
                <wp:simplePos x="0" y="0"/>
                <wp:positionH relativeFrom="column">
                  <wp:posOffset>1010285</wp:posOffset>
                </wp:positionH>
                <wp:positionV relativeFrom="paragraph">
                  <wp:posOffset>775138</wp:posOffset>
                </wp:positionV>
                <wp:extent cx="598905" cy="304967"/>
                <wp:effectExtent l="0" t="0" r="10795" b="19050"/>
                <wp:wrapNone/>
                <wp:docPr id="11" name="Oval 11"/>
                <wp:cNvGraphicFramePr/>
                <a:graphic xmlns:a="http://schemas.openxmlformats.org/drawingml/2006/main">
                  <a:graphicData uri="http://schemas.microsoft.com/office/word/2010/wordprocessingShape">
                    <wps:wsp>
                      <wps:cNvSpPr/>
                      <wps:spPr>
                        <a:xfrm>
                          <a:off x="0" y="0"/>
                          <a:ext cx="598905" cy="304967"/>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ACEF0" id="Oval 11" o:spid="_x0000_s1026" style="position:absolute;margin-left:79.55pt;margin-top:61.05pt;width:47.15pt;height:24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21216" behindDoc="0" locked="0" layoutInCell="1" allowOverlap="1" wp14:anchorId="3783E22D" wp14:editId="5988B81B">
                <wp:simplePos x="0" y="0"/>
                <wp:positionH relativeFrom="column">
                  <wp:posOffset>304523</wp:posOffset>
                </wp:positionH>
                <wp:positionV relativeFrom="paragraph">
                  <wp:posOffset>2016200</wp:posOffset>
                </wp:positionV>
                <wp:extent cx="569308" cy="241751"/>
                <wp:effectExtent l="0" t="0" r="21590" b="25400"/>
                <wp:wrapNone/>
                <wp:docPr id="9" name="Oval 9"/>
                <wp:cNvGraphicFramePr/>
                <a:graphic xmlns:a="http://schemas.openxmlformats.org/drawingml/2006/main">
                  <a:graphicData uri="http://schemas.microsoft.com/office/word/2010/wordprocessingShape">
                    <wps:wsp>
                      <wps:cNvSpPr/>
                      <wps:spPr>
                        <a:xfrm>
                          <a:off x="0" y="0"/>
                          <a:ext cx="569308" cy="241751"/>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7C268" id="Oval 9" o:spid="_x0000_s1026" style="position:absolute;margin-left:24pt;margin-top:158.75pt;width:44.85pt;height:19.0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45792" behindDoc="0" locked="0" layoutInCell="1" allowOverlap="1" wp14:anchorId="6D0BC2E4" wp14:editId="774091EC">
                <wp:simplePos x="0" y="0"/>
                <wp:positionH relativeFrom="column">
                  <wp:posOffset>26670</wp:posOffset>
                </wp:positionH>
                <wp:positionV relativeFrom="paragraph">
                  <wp:posOffset>2571868</wp:posOffset>
                </wp:positionV>
                <wp:extent cx="481263" cy="347579"/>
                <wp:effectExtent l="0" t="0" r="14605" b="14605"/>
                <wp:wrapNone/>
                <wp:docPr id="15" name="Rectangle 15"/>
                <wp:cNvGraphicFramePr/>
                <a:graphic xmlns:a="http://schemas.openxmlformats.org/drawingml/2006/main">
                  <a:graphicData uri="http://schemas.microsoft.com/office/word/2010/wordprocessingShape">
                    <wps:wsp>
                      <wps:cNvSpPr/>
                      <wps:spPr>
                        <a:xfrm>
                          <a:off x="0" y="0"/>
                          <a:ext cx="481263" cy="34757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33849" id="Rectangle 15" o:spid="_x0000_s1026" style="position:absolute;margin-left:2.1pt;margin-top:202.5pt;width:37.9pt;height:27.35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" fillcolor="#4472c4 [3204]" strokecolor="#1f3763 [1604]" strokeweight="1pt">
                <v:fill opacity="19789f"/>
              </v:rect>
            </w:pict>
          </mc:Fallback>
        </mc:AlternateContent>
      </w:r>
      <w:r w:rsidRPr="001F03AF">
        <w:rPr>
          <w:noProof/>
        </w:rPr>
        <w:drawing>
          <wp:inline distT="0" distB="0" distL="0" distR="0" wp14:anchorId="032AF68F" wp14:editId="22418E1D">
            <wp:extent cx="3475789" cy="2993865"/>
            <wp:effectExtent l="0" t="0" r="0" b="0"/>
            <wp:docPr id="25" name="Picture 8" descr="Diagram&#10;&#10;Description automatically generated">
              <a:extLst xmlns:a="http://schemas.openxmlformats.org/drawingml/2006/main">
                <a:ext uri="{FF2B5EF4-FFF2-40B4-BE49-F238E27FC236}">
                  <a16:creationId xmlns:a16="http://schemas.microsoft.com/office/drawing/2014/main" id="{E41BFCAE-872D-4EFB-A4B8-8A9A2A27A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E41BFCAE-872D-4EFB-A4B8-8A9A2A27A150}"/>
                        </a:ext>
                      </a:extLst>
                    </pic:cNvPr>
                    <pic:cNvPicPr>
                      <a:picLocks noChangeAspect="1"/>
                    </pic:cNvPicPr>
                  </pic:nvPicPr>
                  <pic:blipFill rotWithShape="1">
                    <a:blip r:embed="rId41">
                      <a:extLst>
                        <a:ext uri="{28A0092B-C50C-407E-A947-70E740481C1C}">
                          <a14:useLocalDpi xmlns:a14="http://schemas.microsoft.com/office/drawing/2010/main" val="0"/>
                        </a:ext>
                      </a:extLst>
                    </a:blip>
                    <a:srcRect l="8297" t="9234" r="8053" b="12486"/>
                    <a:stretch/>
                  </pic:blipFill>
                  <pic:spPr>
                    <a:xfrm>
                      <a:off x="0" y="0"/>
                      <a:ext cx="3479965" cy="2997462"/>
                    </a:xfrm>
                    <a:prstGeom prst="rect">
                      <a:avLst/>
                    </a:prstGeom>
                  </pic:spPr>
                </pic:pic>
              </a:graphicData>
            </a:graphic>
          </wp:inline>
        </w:drawing>
      </w:r>
    </w:p>
    <w:p w14:paraId="792E155B" w14:textId="77777777" w:rsidR="00377941" w:rsidRPr="00B97F98" w:rsidRDefault="00377941" w:rsidP="00377941">
      <w:pPr>
        <w:rPr>
          <w:b/>
          <w:bCs/>
        </w:rPr>
      </w:pPr>
      <w:bookmarkStart w:id="921" w:name="_Toc104903225"/>
      <w:r w:rsidRPr="00CF0CDA">
        <w:rPr>
          <w:i/>
          <w:iCs/>
          <w:color w:val="44546A" w:themeColor="text2"/>
          <w:sz w:val="18"/>
          <w:szCs w:val="18"/>
        </w:rPr>
        <w:t>Figure</w:t>
      </w:r>
      <w:r>
        <w:rPr>
          <w:i/>
          <w:iCs/>
          <w:color w:val="44546A" w:themeColor="text2"/>
          <w:sz w:val="18"/>
          <w:szCs w:val="18"/>
        </w:rPr>
        <w:t xml:space="preserve"> __-2</w:t>
      </w:r>
      <w:r w:rsidRPr="00CF0CDA">
        <w:rPr>
          <w:i/>
          <w:iCs/>
          <w:color w:val="44546A" w:themeColor="text2"/>
          <w:sz w:val="18"/>
          <w:szCs w:val="18"/>
        </w:rPr>
        <w:t>. Random forest of three trees. Red boxes denote general concepts; blue boxes follow above sample through forest.</w:t>
      </w:r>
      <w:bookmarkEnd w:id="921"/>
    </w:p>
    <w:p w14:paraId="77F63546" w14:textId="77777777" w:rsidR="00377941" w:rsidRDefault="00377941" w:rsidP="00377941">
      <w:r>
        <w:rPr>
          <w:noProof/>
        </w:rPr>
        <w:lastRenderedPageBreak/>
        <mc:AlternateContent>
          <mc:Choice Requires="wps">
            <w:drawing>
              <wp:anchor distT="0" distB="0" distL="114300" distR="114300" simplePos="0" relativeHeight="251741696" behindDoc="0" locked="0" layoutInCell="1" allowOverlap="1" wp14:anchorId="47F5B0EC" wp14:editId="37913C08">
                <wp:simplePos x="0" y="0"/>
                <wp:positionH relativeFrom="column">
                  <wp:posOffset>2234934</wp:posOffset>
                </wp:positionH>
                <wp:positionV relativeFrom="paragraph">
                  <wp:posOffset>2633895</wp:posOffset>
                </wp:positionV>
                <wp:extent cx="245569" cy="118356"/>
                <wp:effectExtent l="0" t="0" r="2540" b="0"/>
                <wp:wrapNone/>
                <wp:docPr id="199" name="Rectangle 199"/>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6E74E" id="Rectangle 199" o:spid="_x0000_s1026" style="position:absolute;margin-left:176pt;margin-top:207.4pt;width:19.35pt;height:9.3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" fillcolor="#d8d8d8 [2732]" stroked="f" strokeweight="1pt"/>
            </w:pict>
          </mc:Fallback>
        </mc:AlternateContent>
      </w:r>
      <w:r>
        <w:rPr>
          <w:noProof/>
        </w:rPr>
        <mc:AlternateContent>
          <mc:Choice Requires="wps">
            <w:drawing>
              <wp:anchor distT="0" distB="0" distL="114300" distR="114300" simplePos="0" relativeHeight="251742720" behindDoc="0" locked="0" layoutInCell="1" allowOverlap="1" wp14:anchorId="59B8C0C4" wp14:editId="1FC81272">
                <wp:simplePos x="0" y="0"/>
                <wp:positionH relativeFrom="column">
                  <wp:posOffset>257047</wp:posOffset>
                </wp:positionH>
                <wp:positionV relativeFrom="paragraph">
                  <wp:posOffset>2633884</wp:posOffset>
                </wp:positionV>
                <wp:extent cx="245569" cy="118356"/>
                <wp:effectExtent l="0" t="0" r="2540" b="0"/>
                <wp:wrapNone/>
                <wp:docPr id="200" name="Rectangle 200"/>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602B2" id="Rectangle 200" o:spid="_x0000_s1026" style="position:absolute;margin-left:20.25pt;margin-top:207.4pt;width:19.35pt;height:9.3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" fillcolor="#d8d8d8 [2732]" stroked="f" strokeweight="1pt"/>
            </w:pict>
          </mc:Fallback>
        </mc:AlternateContent>
      </w:r>
      <w:r>
        <w:rPr>
          <w:noProof/>
        </w:rPr>
        <mc:AlternateContent>
          <mc:Choice Requires="wps">
            <w:drawing>
              <wp:anchor distT="0" distB="0" distL="114300" distR="114300" simplePos="0" relativeHeight="251743744" behindDoc="0" locked="0" layoutInCell="1" allowOverlap="1" wp14:anchorId="597860D3" wp14:editId="7A276E71">
                <wp:simplePos x="0" y="0"/>
                <wp:positionH relativeFrom="column">
                  <wp:posOffset>1243212</wp:posOffset>
                </wp:positionH>
                <wp:positionV relativeFrom="paragraph">
                  <wp:posOffset>2633874</wp:posOffset>
                </wp:positionV>
                <wp:extent cx="245569" cy="118356"/>
                <wp:effectExtent l="0" t="0" r="2540" b="0"/>
                <wp:wrapNone/>
                <wp:docPr id="201" name="Rectangle 201"/>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BE1CA1" id="Rectangle 201" o:spid="_x0000_s1026" style="position:absolute;margin-left:97.9pt;margin-top:207.4pt;width:19.35pt;height:9.3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" fillcolor="#d8d8d8 [2732]" stroked="f" strokeweight="1pt"/>
            </w:pict>
          </mc:Fallback>
        </mc:AlternateContent>
      </w:r>
      <w:r>
        <w:rPr>
          <w:noProof/>
        </w:rPr>
        <mc:AlternateContent>
          <mc:Choice Requires="wps">
            <w:drawing>
              <wp:anchor distT="0" distB="0" distL="114300" distR="114300" simplePos="0" relativeHeight="251736576" behindDoc="0" locked="0" layoutInCell="1" allowOverlap="1" wp14:anchorId="55C4E58D" wp14:editId="7DA73FD7">
                <wp:simplePos x="0" y="0"/>
                <wp:positionH relativeFrom="column">
                  <wp:posOffset>3227293</wp:posOffset>
                </wp:positionH>
                <wp:positionV relativeFrom="paragraph">
                  <wp:posOffset>2635453</wp:posOffset>
                </wp:positionV>
                <wp:extent cx="245569" cy="118356"/>
                <wp:effectExtent l="0" t="0" r="2540" b="0"/>
                <wp:wrapNone/>
                <wp:docPr id="31" name="Rectangle 31"/>
                <wp:cNvGraphicFramePr/>
                <a:graphic xmlns:a="http://schemas.openxmlformats.org/drawingml/2006/main">
                  <a:graphicData uri="http://schemas.microsoft.com/office/word/2010/wordprocessingShape">
                    <wps:wsp>
                      <wps:cNvSpPr/>
                      <wps:spPr>
                        <a:xfrm>
                          <a:off x="0" y="0"/>
                          <a:ext cx="245569" cy="1183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89DF3D" id="Rectangle 31" o:spid="_x0000_s1026" style="position:absolute;margin-left:254.1pt;margin-top:207.5pt;width:19.35pt;height:9.3pt;z-index:25173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" fillcolor="#d8d8d8 [2732]" stroked="f" strokeweight="1pt"/>
            </w:pict>
          </mc:Fallback>
        </mc:AlternateContent>
      </w:r>
      <w:r>
        <w:rPr>
          <w:noProof/>
        </w:rPr>
        <mc:AlternateContent>
          <mc:Choice Requires="wps">
            <w:drawing>
              <wp:anchor distT="0" distB="0" distL="114300" distR="114300" simplePos="0" relativeHeight="251731456" behindDoc="0" locked="0" layoutInCell="1" allowOverlap="1" wp14:anchorId="14491158" wp14:editId="522B28B8">
                <wp:simplePos x="0" y="0"/>
                <wp:positionH relativeFrom="column">
                  <wp:posOffset>2890621</wp:posOffset>
                </wp:positionH>
                <wp:positionV relativeFrom="paragraph">
                  <wp:posOffset>814029</wp:posOffset>
                </wp:positionV>
                <wp:extent cx="973394" cy="1156274"/>
                <wp:effectExtent l="38100" t="0" r="17780" b="63500"/>
                <wp:wrapNone/>
                <wp:docPr id="26" name="Straight Arrow Connector 26"/>
                <wp:cNvGraphicFramePr/>
                <a:graphic xmlns:a="http://schemas.openxmlformats.org/drawingml/2006/main">
                  <a:graphicData uri="http://schemas.microsoft.com/office/word/2010/wordprocessingShape">
                    <wps:wsp>
                      <wps:cNvCnPr/>
                      <wps:spPr>
                        <a:xfrm flipH="1">
                          <a:off x="0" y="0"/>
                          <a:ext cx="973394" cy="1156274"/>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C8CDF1" id="Straight Arrow Connector 26" o:spid="_x0000_s1026" type="#_x0000_t32" style="position:absolute;margin-left:227.6pt;margin-top:64.1pt;width:76.65pt;height:91.05pt;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" strokecolor="#4472c4 [3204]" strokeweight="2pt">
                <v:stroke endarrow="block" joinstyle="miter"/>
              </v:shape>
            </w:pict>
          </mc:Fallback>
        </mc:AlternateContent>
      </w:r>
      <w:r>
        <w:rPr>
          <w:noProof/>
        </w:rPr>
        <mc:AlternateContent>
          <mc:Choice Requires="wps">
            <w:drawing>
              <wp:anchor distT="0" distB="0" distL="114300" distR="114300" simplePos="0" relativeHeight="251727360" behindDoc="0" locked="0" layoutInCell="1" allowOverlap="1" wp14:anchorId="5CC60D2F" wp14:editId="34F4A4F5">
                <wp:simplePos x="0" y="0"/>
                <wp:positionH relativeFrom="column">
                  <wp:posOffset>2710507</wp:posOffset>
                </wp:positionH>
                <wp:positionV relativeFrom="paragraph">
                  <wp:posOffset>767593</wp:posOffset>
                </wp:positionV>
                <wp:extent cx="1153569" cy="45719"/>
                <wp:effectExtent l="38100" t="38100" r="27940" b="88265"/>
                <wp:wrapNone/>
                <wp:docPr id="21" name="Straight Arrow Connector 21"/>
                <wp:cNvGraphicFramePr/>
                <a:graphic xmlns:a="http://schemas.openxmlformats.org/drawingml/2006/main">
                  <a:graphicData uri="http://schemas.microsoft.com/office/word/2010/wordprocessingShape">
                    <wps:wsp>
                      <wps:cNvCnPr/>
                      <wps:spPr>
                        <a:xfrm flipH="1">
                          <a:off x="0" y="0"/>
                          <a:ext cx="1153569" cy="45719"/>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0F31CE" id="Straight Arrow Connector 21" o:spid="_x0000_s1026" type="#_x0000_t32" style="position:absolute;margin-left:213.45pt;margin-top:60.45pt;width:90.85pt;height:3.6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" strokecolor="#4472c4 [3204]" strokeweight="2pt">
                <v:stroke endarrow="block" joinstyle="miter"/>
              </v:shape>
            </w:pict>
          </mc:Fallback>
        </mc:AlternateContent>
      </w:r>
      <w:r>
        <w:rPr>
          <w:noProof/>
        </w:rPr>
        <mc:AlternateContent>
          <mc:Choice Requires="wps">
            <w:drawing>
              <wp:anchor distT="45720" distB="45720" distL="114300" distR="114300" simplePos="0" relativeHeight="251726336" behindDoc="0" locked="0" layoutInCell="1" allowOverlap="1" wp14:anchorId="28691F86" wp14:editId="63EB2D52">
                <wp:simplePos x="0" y="0"/>
                <wp:positionH relativeFrom="column">
                  <wp:posOffset>3863975</wp:posOffset>
                </wp:positionH>
                <wp:positionV relativeFrom="paragraph">
                  <wp:posOffset>294640</wp:posOffset>
                </wp:positionV>
                <wp:extent cx="2141220" cy="996950"/>
                <wp:effectExtent l="0" t="0" r="11430"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996950"/>
                        </a:xfrm>
                        <a:prstGeom prst="rect">
                          <a:avLst/>
                        </a:prstGeom>
                        <a:solidFill>
                          <a:srgbClr val="FFFFFF"/>
                        </a:solidFill>
                        <a:ln w="19050">
                          <a:solidFill>
                            <a:srgbClr val="0070C0"/>
                          </a:solidFill>
                          <a:miter lim="800000"/>
                          <a:headEnd/>
                          <a:tailEnd/>
                        </a:ln>
                      </wps:spPr>
                      <wps:txbx>
                        <w:txbxContent>
                          <w:p w14:paraId="0984D32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47A65298" w14:textId="77777777" w:rsidR="0082378E" w:rsidRDefault="0082378E" w:rsidP="00377941">
                            <w:pPr>
                              <w:rPr>
                                <w:rFonts w:eastAsia="Times New Roman"/>
                                <w:b/>
                                <w:bCs/>
                                <w:color w:val="000000"/>
                              </w:rPr>
                            </w:pPr>
                            <w:r>
                              <w:rPr>
                                <w:rFonts w:eastAsia="Times New Roman"/>
                                <w:b/>
                                <w:bCs/>
                                <w:color w:val="000000"/>
                              </w:rPr>
                              <w:t>PrecipWs = 645 mm annual mean</w:t>
                            </w:r>
                          </w:p>
                          <w:p w14:paraId="52BB649D" w14:textId="77777777" w:rsidR="0082378E" w:rsidRDefault="0082378E" w:rsidP="00377941">
                            <w:pPr>
                              <w:rPr>
                                <w:rFonts w:eastAsia="Times New Roman"/>
                                <w:b/>
                                <w:bCs/>
                                <w:color w:val="000000"/>
                              </w:rPr>
                            </w:pPr>
                            <w:r>
                              <w:rPr>
                                <w:rFonts w:eastAsia="Times New Roman"/>
                                <w:b/>
                                <w:bCs/>
                                <w:color w:val="000000"/>
                              </w:rPr>
                              <w:t>Base flow index = 62.65%</w:t>
                            </w:r>
                          </w:p>
                          <w:p w14:paraId="7A0FBB3D" w14:textId="77777777" w:rsidR="0082378E" w:rsidRPr="00B97F98" w:rsidRDefault="0082378E" w:rsidP="00377941">
                            <w:pPr>
                              <w:rPr>
                                <w:b/>
                                <w:bCs/>
                              </w:rPr>
                            </w:pPr>
                            <w:r>
                              <w:rPr>
                                <w:rFonts w:eastAsia="Times New Roman"/>
                                <w:b/>
                                <w:bCs/>
                                <w:color w:val="000000"/>
                              </w:rPr>
                              <w:t>Prediction = 7.668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91F86" id="_x0000_s1037" type="#_x0000_t202" style="position:absolute;margin-left:304.25pt;margin-top:23.2pt;width:168.6pt;height:78.5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" strokecolor="#0070c0" strokeweight="1.5pt">
                <v:textbox>
                  <w:txbxContent>
                    <w:p w14:paraId="0984D32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47A65298" w14:textId="77777777" w:rsidR="0082378E" w:rsidRDefault="0082378E" w:rsidP="00377941">
                      <w:pPr>
                        <w:rPr>
                          <w:rFonts w:eastAsia="Times New Roman"/>
                          <w:b/>
                          <w:bCs/>
                          <w:color w:val="000000"/>
                        </w:rPr>
                      </w:pPr>
                      <w:r>
                        <w:rPr>
                          <w:rFonts w:eastAsia="Times New Roman"/>
                          <w:b/>
                          <w:bCs/>
                          <w:color w:val="000000"/>
                        </w:rPr>
                        <w:t>PrecipWs = 645 mm annual mean</w:t>
                      </w:r>
                    </w:p>
                    <w:p w14:paraId="52BB649D" w14:textId="77777777" w:rsidR="0082378E" w:rsidRDefault="0082378E" w:rsidP="00377941">
                      <w:pPr>
                        <w:rPr>
                          <w:rFonts w:eastAsia="Times New Roman"/>
                          <w:b/>
                          <w:bCs/>
                          <w:color w:val="000000"/>
                        </w:rPr>
                      </w:pPr>
                      <w:r>
                        <w:rPr>
                          <w:rFonts w:eastAsia="Times New Roman"/>
                          <w:b/>
                          <w:bCs/>
                          <w:color w:val="000000"/>
                        </w:rPr>
                        <w:t>Base flow index = 62.65%</w:t>
                      </w:r>
                    </w:p>
                    <w:p w14:paraId="7A0FBB3D" w14:textId="77777777" w:rsidR="0082378E" w:rsidRPr="00B97F98" w:rsidRDefault="0082378E" w:rsidP="00377941">
                      <w:pPr>
                        <w:rPr>
                          <w:b/>
                          <w:bCs/>
                        </w:rPr>
                      </w:pPr>
                      <w:r>
                        <w:rPr>
                          <w:rFonts w:eastAsia="Times New Roman"/>
                          <w:b/>
                          <w:bCs/>
                          <w:color w:val="000000"/>
                        </w:rPr>
                        <w:t>Prediction = 7.668</w:t>
                      </w:r>
                    </w:p>
                  </w:txbxContent>
                </v:textbox>
                <w10:wrap type="square"/>
              </v:shape>
            </w:pict>
          </mc:Fallback>
        </mc:AlternateContent>
      </w:r>
      <w:r>
        <w:rPr>
          <w:noProof/>
        </w:rPr>
        <mc:AlternateContent>
          <mc:Choice Requires="wps">
            <w:drawing>
              <wp:anchor distT="0" distB="0" distL="114300" distR="114300" simplePos="0" relativeHeight="251723264" behindDoc="0" locked="0" layoutInCell="1" allowOverlap="1" wp14:anchorId="5036943B" wp14:editId="58E1756C">
                <wp:simplePos x="0" y="0"/>
                <wp:positionH relativeFrom="column">
                  <wp:posOffset>2401037</wp:posOffset>
                </wp:positionH>
                <wp:positionV relativeFrom="paragraph">
                  <wp:posOffset>1970303</wp:posOffset>
                </wp:positionV>
                <wp:extent cx="489647" cy="304800"/>
                <wp:effectExtent l="0" t="0" r="24765" b="19050"/>
                <wp:wrapNone/>
                <wp:docPr id="12" name="Oval 12"/>
                <wp:cNvGraphicFramePr/>
                <a:graphic xmlns:a="http://schemas.openxmlformats.org/drawingml/2006/main">
                  <a:graphicData uri="http://schemas.microsoft.com/office/word/2010/wordprocessingShape">
                    <wps:wsp>
                      <wps:cNvSpPr/>
                      <wps:spPr>
                        <a:xfrm>
                          <a:off x="0" y="0"/>
                          <a:ext cx="489647" cy="304800"/>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CAE535" id="Oval 12" o:spid="_x0000_s1026" style="position:absolute;margin-left:189.05pt;margin-top:155.15pt;width:38.55pt;height:24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22240" behindDoc="0" locked="0" layoutInCell="1" allowOverlap="1" wp14:anchorId="5C628FD7" wp14:editId="4C35229E">
                <wp:simplePos x="0" y="0"/>
                <wp:positionH relativeFrom="column">
                  <wp:posOffset>2099760</wp:posOffset>
                </wp:positionH>
                <wp:positionV relativeFrom="paragraph">
                  <wp:posOffset>689589</wp:posOffset>
                </wp:positionV>
                <wp:extent cx="557509" cy="357894"/>
                <wp:effectExtent l="0" t="0" r="14605" b="23495"/>
                <wp:wrapNone/>
                <wp:docPr id="13" name="Oval 13"/>
                <wp:cNvGraphicFramePr/>
                <a:graphic xmlns:a="http://schemas.openxmlformats.org/drawingml/2006/main">
                  <a:graphicData uri="http://schemas.microsoft.com/office/word/2010/wordprocessingShape">
                    <wps:wsp>
                      <wps:cNvSpPr/>
                      <wps:spPr>
                        <a:xfrm>
                          <a:off x="0" y="0"/>
                          <a:ext cx="557509" cy="357894"/>
                        </a:xfrm>
                        <a:prstGeom prst="ellipse">
                          <a:avLst/>
                        </a:prstGeom>
                        <a:solidFill>
                          <a:schemeClr val="accent1">
                            <a:alpha val="40000"/>
                          </a:schemeClr>
                        </a:solidFill>
                        <a:ln>
                          <a:solidFill>
                            <a:schemeClr val="accent1">
                              <a:shade val="50000"/>
                              <a:alpha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44897" id="Oval 13" o:spid="_x0000_s1026" style="position:absolute;margin-left:165.35pt;margin-top:54.3pt;width:43.9pt;height:28.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" fillcolor="#4472c4 [3204]" strokecolor="#1f3763 [1604]" strokeweight="1pt">
                <v:fill opacity="26214f"/>
                <v:stroke opacity="26214f" joinstyle="miter"/>
              </v:oval>
            </w:pict>
          </mc:Fallback>
        </mc:AlternateContent>
      </w:r>
      <w:r>
        <w:rPr>
          <w:noProof/>
        </w:rPr>
        <mc:AlternateContent>
          <mc:Choice Requires="wps">
            <w:drawing>
              <wp:anchor distT="0" distB="0" distL="114300" distR="114300" simplePos="0" relativeHeight="251744768" behindDoc="0" locked="0" layoutInCell="1" allowOverlap="1" wp14:anchorId="2D7DD660" wp14:editId="4F95E595">
                <wp:simplePos x="0" y="0"/>
                <wp:positionH relativeFrom="column">
                  <wp:posOffset>2100170</wp:posOffset>
                </wp:positionH>
                <wp:positionV relativeFrom="paragraph">
                  <wp:posOffset>2548439</wp:posOffset>
                </wp:positionV>
                <wp:extent cx="520741" cy="361336"/>
                <wp:effectExtent l="0" t="0" r="12700" b="19685"/>
                <wp:wrapNone/>
                <wp:docPr id="16" name="Rectangle 16"/>
                <wp:cNvGraphicFramePr/>
                <a:graphic xmlns:a="http://schemas.openxmlformats.org/drawingml/2006/main">
                  <a:graphicData uri="http://schemas.microsoft.com/office/word/2010/wordprocessingShape">
                    <wps:wsp>
                      <wps:cNvSpPr/>
                      <wps:spPr>
                        <a:xfrm>
                          <a:off x="0" y="0"/>
                          <a:ext cx="520741" cy="361336"/>
                        </a:xfrm>
                        <a:prstGeom prst="rect">
                          <a:avLst/>
                        </a:prstGeom>
                        <a:solidFill>
                          <a:srgbClr val="4472C4">
                            <a:alpha val="3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6B6A3" id="Rectangle 16" o:spid="_x0000_s1026" style="position:absolute;margin-left:165.35pt;margin-top:200.65pt;width:41pt;height:28.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" fillcolor="#4472c4" strokecolor="#2f528f" strokeweight="1pt">
                <v:fill opacity="19789f"/>
              </v:rect>
            </w:pict>
          </mc:Fallback>
        </mc:AlternateContent>
      </w:r>
      <w:r w:rsidRPr="001F03AF">
        <w:rPr>
          <w:noProof/>
        </w:rPr>
        <w:drawing>
          <wp:inline distT="0" distB="0" distL="0" distR="0" wp14:anchorId="4495749F" wp14:editId="34A7DC64">
            <wp:extent cx="3600594" cy="2990973"/>
            <wp:effectExtent l="0" t="0" r="0" b="0"/>
            <wp:docPr id="32" name="Picture 4" descr="Diagram&#10;&#10;Description automatically generated">
              <a:extLst xmlns:a="http://schemas.openxmlformats.org/drawingml/2006/main">
                <a:ext uri="{FF2B5EF4-FFF2-40B4-BE49-F238E27FC236}">
                  <a16:creationId xmlns:a16="http://schemas.microsoft.com/office/drawing/2014/main" id="{6B4F65FF-A3A8-46AC-8A5B-3BA4C15DB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6B4F65FF-A3A8-46AC-8A5B-3BA4C15DB02F}"/>
                        </a:ext>
                      </a:extLst>
                    </pic:cNvPr>
                    <pic:cNvPicPr>
                      <a:picLocks noChangeAspect="1"/>
                    </pic:cNvPicPr>
                  </pic:nvPicPr>
                  <pic:blipFill rotWithShape="1">
                    <a:blip r:embed="rId42">
                      <a:extLst>
                        <a:ext uri="{28A0092B-C50C-407E-A947-70E740481C1C}">
                          <a14:useLocalDpi xmlns:a14="http://schemas.microsoft.com/office/drawing/2010/main" val="0"/>
                        </a:ext>
                      </a:extLst>
                    </a:blip>
                    <a:srcRect l="5399" t="9679" r="8370" b="12499"/>
                    <a:stretch/>
                  </pic:blipFill>
                  <pic:spPr>
                    <a:xfrm>
                      <a:off x="0" y="0"/>
                      <a:ext cx="3606292" cy="2995706"/>
                    </a:xfrm>
                    <a:prstGeom prst="rect">
                      <a:avLst/>
                    </a:prstGeom>
                  </pic:spPr>
                </pic:pic>
              </a:graphicData>
            </a:graphic>
          </wp:inline>
        </w:drawing>
      </w:r>
    </w:p>
    <w:p w14:paraId="3B66A9F4" w14:textId="77777777" w:rsidR="00377941" w:rsidRDefault="00377941" w:rsidP="00377941"/>
    <w:p w14:paraId="6C92C24A" w14:textId="77777777" w:rsidR="00377941" w:rsidRDefault="00377941" w:rsidP="00377941"/>
    <w:p w14:paraId="55348A1E" w14:textId="77777777" w:rsidR="00377941" w:rsidRPr="001F03AF" w:rsidRDefault="00377941" w:rsidP="00377941">
      <w:r>
        <w:rPr>
          <w:noProof/>
        </w:rPr>
        <mc:AlternateContent>
          <mc:Choice Requires="wps">
            <w:drawing>
              <wp:anchor distT="0" distB="0" distL="114300" distR="114300" simplePos="0" relativeHeight="251748864" behindDoc="0" locked="0" layoutInCell="1" allowOverlap="1" wp14:anchorId="26BEBFFF" wp14:editId="7ED8610A">
                <wp:simplePos x="0" y="0"/>
                <wp:positionH relativeFrom="column">
                  <wp:posOffset>1467650</wp:posOffset>
                </wp:positionH>
                <wp:positionV relativeFrom="paragraph">
                  <wp:posOffset>2684268</wp:posOffset>
                </wp:positionV>
                <wp:extent cx="245569" cy="118356"/>
                <wp:effectExtent l="0" t="0" r="2540" b="0"/>
                <wp:wrapNone/>
                <wp:docPr id="197" name="Rectangle 197"/>
                <wp:cNvGraphicFramePr/>
                <a:graphic xmlns:a="http://schemas.openxmlformats.org/drawingml/2006/main">
                  <a:graphicData uri="http://schemas.microsoft.com/office/word/2010/wordprocessingShape">
                    <wps:wsp>
                      <wps:cNvSpPr/>
                      <wps:spPr>
                        <a:xfrm>
                          <a:off x="0" y="0"/>
                          <a:ext cx="245569" cy="118356"/>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2ACEA" id="Rectangle 197" o:spid="_x0000_s1026" style="position:absolute;margin-left:115.55pt;margin-top:211.35pt;width:19.35pt;height:9.3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" fillcolor="#d9d9d9" stroked="f" strokeweight="1pt"/>
            </w:pict>
          </mc:Fallback>
        </mc:AlternateContent>
      </w:r>
      <w:r>
        <w:rPr>
          <w:noProof/>
        </w:rPr>
        <mc:AlternateContent>
          <mc:Choice Requires="wps">
            <w:drawing>
              <wp:anchor distT="0" distB="0" distL="114300" distR="114300" simplePos="0" relativeHeight="251747840" behindDoc="0" locked="0" layoutInCell="1" allowOverlap="1" wp14:anchorId="4E0FC0CE" wp14:editId="4D64888F">
                <wp:simplePos x="0" y="0"/>
                <wp:positionH relativeFrom="column">
                  <wp:posOffset>169049</wp:posOffset>
                </wp:positionH>
                <wp:positionV relativeFrom="paragraph">
                  <wp:posOffset>2700116</wp:posOffset>
                </wp:positionV>
                <wp:extent cx="199006" cy="76840"/>
                <wp:effectExtent l="0" t="0" r="0" b="0"/>
                <wp:wrapNone/>
                <wp:docPr id="198" name="Rectangle 198"/>
                <wp:cNvGraphicFramePr/>
                <a:graphic xmlns:a="http://schemas.openxmlformats.org/drawingml/2006/main">
                  <a:graphicData uri="http://schemas.microsoft.com/office/word/2010/wordprocessingShape">
                    <wps:wsp>
                      <wps:cNvSpPr/>
                      <wps:spPr>
                        <a:xfrm>
                          <a:off x="0" y="0"/>
                          <a:ext cx="199006" cy="76840"/>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57DEA" id="Rectangle 198" o:spid="_x0000_s1026" style="position:absolute;margin-left:13.3pt;margin-top:212.6pt;width:15.65pt;height:6.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" fillcolor="#d9d9d9" stroked="f" strokeweight="1pt"/>
            </w:pict>
          </mc:Fallback>
        </mc:AlternateContent>
      </w:r>
      <w:r>
        <w:rPr>
          <w:noProof/>
        </w:rPr>
        <mc:AlternateContent>
          <mc:Choice Requires="wps">
            <w:drawing>
              <wp:anchor distT="0" distB="0" distL="114300" distR="114300" simplePos="0" relativeHeight="251746816" behindDoc="0" locked="0" layoutInCell="1" allowOverlap="1" wp14:anchorId="24D7BB1B" wp14:editId="0331B688">
                <wp:simplePos x="0" y="0"/>
                <wp:positionH relativeFrom="column">
                  <wp:posOffset>2781621</wp:posOffset>
                </wp:positionH>
                <wp:positionV relativeFrom="paragraph">
                  <wp:posOffset>1439518</wp:posOffset>
                </wp:positionV>
                <wp:extent cx="230521" cy="122945"/>
                <wp:effectExtent l="0" t="0" r="0" b="0"/>
                <wp:wrapNone/>
                <wp:docPr id="196" name="Rectangle 196"/>
                <wp:cNvGraphicFramePr/>
                <a:graphic xmlns:a="http://schemas.openxmlformats.org/drawingml/2006/main">
                  <a:graphicData uri="http://schemas.microsoft.com/office/word/2010/wordprocessingShape">
                    <wps:wsp>
                      <wps:cNvSpPr/>
                      <wps:spPr>
                        <a:xfrm flipV="1">
                          <a:off x="0" y="0"/>
                          <a:ext cx="230521" cy="122945"/>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88AE1" id="Rectangle 196" o:spid="_x0000_s1026" style="position:absolute;margin-left:219.05pt;margin-top:113.35pt;width:18.15pt;height:9.7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" fillcolor="#d9d9d9" stroked="f" strokeweight="1pt"/>
            </w:pict>
          </mc:Fallback>
        </mc:AlternateContent>
      </w:r>
      <w:r>
        <w:rPr>
          <w:noProof/>
        </w:rPr>
        <mc:AlternateContent>
          <mc:Choice Requires="wps">
            <w:drawing>
              <wp:anchor distT="0" distB="0" distL="114300" distR="114300" simplePos="0" relativeHeight="251734528" behindDoc="0" locked="0" layoutInCell="1" allowOverlap="1" wp14:anchorId="253429F8" wp14:editId="5D3AC92A">
                <wp:simplePos x="0" y="0"/>
                <wp:positionH relativeFrom="column">
                  <wp:posOffset>1536536</wp:posOffset>
                </wp:positionH>
                <wp:positionV relativeFrom="paragraph">
                  <wp:posOffset>843608</wp:posOffset>
                </wp:positionV>
                <wp:extent cx="2368837" cy="1209265"/>
                <wp:effectExtent l="38100" t="0" r="31750" b="48260"/>
                <wp:wrapNone/>
                <wp:docPr id="29" name="Straight Arrow Connector 29"/>
                <wp:cNvGraphicFramePr/>
                <a:graphic xmlns:a="http://schemas.openxmlformats.org/drawingml/2006/main">
                  <a:graphicData uri="http://schemas.microsoft.com/office/word/2010/wordprocessingShape">
                    <wps:wsp>
                      <wps:cNvCnPr/>
                      <wps:spPr>
                        <a:xfrm flipH="1">
                          <a:off x="0" y="0"/>
                          <a:ext cx="2368837" cy="1209265"/>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070824" id="Straight Arrow Connector 29" o:spid="_x0000_s1026" type="#_x0000_t32" style="position:absolute;margin-left:121pt;margin-top:66.45pt;width:186.5pt;height:95.2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" strokecolor="#4472c4 [3204]" strokeweight="2pt">
                <v:stroke endarrow="block" joinstyle="miter"/>
              </v:shape>
            </w:pict>
          </mc:Fallback>
        </mc:AlternateContent>
      </w:r>
      <w:r>
        <w:rPr>
          <w:noProof/>
        </w:rPr>
        <mc:AlternateContent>
          <mc:Choice Requires="wps">
            <w:drawing>
              <wp:anchor distT="0" distB="0" distL="114300" distR="114300" simplePos="0" relativeHeight="251733504" behindDoc="0" locked="0" layoutInCell="1" allowOverlap="1" wp14:anchorId="33443856" wp14:editId="5B31FA2E">
                <wp:simplePos x="0" y="0"/>
                <wp:positionH relativeFrom="column">
                  <wp:posOffset>1970385</wp:posOffset>
                </wp:positionH>
                <wp:positionV relativeFrom="paragraph">
                  <wp:posOffset>781419</wp:posOffset>
                </wp:positionV>
                <wp:extent cx="1934578" cy="115283"/>
                <wp:effectExtent l="38100" t="0" r="27940" b="94615"/>
                <wp:wrapNone/>
                <wp:docPr id="28" name="Straight Arrow Connector 28"/>
                <wp:cNvGraphicFramePr/>
                <a:graphic xmlns:a="http://schemas.openxmlformats.org/drawingml/2006/main">
                  <a:graphicData uri="http://schemas.microsoft.com/office/word/2010/wordprocessingShape">
                    <wps:wsp>
                      <wps:cNvCnPr/>
                      <wps:spPr>
                        <a:xfrm flipH="1">
                          <a:off x="0" y="0"/>
                          <a:ext cx="1934578" cy="115283"/>
                        </a:xfrm>
                        <a:prstGeom prst="straightConnector1">
                          <a:avLst/>
                        </a:prstGeom>
                        <a:noFill/>
                        <a:ln w="25400" cap="flat" cmpd="sng" algn="ctr">
                          <a:solidFill>
                            <a:schemeClr val="accent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B2CCF5" id="Straight Arrow Connector 28" o:spid="_x0000_s1026" type="#_x0000_t32" style="position:absolute;margin-left:155.15pt;margin-top:61.55pt;width:152.35pt;height:9.1pt;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" strokecolor="#4472c4 [3204]" strokeweight="2pt">
                <v:stroke endarrow="block" joinstyle="miter"/>
              </v:shape>
            </w:pict>
          </mc:Fallback>
        </mc:AlternateContent>
      </w:r>
      <w:r>
        <w:rPr>
          <w:noProof/>
        </w:rPr>
        <mc:AlternateContent>
          <mc:Choice Requires="wps">
            <w:drawing>
              <wp:anchor distT="45720" distB="45720" distL="114300" distR="114300" simplePos="0" relativeHeight="251732480" behindDoc="0" locked="0" layoutInCell="1" allowOverlap="1" wp14:anchorId="2757A6BB" wp14:editId="68A41C9D">
                <wp:simplePos x="0" y="0"/>
                <wp:positionH relativeFrom="column">
                  <wp:posOffset>3905250</wp:posOffset>
                </wp:positionH>
                <wp:positionV relativeFrom="paragraph">
                  <wp:posOffset>389255</wp:posOffset>
                </wp:positionV>
                <wp:extent cx="2146935" cy="996950"/>
                <wp:effectExtent l="0" t="0" r="24765" b="127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996950"/>
                        </a:xfrm>
                        <a:prstGeom prst="rect">
                          <a:avLst/>
                        </a:prstGeom>
                        <a:solidFill>
                          <a:srgbClr val="FFFFFF"/>
                        </a:solidFill>
                        <a:ln w="19050">
                          <a:solidFill>
                            <a:srgbClr val="0070C0"/>
                          </a:solidFill>
                          <a:miter lim="800000"/>
                          <a:headEnd/>
                          <a:tailEnd/>
                        </a:ln>
                      </wps:spPr>
                      <wps:txbx>
                        <w:txbxContent>
                          <w:p w14:paraId="488F1C0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5341988" w14:textId="77777777" w:rsidR="0082378E" w:rsidRDefault="0082378E" w:rsidP="00377941">
                            <w:pPr>
                              <w:rPr>
                                <w:rFonts w:eastAsia="Times New Roman"/>
                                <w:b/>
                                <w:bCs/>
                                <w:color w:val="000000"/>
                              </w:rPr>
                            </w:pPr>
                            <w:r>
                              <w:rPr>
                                <w:rFonts w:eastAsia="Times New Roman"/>
                                <w:b/>
                                <w:bCs/>
                                <w:color w:val="000000"/>
                              </w:rPr>
                              <w:t>TmeanWS = 1.77</w:t>
                            </w:r>
                          </w:p>
                          <w:p w14:paraId="2AC44515" w14:textId="77777777" w:rsidR="0082378E" w:rsidRDefault="0082378E" w:rsidP="00377941">
                            <w:pPr>
                              <w:rPr>
                                <w:rFonts w:eastAsia="Times New Roman"/>
                                <w:b/>
                                <w:bCs/>
                                <w:color w:val="000000"/>
                              </w:rPr>
                            </w:pPr>
                            <w:r>
                              <w:rPr>
                                <w:rFonts w:eastAsia="Times New Roman"/>
                                <w:b/>
                                <w:bCs/>
                                <w:color w:val="000000"/>
                              </w:rPr>
                              <w:t>PrecipWs = 645 mm annual mean</w:t>
                            </w:r>
                          </w:p>
                          <w:p w14:paraId="469B05D4" w14:textId="77777777" w:rsidR="0082378E" w:rsidRPr="00B97F98" w:rsidRDefault="0082378E" w:rsidP="00377941">
                            <w:pPr>
                              <w:rPr>
                                <w:b/>
                                <w:bCs/>
                              </w:rPr>
                            </w:pPr>
                            <w:r>
                              <w:rPr>
                                <w:rFonts w:eastAsia="Times New Roman"/>
                                <w:b/>
                                <w:bCs/>
                                <w:color w:val="000000"/>
                              </w:rPr>
                              <w:t>Prediction = 11.913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7A6BB" id="_x0000_s1038" type="#_x0000_t202" style="position:absolute;margin-left:307.5pt;margin-top:30.65pt;width:169.05pt;height:7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" strokecolor="#0070c0" strokeweight="1.5pt">
                <v:textbox>
                  <w:txbxContent>
                    <w:p w14:paraId="488F1C0E" w14:textId="77777777" w:rsidR="0082378E" w:rsidRDefault="0082378E" w:rsidP="00377941">
                      <w:pPr>
                        <w:rPr>
                          <w:rFonts w:eastAsia="Times New Roman"/>
                          <w:b/>
                          <w:bCs/>
                          <w:color w:val="000000"/>
                        </w:rPr>
                      </w:pPr>
                      <w:r w:rsidRPr="00044C17">
                        <w:rPr>
                          <w:rFonts w:eastAsia="Times New Roman"/>
                          <w:b/>
                          <w:bCs/>
                          <w:color w:val="000000"/>
                        </w:rPr>
                        <w:t>MRC0127</w:t>
                      </w:r>
                      <w:r w:rsidRPr="00B97F98">
                        <w:rPr>
                          <w:rFonts w:eastAsia="Times New Roman"/>
                          <w:b/>
                          <w:bCs/>
                          <w:color w:val="000000"/>
                        </w:rPr>
                        <w:t xml:space="preserve"> sample value</w:t>
                      </w:r>
                      <w:r>
                        <w:rPr>
                          <w:rFonts w:eastAsia="Times New Roman"/>
                          <w:b/>
                          <w:bCs/>
                          <w:color w:val="000000"/>
                        </w:rPr>
                        <w:t>s</w:t>
                      </w:r>
                      <w:r w:rsidRPr="00B97F98">
                        <w:rPr>
                          <w:rFonts w:eastAsia="Times New Roman"/>
                          <w:b/>
                          <w:bCs/>
                          <w:color w:val="000000"/>
                        </w:rPr>
                        <w:t xml:space="preserve"> follow blue shapes</w:t>
                      </w:r>
                      <w:r>
                        <w:rPr>
                          <w:rFonts w:eastAsia="Times New Roman"/>
                          <w:b/>
                          <w:bCs/>
                          <w:color w:val="000000"/>
                        </w:rPr>
                        <w:t>:</w:t>
                      </w:r>
                    </w:p>
                    <w:p w14:paraId="35341988" w14:textId="77777777" w:rsidR="0082378E" w:rsidRDefault="0082378E" w:rsidP="00377941">
                      <w:pPr>
                        <w:rPr>
                          <w:rFonts w:eastAsia="Times New Roman"/>
                          <w:b/>
                          <w:bCs/>
                          <w:color w:val="000000"/>
                        </w:rPr>
                      </w:pPr>
                      <w:r>
                        <w:rPr>
                          <w:rFonts w:eastAsia="Times New Roman"/>
                          <w:b/>
                          <w:bCs/>
                          <w:color w:val="000000"/>
                        </w:rPr>
                        <w:t>TmeanWS = 1.77</w:t>
                      </w:r>
                    </w:p>
                    <w:p w14:paraId="2AC44515" w14:textId="77777777" w:rsidR="0082378E" w:rsidRDefault="0082378E" w:rsidP="00377941">
                      <w:pPr>
                        <w:rPr>
                          <w:rFonts w:eastAsia="Times New Roman"/>
                          <w:b/>
                          <w:bCs/>
                          <w:color w:val="000000"/>
                        </w:rPr>
                      </w:pPr>
                      <w:r>
                        <w:rPr>
                          <w:rFonts w:eastAsia="Times New Roman"/>
                          <w:b/>
                          <w:bCs/>
                          <w:color w:val="000000"/>
                        </w:rPr>
                        <w:t>PrecipWs = 645 mm annual mean</w:t>
                      </w:r>
                    </w:p>
                    <w:p w14:paraId="469B05D4" w14:textId="77777777" w:rsidR="0082378E" w:rsidRPr="00B97F98" w:rsidRDefault="0082378E" w:rsidP="00377941">
                      <w:pPr>
                        <w:rPr>
                          <w:b/>
                          <w:bCs/>
                        </w:rPr>
                      </w:pPr>
                      <w:r>
                        <w:rPr>
                          <w:rFonts w:eastAsia="Times New Roman"/>
                          <w:b/>
                          <w:bCs/>
                          <w:color w:val="000000"/>
                        </w:rPr>
                        <w:t>Prediction = 11.913</w:t>
                      </w:r>
                    </w:p>
                  </w:txbxContent>
                </v:textbox>
                <w10:wrap type="square"/>
              </v:shape>
            </w:pict>
          </mc:Fallback>
        </mc:AlternateContent>
      </w:r>
      <w:r>
        <w:rPr>
          <w:noProof/>
        </w:rPr>
        <mc:AlternateContent>
          <mc:Choice Requires="wps">
            <w:drawing>
              <wp:anchor distT="0" distB="0" distL="114300" distR="114300" simplePos="0" relativeHeight="251749888" behindDoc="0" locked="0" layoutInCell="1" allowOverlap="1" wp14:anchorId="7AEA9437" wp14:editId="1444F260">
                <wp:simplePos x="0" y="0"/>
                <wp:positionH relativeFrom="column">
                  <wp:posOffset>1339154</wp:posOffset>
                </wp:positionH>
                <wp:positionV relativeFrom="paragraph">
                  <wp:posOffset>2601614</wp:posOffset>
                </wp:positionV>
                <wp:extent cx="502285" cy="359861"/>
                <wp:effectExtent l="0" t="0" r="12065" b="21590"/>
                <wp:wrapNone/>
                <wp:docPr id="17" name="Rectangle 17"/>
                <wp:cNvGraphicFramePr/>
                <a:graphic xmlns:a="http://schemas.openxmlformats.org/drawingml/2006/main">
                  <a:graphicData uri="http://schemas.microsoft.com/office/word/2010/wordprocessingShape">
                    <wps:wsp>
                      <wps:cNvSpPr/>
                      <wps:spPr>
                        <a:xfrm>
                          <a:off x="0" y="0"/>
                          <a:ext cx="502285" cy="359861"/>
                        </a:xfrm>
                        <a:prstGeom prst="rect">
                          <a:avLst/>
                        </a:prstGeom>
                        <a:solidFill>
                          <a:srgbClr val="4472C4">
                            <a:alpha val="3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1DFEE" id="Rectangle 17" o:spid="_x0000_s1026" style="position:absolute;margin-left:105.45pt;margin-top:204.85pt;width:39.55pt;height:28.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" fillcolor="#4472c4" strokecolor="#2f528f" strokeweight="1pt">
                <v:fill opacity="19789f"/>
              </v:rect>
            </w:pict>
          </mc:Fallback>
        </mc:AlternateContent>
      </w:r>
      <w:r>
        <w:rPr>
          <w:noProof/>
        </w:rPr>
        <mc:AlternateContent>
          <mc:Choice Requires="wps">
            <w:drawing>
              <wp:anchor distT="0" distB="0" distL="114300" distR="114300" simplePos="0" relativeHeight="251730432" behindDoc="0" locked="0" layoutInCell="1" allowOverlap="1" wp14:anchorId="34131209" wp14:editId="5AA7AFD8">
                <wp:simplePos x="0" y="0"/>
                <wp:positionH relativeFrom="column">
                  <wp:posOffset>1002890</wp:posOffset>
                </wp:positionH>
                <wp:positionV relativeFrom="paragraph">
                  <wp:posOffset>1999881</wp:posOffset>
                </wp:positionV>
                <wp:extent cx="595466" cy="340196"/>
                <wp:effectExtent l="0" t="0" r="14605" b="22225"/>
                <wp:wrapNone/>
                <wp:docPr id="24" name="Oval 24"/>
                <wp:cNvGraphicFramePr/>
                <a:graphic xmlns:a="http://schemas.openxmlformats.org/drawingml/2006/main">
                  <a:graphicData uri="http://schemas.microsoft.com/office/word/2010/wordprocessingShape">
                    <wps:wsp>
                      <wps:cNvSpPr/>
                      <wps:spPr>
                        <a:xfrm>
                          <a:off x="0" y="0"/>
                          <a:ext cx="595466" cy="340196"/>
                        </a:xfrm>
                        <a:prstGeom prst="ellipse">
                          <a:avLst/>
                        </a:prstGeom>
                        <a:solidFill>
                          <a:srgbClr val="4472C4">
                            <a:alpha val="40000"/>
                          </a:srgbClr>
                        </a:solidFill>
                        <a:ln w="12700" cap="flat" cmpd="sng" algn="ctr">
                          <a:solidFill>
                            <a:srgbClr val="4472C4">
                              <a:shade val="50000"/>
                              <a:alpha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6B082" id="Oval 24" o:spid="_x0000_s1026" style="position:absolute;margin-left:78.95pt;margin-top:157.45pt;width:46.9pt;height:2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" fillcolor="#4472c4" strokecolor="#2f528f" strokeweight="1pt">
                <v:fill opacity="26214f"/>
                <v:stroke opacity="26214f" joinstyle="miter"/>
              </v:oval>
            </w:pict>
          </mc:Fallback>
        </mc:AlternateContent>
      </w:r>
      <w:r>
        <w:rPr>
          <w:noProof/>
        </w:rPr>
        <mc:AlternateContent>
          <mc:Choice Requires="wps">
            <w:drawing>
              <wp:anchor distT="0" distB="0" distL="114300" distR="114300" simplePos="0" relativeHeight="251729408" behindDoc="0" locked="0" layoutInCell="1" allowOverlap="1" wp14:anchorId="6E11E3BB" wp14:editId="3F5A7D36">
                <wp:simplePos x="0" y="0"/>
                <wp:positionH relativeFrom="column">
                  <wp:posOffset>1392247</wp:posOffset>
                </wp:positionH>
                <wp:positionV relativeFrom="paragraph">
                  <wp:posOffset>784614</wp:posOffset>
                </wp:positionV>
                <wp:extent cx="489647" cy="304800"/>
                <wp:effectExtent l="0" t="0" r="24765" b="19050"/>
                <wp:wrapNone/>
                <wp:docPr id="23" name="Oval 23"/>
                <wp:cNvGraphicFramePr/>
                <a:graphic xmlns:a="http://schemas.openxmlformats.org/drawingml/2006/main">
                  <a:graphicData uri="http://schemas.microsoft.com/office/word/2010/wordprocessingShape">
                    <wps:wsp>
                      <wps:cNvSpPr/>
                      <wps:spPr>
                        <a:xfrm>
                          <a:off x="0" y="0"/>
                          <a:ext cx="489647" cy="304800"/>
                        </a:xfrm>
                        <a:prstGeom prst="ellipse">
                          <a:avLst/>
                        </a:prstGeom>
                        <a:solidFill>
                          <a:srgbClr val="4472C4">
                            <a:alpha val="40000"/>
                          </a:srgbClr>
                        </a:solidFill>
                        <a:ln w="12700" cap="flat" cmpd="sng" algn="ctr">
                          <a:solidFill>
                            <a:srgbClr val="4472C4">
                              <a:shade val="50000"/>
                              <a:alpha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79E06A" id="Oval 23" o:spid="_x0000_s1026" style="position:absolute;margin-left:109.65pt;margin-top:61.8pt;width:38.55pt;height:24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" fillcolor="#4472c4" strokecolor="#2f528f" strokeweight="1pt">
                <v:fill opacity="26214f"/>
                <v:stroke opacity="26214f" joinstyle="miter"/>
              </v:oval>
            </w:pict>
          </mc:Fallback>
        </mc:AlternateContent>
      </w:r>
      <w:r w:rsidRPr="001F03AF">
        <w:rPr>
          <w:noProof/>
        </w:rPr>
        <w:drawing>
          <wp:inline distT="0" distB="0" distL="0" distR="0" wp14:anchorId="0D825943" wp14:editId="5CA70E3E">
            <wp:extent cx="3172668" cy="3033195"/>
            <wp:effectExtent l="0" t="0" r="8890" b="0"/>
            <wp:docPr id="7" name="Picture 6" descr="Diagram&#10;&#10;Description automatically generated">
              <a:extLst xmlns:a="http://schemas.openxmlformats.org/drawingml/2006/main">
                <a:ext uri="{FF2B5EF4-FFF2-40B4-BE49-F238E27FC236}">
                  <a16:creationId xmlns:a16="http://schemas.microsoft.com/office/drawing/2014/main" id="{92A61D62-28DD-4892-9355-A6784C562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92A61D62-28DD-4892-9355-A6784C562BA6}"/>
                        </a:ext>
                      </a:extLst>
                    </pic:cNvPr>
                    <pic:cNvPicPr>
                      <a:picLocks noChangeAspect="1"/>
                    </pic:cNvPicPr>
                  </pic:nvPicPr>
                  <pic:blipFill rotWithShape="1">
                    <a:blip r:embed="rId43">
                      <a:extLst>
                        <a:ext uri="{28A0092B-C50C-407E-A947-70E740481C1C}">
                          <a14:useLocalDpi xmlns:a14="http://schemas.microsoft.com/office/drawing/2010/main" val="0"/>
                        </a:ext>
                      </a:extLst>
                    </a:blip>
                    <a:srcRect l="11873" t="8426" r="12088" b="12595"/>
                    <a:stretch/>
                  </pic:blipFill>
                  <pic:spPr>
                    <a:xfrm>
                      <a:off x="0" y="0"/>
                      <a:ext cx="3178700" cy="3038962"/>
                    </a:xfrm>
                    <a:prstGeom prst="rect">
                      <a:avLst/>
                    </a:prstGeom>
                  </pic:spPr>
                </pic:pic>
              </a:graphicData>
            </a:graphic>
          </wp:inline>
        </w:drawing>
      </w:r>
    </w:p>
    <w:p w14:paraId="5BA376D7" w14:textId="77777777" w:rsidR="00377941" w:rsidRPr="00CF0CDA" w:rsidRDefault="00377941" w:rsidP="00377941">
      <w:pPr>
        <w:rPr>
          <w:i/>
          <w:iCs/>
          <w:color w:val="44546A" w:themeColor="text2"/>
          <w:sz w:val="18"/>
          <w:szCs w:val="18"/>
        </w:rPr>
      </w:pPr>
      <w:r w:rsidRPr="00CF0CDA">
        <w:rPr>
          <w:i/>
          <w:iCs/>
          <w:color w:val="44546A" w:themeColor="text2"/>
          <w:sz w:val="18"/>
          <w:szCs w:val="18"/>
        </w:rPr>
        <w:t xml:space="preserve">Figure </w:t>
      </w:r>
      <w:r>
        <w:rPr>
          <w:i/>
          <w:iCs/>
          <w:color w:val="44546A" w:themeColor="text2"/>
          <w:sz w:val="18"/>
          <w:szCs w:val="18"/>
        </w:rPr>
        <w:t>__-</w:t>
      </w:r>
      <w:r w:rsidRPr="00CF0CDA">
        <w:rPr>
          <w:i/>
          <w:iCs/>
          <w:color w:val="44546A" w:themeColor="text2"/>
          <w:sz w:val="18"/>
          <w:szCs w:val="18"/>
        </w:rPr>
        <w:t>2, continued.</w:t>
      </w:r>
    </w:p>
    <w:p w14:paraId="2912FD0F" w14:textId="77777777" w:rsidR="00377941" w:rsidRDefault="00377941" w:rsidP="00377941"/>
    <w:p w14:paraId="5882F1F4" w14:textId="77777777" w:rsidR="00377941" w:rsidRDefault="00377941" w:rsidP="00377941">
      <w:r>
        <w:t xml:space="preserve">For the Example, the predicted </w:t>
      </w:r>
      <w:r w:rsidRPr="00B90512">
        <w:t>pt_H_WDEQ_34</w:t>
      </w:r>
      <w:r>
        <w:t xml:space="preserve"> value is based on the average of the values from the terminal nodes of each tree in the random forest </w:t>
      </w:r>
      <w:r w:rsidRPr="00E17297">
        <w:rPr>
          <w:i/>
          <w:iCs/>
        </w:rPr>
        <w:t>(= (16 + 7.7 + 11.9)/3 = 11.87)</w:t>
      </w:r>
      <w:r>
        <w:t>.</w:t>
      </w:r>
    </w:p>
    <w:p w14:paraId="3288FEC0" w14:textId="77777777" w:rsidR="00377941" w:rsidRDefault="00377941" w:rsidP="00377941">
      <w:r>
        <w:t>Adjusted value (on a new scale centered ~0) = observed value – predicted value = 5.56-11.87 = - 6.31</w:t>
      </w:r>
    </w:p>
    <w:p w14:paraId="4CA1CECF" w14:textId="77777777" w:rsidR="00377941" w:rsidRDefault="00377941" w:rsidP="00377941"/>
    <w:p w14:paraId="7687CAD7" w14:textId="77777777" w:rsidR="00377941" w:rsidRDefault="00377941" w:rsidP="00377941">
      <w:pPr>
        <w:keepNext/>
      </w:pPr>
      <w:r>
        <w:rPr>
          <w:noProof/>
        </w:rPr>
        <w:drawing>
          <wp:inline distT="0" distB="0" distL="0" distR="0" wp14:anchorId="0FDA557D" wp14:editId="460E64A4">
            <wp:extent cx="5943600" cy="2670356"/>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44">
                      <a:extLst>
                        <a:ext uri="{28A0092B-C50C-407E-A947-70E740481C1C}">
                          <a14:useLocalDpi xmlns:a14="http://schemas.microsoft.com/office/drawing/2010/main" val="0"/>
                        </a:ext>
                      </a:extLst>
                    </a:blip>
                    <a:srcRect t="4664"/>
                    <a:stretch/>
                  </pic:blipFill>
                  <pic:spPr bwMode="auto">
                    <a:xfrm>
                      <a:off x="0" y="0"/>
                      <a:ext cx="5943600" cy="2670356"/>
                    </a:xfrm>
                    <a:prstGeom prst="rect">
                      <a:avLst/>
                    </a:prstGeom>
                    <a:ln>
                      <a:noFill/>
                    </a:ln>
                    <a:extLst>
                      <a:ext uri="{53640926-AAD7-44D8-BBD7-CCE9431645EC}">
                        <a14:shadowObscured xmlns:a14="http://schemas.microsoft.com/office/drawing/2010/main"/>
                      </a:ext>
                    </a:extLst>
                  </pic:spPr>
                </pic:pic>
              </a:graphicData>
            </a:graphic>
          </wp:inline>
        </w:drawing>
      </w:r>
    </w:p>
    <w:p w14:paraId="527D8CAC" w14:textId="67EC7A79" w:rsidR="00377941" w:rsidRPr="00CF0CDA" w:rsidRDefault="00377941" w:rsidP="00377941">
      <w:pPr>
        <w:pStyle w:val="Caption"/>
      </w:pPr>
      <w:bookmarkStart w:id="922" w:name="_Ref102568716"/>
      <w:bookmarkStart w:id="923" w:name="_Toc104903226"/>
      <w:bookmarkStart w:id="924" w:name="_Toc104959281"/>
      <w:r w:rsidRPr="00CF0CDA">
        <w:t xml:space="preserve">Figure </w:t>
      </w:r>
      <w:r>
        <w:t>__-3</w:t>
      </w:r>
      <w:r w:rsidR="00164D98">
        <w:fldChar w:fldCharType="begin"/>
      </w:r>
      <w:r w:rsidR="00164D98">
        <w:instrText xml:space="preserve"> SEQ Figure \* ARABIC </w:instrText>
      </w:r>
      <w:r w:rsidR="00164D98">
        <w:fldChar w:fldCharType="separate"/>
      </w:r>
      <w:r w:rsidR="00FE4DC4">
        <w:rPr>
          <w:noProof/>
        </w:rPr>
        <w:t>12</w:t>
      </w:r>
      <w:r w:rsidR="00164D98">
        <w:rPr>
          <w:noProof/>
        </w:rPr>
        <w:fldChar w:fldCharType="end"/>
      </w:r>
      <w:bookmarkEnd w:id="922"/>
      <w:r w:rsidRPr="00CF0CDA">
        <w:t xml:space="preserve">. </w:t>
      </w:r>
      <w:r>
        <w:t>R</w:t>
      </w:r>
      <w:r w:rsidRPr="00CF0CDA">
        <w:t>andom forest (RF) predictions (left) and final, adjusted metric values (right). Sample illustrated above in red.</w:t>
      </w:r>
      <w:bookmarkEnd w:id="923"/>
      <w:bookmarkEnd w:id="924"/>
    </w:p>
    <w:p w14:paraId="358A71FC" w14:textId="77777777" w:rsidR="00377941" w:rsidRDefault="00377941" w:rsidP="00377941"/>
    <w:p w14:paraId="1B439FAC" w14:textId="77777777" w:rsidR="00377941" w:rsidRPr="00A507E5" w:rsidRDefault="00377941" w:rsidP="00377941">
      <w:pPr>
        <w:rPr>
          <w:color w:val="0070C0"/>
          <w:sz w:val="32"/>
          <w:szCs w:val="32"/>
        </w:rPr>
      </w:pPr>
      <w:r w:rsidRPr="00A507E5">
        <w:rPr>
          <w:color w:val="0070C0"/>
          <w:sz w:val="32"/>
          <w:szCs w:val="32"/>
        </w:rPr>
        <w:t>Summary</w:t>
      </w:r>
    </w:p>
    <w:p w14:paraId="0C515C22" w14:textId="77777777" w:rsidR="00377941" w:rsidRDefault="00377941" w:rsidP="00377941">
      <w:pPr>
        <w:rPr>
          <w:color w:val="FF0000"/>
        </w:rPr>
      </w:pPr>
      <w:r>
        <w:rPr>
          <w:color w:val="FF0000"/>
        </w:rPr>
        <w:t xml:space="preserve"> </w:t>
      </w:r>
      <w:r w:rsidRPr="004A28C8">
        <w:t>To adjust diatom metrics with RF:</w:t>
      </w:r>
    </w:p>
    <w:p w14:paraId="2848453E" w14:textId="77777777" w:rsidR="00377941" w:rsidRPr="00883B67" w:rsidRDefault="00377941" w:rsidP="00377941">
      <w:pPr>
        <w:numPr>
          <w:ilvl w:val="0"/>
          <w:numId w:val="24"/>
        </w:numPr>
        <w:spacing w:after="0" w:line="240" w:lineRule="auto"/>
      </w:pPr>
      <w:r>
        <w:t>Build r</w:t>
      </w:r>
      <w:r w:rsidRPr="00883B67">
        <w:t>andom forest (RF) models to predict reference site diatom metrics using natural factors as the predictors (Tang et al 2016)</w:t>
      </w:r>
    </w:p>
    <w:p w14:paraId="77951A89" w14:textId="77777777" w:rsidR="00377941" w:rsidRPr="00883B67" w:rsidRDefault="00377941" w:rsidP="00377941">
      <w:pPr>
        <w:numPr>
          <w:ilvl w:val="0"/>
          <w:numId w:val="24"/>
        </w:numPr>
        <w:spacing w:after="0" w:line="240" w:lineRule="auto"/>
      </w:pPr>
      <w:r w:rsidRPr="00883B67">
        <w:t xml:space="preserve">If (and only if) RF model explains ≥ 20% of variation in metric at </w:t>
      </w:r>
      <w:r>
        <w:t xml:space="preserve">the </w:t>
      </w:r>
      <w:r w:rsidRPr="00883B67">
        <w:t>ref</w:t>
      </w:r>
      <w:r>
        <w:t>erence</w:t>
      </w:r>
      <w:r w:rsidRPr="00883B67">
        <w:t xml:space="preserve"> site, </w:t>
      </w:r>
      <w:r>
        <w:t>use the adjusted form of the metric</w:t>
      </w:r>
      <w:r w:rsidRPr="00883B67">
        <w:t xml:space="preserve"> (Carlisle et al 2022)</w:t>
      </w:r>
    </w:p>
    <w:p w14:paraId="2E27F0C2" w14:textId="77777777" w:rsidR="00377941" w:rsidRPr="00883B67" w:rsidRDefault="00377941" w:rsidP="00377941">
      <w:pPr>
        <w:numPr>
          <w:ilvl w:val="0"/>
          <w:numId w:val="24"/>
        </w:numPr>
        <w:spacing w:after="0" w:line="240" w:lineRule="auto"/>
      </w:pPr>
      <w:r w:rsidRPr="00883B67">
        <w:t>Calculate adjusted (to site) diatom metrics:</w:t>
      </w:r>
    </w:p>
    <w:p w14:paraId="4D4C0709" w14:textId="77777777" w:rsidR="00377941" w:rsidRPr="00883B67" w:rsidRDefault="00377941" w:rsidP="00377941">
      <w:pPr>
        <w:numPr>
          <w:ilvl w:val="1"/>
          <w:numId w:val="24"/>
        </w:numPr>
        <w:spacing w:after="0" w:line="240" w:lineRule="auto"/>
      </w:pPr>
      <w:r w:rsidRPr="00883B67">
        <w:t>Using RF models from step 1, predict site specific metric values</w:t>
      </w:r>
    </w:p>
    <w:p w14:paraId="78B6C5D3" w14:textId="77777777" w:rsidR="00377941" w:rsidRPr="00883B67" w:rsidRDefault="00377941" w:rsidP="00377941">
      <w:pPr>
        <w:numPr>
          <w:ilvl w:val="1"/>
          <w:numId w:val="24"/>
        </w:numPr>
        <w:spacing w:after="0" w:line="240" w:lineRule="auto"/>
      </w:pPr>
      <w:r w:rsidRPr="00883B67">
        <w:t>Use residual value as “adjusted” metric value:</w:t>
      </w:r>
    </w:p>
    <w:p w14:paraId="16D01C87" w14:textId="77777777" w:rsidR="00377941" w:rsidRPr="00736C8D" w:rsidRDefault="00377941" w:rsidP="00377941">
      <w:pPr>
        <w:jc w:val="center"/>
        <w:rPr>
          <w:b/>
          <w:bCs/>
        </w:rPr>
      </w:pPr>
      <w:r w:rsidRPr="00736C8D">
        <w:rPr>
          <w:b/>
          <w:bCs/>
        </w:rPr>
        <w:t>Adjusted valued = Observed value – predicted value</w:t>
      </w:r>
    </w:p>
    <w:p w14:paraId="48E317AC" w14:textId="77777777" w:rsidR="00377941" w:rsidRPr="00883B67" w:rsidRDefault="00377941" w:rsidP="00377941"/>
    <w:p w14:paraId="4B0FF6E7" w14:textId="77777777" w:rsidR="00377941" w:rsidRPr="00883B67" w:rsidRDefault="00377941" w:rsidP="00377941">
      <w:r w:rsidRPr="00883B67">
        <w:t>The residual (adjusted) value can be thought of as the variation remaining after accounting for natural factors</w:t>
      </w:r>
      <w:r>
        <w:t>.</w:t>
      </w:r>
    </w:p>
    <w:p w14:paraId="3E7FD874" w14:textId="77777777" w:rsidR="00377941" w:rsidRPr="00A507E5" w:rsidRDefault="00377941" w:rsidP="00377941">
      <w:pPr>
        <w:rPr>
          <w:color w:val="0070C0"/>
          <w:sz w:val="32"/>
          <w:szCs w:val="32"/>
        </w:rPr>
      </w:pPr>
      <w:r w:rsidRPr="00A507E5">
        <w:rPr>
          <w:color w:val="0070C0"/>
          <w:sz w:val="32"/>
          <w:szCs w:val="32"/>
        </w:rPr>
        <w:t>How many metrics should be included in an MMI?</w:t>
      </w:r>
    </w:p>
    <w:p w14:paraId="499FC07E" w14:textId="77777777" w:rsidR="00377941" w:rsidRPr="00883B67" w:rsidRDefault="00377941" w:rsidP="00377941">
      <w:r>
        <w:t>Carlisle et al. (2022) g</w:t>
      </w:r>
      <w:r w:rsidRPr="00883B67">
        <w:t xml:space="preserve">enerated all combinations of 2, 3, 4, 5, 6 and 7 metrics MMIs after excluding: </w:t>
      </w:r>
    </w:p>
    <w:p w14:paraId="10A88043" w14:textId="77777777" w:rsidR="00377941" w:rsidRPr="00883B67" w:rsidRDefault="00377941" w:rsidP="00377941">
      <w:pPr>
        <w:numPr>
          <w:ilvl w:val="0"/>
          <w:numId w:val="23"/>
        </w:numPr>
        <w:spacing w:after="0" w:line="240" w:lineRule="auto"/>
      </w:pPr>
      <w:r w:rsidRPr="00883B67">
        <w:t>metrics that were not different between ref and stressed sites</w:t>
      </w:r>
    </w:p>
    <w:p w14:paraId="2B4D3FB1" w14:textId="77777777" w:rsidR="00377941" w:rsidRPr="00883B67" w:rsidRDefault="00377941" w:rsidP="00377941">
      <w:pPr>
        <w:numPr>
          <w:ilvl w:val="0"/>
          <w:numId w:val="23"/>
        </w:numPr>
        <w:spacing w:after="0" w:line="240" w:lineRule="auto"/>
      </w:pPr>
      <w:r w:rsidRPr="00883B67">
        <w:t>Combinations with &gt; 1 metric from same category</w:t>
      </w:r>
    </w:p>
    <w:p w14:paraId="4D91295D" w14:textId="77777777" w:rsidR="00377941" w:rsidRDefault="00377941" w:rsidP="00377941">
      <w:pPr>
        <w:numPr>
          <w:ilvl w:val="0"/>
          <w:numId w:val="23"/>
        </w:numPr>
        <w:spacing w:after="0" w:line="240" w:lineRule="auto"/>
      </w:pPr>
      <w:r w:rsidRPr="00883B67">
        <w:t>Metrics with Pearson correlation &gt; 0.70</w:t>
      </w:r>
    </w:p>
    <w:p w14:paraId="54ECBA3D" w14:textId="77777777" w:rsidR="00377941" w:rsidRDefault="00377941" w:rsidP="00377941">
      <w:r>
        <w:t>The scale of this project overall was national, with all streams of the conterminous United States allocated into 1 of three regions, each of which had its own MMI. Eight</w:t>
      </w:r>
      <w:r w:rsidRPr="00883B67">
        <w:t xml:space="preserve">-metric </w:t>
      </w:r>
      <w:r>
        <w:t xml:space="preserve">MMI </w:t>
      </w:r>
      <w:r w:rsidRPr="00883B67">
        <w:t xml:space="preserve">calculations failed </w:t>
      </w:r>
      <w:r w:rsidRPr="00883B67">
        <w:lastRenderedPageBreak/>
        <w:t>due to hardware (RAM) limitations</w:t>
      </w:r>
      <w:r>
        <w:t>. From all the 2-7 metric MMI combinations, they n</w:t>
      </w:r>
      <w:r w:rsidRPr="00883B67">
        <w:t xml:space="preserve">arrowed field </w:t>
      </w:r>
      <w:r>
        <w:t xml:space="preserve">of </w:t>
      </w:r>
      <w:r w:rsidRPr="00883B67">
        <w:t xml:space="preserve">to </w:t>
      </w:r>
      <w:r>
        <w:t xml:space="preserve">the </w:t>
      </w:r>
      <w:r w:rsidRPr="00883B67">
        <w:t>top 5% of MMIs by responsiveness, precision and sensitivity</w:t>
      </w:r>
      <w:r>
        <w:t>:</w:t>
      </w:r>
    </w:p>
    <w:p w14:paraId="18B18DC1" w14:textId="77777777" w:rsidR="00377941" w:rsidRPr="00883B67" w:rsidRDefault="00377941" w:rsidP="00377941">
      <w:pPr>
        <w:ind w:left="360"/>
      </w:pPr>
      <w:r w:rsidRPr="004D00C9">
        <w:rPr>
          <w:b/>
          <w:bCs/>
        </w:rPr>
        <w:t>Sensitivity</w:t>
      </w:r>
      <w:r w:rsidRPr="00883B67">
        <w:t xml:space="preserve">: </w:t>
      </w:r>
      <w:r>
        <w:t xml:space="preserve">percent of </w:t>
      </w:r>
      <w:r w:rsidRPr="00883B67">
        <w:t>stressed sites with MMI &lt; 5</w:t>
      </w:r>
      <w:r w:rsidRPr="00883B67">
        <w:rPr>
          <w:vertAlign w:val="superscript"/>
        </w:rPr>
        <w:t>th</w:t>
      </w:r>
      <w:r w:rsidRPr="00883B67">
        <w:t xml:space="preserve"> </w:t>
      </w:r>
      <w:r>
        <w:t>percent</w:t>
      </w:r>
      <w:r w:rsidRPr="00883B67">
        <w:t xml:space="preserve">ile </w:t>
      </w:r>
      <w:r>
        <w:t xml:space="preserve">of </w:t>
      </w:r>
      <w:r w:rsidRPr="00883B67">
        <w:t>ref</w:t>
      </w:r>
      <w:r>
        <w:t>erence</w:t>
      </w:r>
      <w:r w:rsidRPr="00883B67">
        <w:t xml:space="preserve"> sites</w:t>
      </w:r>
    </w:p>
    <w:p w14:paraId="6E97E58D" w14:textId="77777777" w:rsidR="00377941" w:rsidRPr="00883B67" w:rsidRDefault="00377941" w:rsidP="00377941">
      <w:pPr>
        <w:ind w:left="360"/>
      </w:pPr>
      <w:r w:rsidRPr="004D00C9">
        <w:rPr>
          <w:b/>
          <w:bCs/>
        </w:rPr>
        <w:t>Responsiveness</w:t>
      </w:r>
      <w:r w:rsidRPr="00883B67">
        <w:t>: t-statistic for difference between mean MMI score</w:t>
      </w:r>
      <w:r>
        <w:t>s in</w:t>
      </w:r>
      <w:r w:rsidRPr="00883B67">
        <w:t xml:space="preserve"> ref</w:t>
      </w:r>
      <w:r>
        <w:t>erence</w:t>
      </w:r>
      <w:r w:rsidRPr="00883B67">
        <w:t xml:space="preserve"> and stressed sites</w:t>
      </w:r>
    </w:p>
    <w:p w14:paraId="544E3427" w14:textId="77777777" w:rsidR="00377941" w:rsidRPr="00883B67" w:rsidRDefault="00377941" w:rsidP="00377941">
      <w:pPr>
        <w:ind w:left="360"/>
      </w:pPr>
      <w:r w:rsidRPr="004D00C9">
        <w:rPr>
          <w:b/>
          <w:bCs/>
        </w:rPr>
        <w:t>Precision</w:t>
      </w:r>
      <w:r w:rsidRPr="00883B67">
        <w:t xml:space="preserve">: </w:t>
      </w:r>
      <w:r>
        <w:t>standard deviation</w:t>
      </w:r>
      <w:r w:rsidRPr="00883B67">
        <w:t xml:space="preserve"> of MMI at ref</w:t>
      </w:r>
      <w:r>
        <w:t>erence</w:t>
      </w:r>
      <w:r w:rsidRPr="00883B67">
        <w:t xml:space="preserve"> sites</w:t>
      </w:r>
    </w:p>
    <w:p w14:paraId="5733A597" w14:textId="2B1D589B" w:rsidR="00377941" w:rsidRPr="00883B67" w:rsidRDefault="00377941" w:rsidP="00377941">
      <w:r>
        <w:t>They concluded that there was minimal improvement in index performance when including more than 6 metrics (</w:t>
      </w:r>
      <w:r>
        <w:fldChar w:fldCharType="begin"/>
      </w:r>
      <w:r>
        <w:instrText xml:space="preserve"> REF _Ref102569581 \h </w:instrText>
      </w:r>
      <w:r>
        <w:fldChar w:fldCharType="separate"/>
      </w:r>
      <w:r w:rsidR="00FE4DC4">
        <w:t xml:space="preserve">Figure </w:t>
      </w:r>
      <w:r w:rsidR="00FE4DC4">
        <w:rPr>
          <w:noProof/>
        </w:rPr>
        <w:t>13</w:t>
      </w:r>
      <w:r>
        <w:fldChar w:fldCharType="end"/>
      </w:r>
      <w:r>
        <w:t>).</w:t>
      </w:r>
    </w:p>
    <w:p w14:paraId="7364817F" w14:textId="77777777" w:rsidR="00377941" w:rsidRDefault="00377941" w:rsidP="00377941"/>
    <w:p w14:paraId="71C8D7B3" w14:textId="77777777" w:rsidR="00377941" w:rsidRPr="00A507E5" w:rsidRDefault="00377941" w:rsidP="00377941">
      <w:pPr>
        <w:rPr>
          <w:color w:val="0070C0"/>
          <w:sz w:val="32"/>
          <w:szCs w:val="32"/>
        </w:rPr>
      </w:pPr>
      <w:r w:rsidRPr="00A507E5">
        <w:rPr>
          <w:color w:val="0070C0"/>
          <w:sz w:val="32"/>
          <w:szCs w:val="32"/>
        </w:rPr>
        <w:t>References</w:t>
      </w:r>
    </w:p>
    <w:p w14:paraId="4107E3E4" w14:textId="77777777" w:rsidR="00377941" w:rsidRDefault="00377941" w:rsidP="00377941">
      <w:r w:rsidRPr="001F03AF">
        <w:t xml:space="preserve">Cao, Y., Hawkins, C.P., Olson, J., </w:t>
      </w:r>
      <w:proofErr w:type="spellStart"/>
      <w:r w:rsidRPr="001F03AF">
        <w:t>Kosterman</w:t>
      </w:r>
      <w:proofErr w:type="spellEnd"/>
      <w:r w:rsidRPr="001F03AF">
        <w:t>, M.A., 2007. Modeling natural environmental gradients improves the accuracy and precision of diatom-based indicators for Idaho streams. Journal of the North American Benthological Society 26</w:t>
      </w:r>
    </w:p>
    <w:p w14:paraId="66BE7106" w14:textId="77777777" w:rsidR="00377941" w:rsidRDefault="00377941" w:rsidP="00377941">
      <w:r w:rsidRPr="00883B67">
        <w:t>Carlisle, D. M., Spaulding, S. A., Tyree, M. A., Schulte, N. O., Lee, S. S., Mitchell, R. M., &amp; Pollard, A. A. (2022). A web-based tool for assessing the condition of benthic diatom assemblages in streams and rivers of the conterminous United States. </w:t>
      </w:r>
      <w:r w:rsidRPr="00883B67">
        <w:rPr>
          <w:i/>
          <w:iCs/>
        </w:rPr>
        <w:t>Ecological Indicators</w:t>
      </w:r>
      <w:r w:rsidRPr="00883B67">
        <w:t>, </w:t>
      </w:r>
      <w:r w:rsidRPr="00883B67">
        <w:rPr>
          <w:i/>
          <w:iCs/>
        </w:rPr>
        <w:t>135</w:t>
      </w:r>
      <w:r w:rsidRPr="00883B67">
        <w:t xml:space="preserve">, 108513. </w:t>
      </w:r>
    </w:p>
    <w:p w14:paraId="3302F329" w14:textId="77777777" w:rsidR="00377941" w:rsidRPr="001F03AF" w:rsidRDefault="00377941" w:rsidP="00377941">
      <w:r>
        <w:rPr>
          <w:rFonts w:ascii="Arial" w:hAnsi="Arial" w:cs="Arial"/>
          <w:color w:val="222222"/>
          <w:sz w:val="20"/>
          <w:szCs w:val="20"/>
          <w:shd w:val="clear" w:color="auto" w:fill="FFFFFF"/>
        </w:rPr>
        <w:t>Tang, T., R.J. Stevenson, and D.M. Infante. 2016. Accounting for regional variation in both natural environment and human disturbance to improve performance of multimetric indices of lotic benthic diatoms. </w:t>
      </w:r>
      <w:r>
        <w:rPr>
          <w:rFonts w:ascii="Arial" w:hAnsi="Arial" w:cs="Arial"/>
          <w:i/>
          <w:iCs/>
          <w:color w:val="222222"/>
          <w:sz w:val="20"/>
          <w:szCs w:val="20"/>
          <w:shd w:val="clear" w:color="auto" w:fill="FFFFFF"/>
        </w:rPr>
        <w:t>Science of the Total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568</w:t>
      </w:r>
      <w:r>
        <w:rPr>
          <w:rFonts w:ascii="Arial" w:hAnsi="Arial" w:cs="Arial"/>
          <w:color w:val="222222"/>
          <w:sz w:val="20"/>
          <w:szCs w:val="20"/>
          <w:shd w:val="clear" w:color="auto" w:fill="FFFFFF"/>
        </w:rPr>
        <w:t>:1124-1134.</w:t>
      </w:r>
    </w:p>
    <w:p w14:paraId="133728AA" w14:textId="77777777" w:rsidR="00377941" w:rsidRPr="00883B67" w:rsidRDefault="00377941" w:rsidP="00377941"/>
    <w:p w14:paraId="461FC126" w14:textId="77777777" w:rsidR="00377941" w:rsidRDefault="00377941" w:rsidP="00377941">
      <w:pPr>
        <w:keepNext/>
      </w:pPr>
      <w:r w:rsidRPr="00883B67">
        <w:rPr>
          <w:noProof/>
        </w:rPr>
        <w:lastRenderedPageBreak/>
        <w:drawing>
          <wp:inline distT="0" distB="0" distL="0" distR="0" wp14:anchorId="3137C551" wp14:editId="439970D1">
            <wp:extent cx="4979055" cy="6057323"/>
            <wp:effectExtent l="0" t="0" r="0" b="635"/>
            <wp:docPr id="2" name="Picture 4" descr="Chart&#10;&#10;Description automatically generated">
              <a:extLst xmlns:a="http://schemas.openxmlformats.org/drawingml/2006/main">
                <a:ext uri="{FF2B5EF4-FFF2-40B4-BE49-F238E27FC236}">
                  <a16:creationId xmlns:a16="http://schemas.microsoft.com/office/drawing/2014/main" id="{1452BCA8-8250-42ED-9B32-CBA852D9B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1452BCA8-8250-42ED-9B32-CBA852D9BAC6}"/>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82233" cy="6061189"/>
                    </a:xfrm>
                    <a:prstGeom prst="rect">
                      <a:avLst/>
                    </a:prstGeom>
                  </pic:spPr>
                </pic:pic>
              </a:graphicData>
            </a:graphic>
          </wp:inline>
        </w:drawing>
      </w:r>
    </w:p>
    <w:p w14:paraId="4B419BE8" w14:textId="660C3F65" w:rsidR="00377941" w:rsidRDefault="00377941" w:rsidP="00377941">
      <w:pPr>
        <w:pStyle w:val="Caption"/>
      </w:pPr>
      <w:bookmarkStart w:id="925" w:name="_Ref102569581"/>
      <w:bookmarkStart w:id="926" w:name="_Toc104903227"/>
      <w:bookmarkStart w:id="927" w:name="_Toc104959282"/>
      <w:r>
        <w:t xml:space="preserve">Figure </w:t>
      </w:r>
      <w:r w:rsidR="00164D98">
        <w:fldChar w:fldCharType="begin"/>
      </w:r>
      <w:r w:rsidR="00164D98">
        <w:instrText xml:space="preserve"> SEQ Figure \* ARABIC </w:instrText>
      </w:r>
      <w:r w:rsidR="00164D98">
        <w:fldChar w:fldCharType="separate"/>
      </w:r>
      <w:r w:rsidR="00FE4DC4">
        <w:rPr>
          <w:noProof/>
        </w:rPr>
        <w:t>13</w:t>
      </w:r>
      <w:r w:rsidR="00164D98">
        <w:rPr>
          <w:noProof/>
        </w:rPr>
        <w:fldChar w:fldCharType="end"/>
      </w:r>
      <w:bookmarkEnd w:id="925"/>
      <w:r>
        <w:t>. Figure from Carlisle et al. 2022 report showing how responsiveness, sensitivity and precision change with increasing numbers of metrics in the MMI. The 3 groups represent their three regions, each of which had an index built separately.</w:t>
      </w:r>
      <w:bookmarkEnd w:id="926"/>
      <w:bookmarkEnd w:id="927"/>
      <w:r>
        <w:t xml:space="preserve"> </w:t>
      </w:r>
    </w:p>
    <w:p w14:paraId="2F06E99A" w14:textId="77777777" w:rsidR="00377941" w:rsidRDefault="00377941" w:rsidP="00377941"/>
    <w:p w14:paraId="373C7603" w14:textId="77777777" w:rsidR="00377941" w:rsidRDefault="00377941" w:rsidP="00377941"/>
    <w:p w14:paraId="7BD22212" w14:textId="77777777" w:rsidR="0082378E" w:rsidRDefault="0082378E" w:rsidP="00377941">
      <w:pPr>
        <w:rPr>
          <w:rFonts w:asciiTheme="majorHAnsi" w:eastAsiaTheme="majorEastAsia" w:hAnsiTheme="majorHAnsi" w:cstheme="majorBidi"/>
          <w:color w:val="2F5496" w:themeColor="accent1" w:themeShade="BF"/>
          <w:sz w:val="32"/>
          <w:szCs w:val="32"/>
          <w:shd w:val="clear" w:color="auto" w:fill="FFFFFF"/>
        </w:rPr>
        <w:sectPr w:rsidR="0082378E" w:rsidSect="00377941">
          <w:footerReference w:type="default" r:id="rId46"/>
          <w:pgSz w:w="12240" w:h="15840"/>
          <w:pgMar w:top="1440" w:right="1440" w:bottom="1440" w:left="1440" w:header="720" w:footer="720" w:gutter="0"/>
          <w:cols w:space="720"/>
          <w:docGrid w:linePitch="360"/>
        </w:sectPr>
      </w:pPr>
    </w:p>
    <w:p w14:paraId="69FB473F" w14:textId="77777777" w:rsidR="00377941" w:rsidRDefault="00377941" w:rsidP="00377941">
      <w:pPr>
        <w:rPr>
          <w:shd w:val="clear" w:color="auto" w:fill="FFFFFF"/>
        </w:rPr>
      </w:pPr>
    </w:p>
    <w:p w14:paraId="7AFEC97C" w14:textId="477211B0" w:rsidR="00377941" w:rsidRDefault="00377941" w:rsidP="00377941">
      <w:pPr>
        <w:pStyle w:val="Heading1"/>
        <w:rPr>
          <w:shd w:val="clear" w:color="auto" w:fill="FFFFFF"/>
        </w:rPr>
      </w:pPr>
      <w:bookmarkStart w:id="928" w:name="_Toc104960212"/>
      <w:r>
        <w:rPr>
          <w:shd w:val="clear" w:color="auto" w:fill="FFFFFF"/>
        </w:rPr>
        <w:t xml:space="preserve">Appendix </w:t>
      </w:r>
      <w:r w:rsidR="00F3000B">
        <w:rPr>
          <w:shd w:val="clear" w:color="auto" w:fill="FFFFFF"/>
        </w:rPr>
        <w:t>D</w:t>
      </w:r>
      <w:r>
        <w:rPr>
          <w:shd w:val="clear" w:color="auto" w:fill="FFFFFF"/>
        </w:rPr>
        <w:t>. Metric Discrimination</w:t>
      </w:r>
      <w:bookmarkEnd w:id="928"/>
    </w:p>
    <w:p w14:paraId="7E1D5E3B" w14:textId="47B500B5" w:rsidR="0082378E" w:rsidRDefault="0082378E" w:rsidP="0082378E"/>
    <w:p w14:paraId="05E90297" w14:textId="77777777" w:rsidR="0082378E" w:rsidRPr="0082378E" w:rsidRDefault="0082378E" w:rsidP="0082378E"/>
    <w:p w14:paraId="1B84A2DE" w14:textId="77777777" w:rsidR="00377941" w:rsidRDefault="00377941" w:rsidP="00377941">
      <w:pPr>
        <w:rPr>
          <w:rFonts w:ascii="Arial" w:hAnsi="Arial" w:cs="Arial"/>
          <w:color w:val="222222"/>
          <w:sz w:val="20"/>
          <w:szCs w:val="20"/>
          <w:shd w:val="clear" w:color="auto" w:fill="FFFFFF"/>
        </w:rPr>
      </w:pPr>
    </w:p>
    <w:p w14:paraId="7E20FB70" w14:textId="77777777" w:rsidR="00377941" w:rsidRDefault="00377941" w:rsidP="00377941">
      <w:pPr>
        <w:pStyle w:val="Heading1"/>
        <w:rPr>
          <w:shd w:val="clear" w:color="auto" w:fill="FFFFFF"/>
        </w:rPr>
        <w:sectPr w:rsidR="00377941" w:rsidSect="00377941">
          <w:footerReference w:type="default" r:id="rId47"/>
          <w:pgSz w:w="12240" w:h="15840"/>
          <w:pgMar w:top="1440" w:right="1440" w:bottom="1440" w:left="1440" w:header="720" w:footer="720" w:gutter="0"/>
          <w:cols w:space="720"/>
          <w:docGrid w:linePitch="360"/>
        </w:sectPr>
      </w:pPr>
    </w:p>
    <w:p w14:paraId="1BB8E4C9" w14:textId="6EEDEDA5" w:rsidR="00F3000B" w:rsidRDefault="00F3000B" w:rsidP="00F3000B">
      <w:pPr>
        <w:pStyle w:val="Heading1"/>
        <w:rPr>
          <w:shd w:val="clear" w:color="auto" w:fill="FFFFFF"/>
        </w:rPr>
      </w:pPr>
      <w:bookmarkStart w:id="929" w:name="_Toc104960213"/>
      <w:r>
        <w:rPr>
          <w:shd w:val="clear" w:color="auto" w:fill="FFFFFF"/>
        </w:rPr>
        <w:lastRenderedPageBreak/>
        <w:t>Appendix E. Metric Correlations</w:t>
      </w:r>
      <w:bookmarkEnd w:id="929"/>
    </w:p>
    <w:p w14:paraId="2EB75FD5" w14:textId="77777777" w:rsidR="0082378E" w:rsidRDefault="0082378E">
      <w:pPr>
        <w:rPr>
          <w:rFonts w:asciiTheme="majorHAnsi" w:eastAsiaTheme="majorEastAsia" w:hAnsiTheme="majorHAnsi" w:cstheme="majorBidi"/>
          <w:color w:val="2F5496" w:themeColor="accent1" w:themeShade="BF"/>
          <w:sz w:val="32"/>
          <w:szCs w:val="32"/>
          <w:shd w:val="clear" w:color="auto" w:fill="FFFFFF"/>
        </w:rPr>
      </w:pPr>
    </w:p>
    <w:p w14:paraId="0E630D26" w14:textId="77777777" w:rsidR="0082378E" w:rsidRDefault="0082378E">
      <w:pPr>
        <w:rPr>
          <w:rFonts w:asciiTheme="majorHAnsi" w:eastAsiaTheme="majorEastAsia" w:hAnsiTheme="majorHAnsi" w:cstheme="majorBidi"/>
          <w:color w:val="2F5496" w:themeColor="accent1" w:themeShade="BF"/>
          <w:sz w:val="32"/>
          <w:szCs w:val="32"/>
          <w:shd w:val="clear" w:color="auto" w:fill="FFFFFF"/>
        </w:rPr>
      </w:pPr>
    </w:p>
    <w:p w14:paraId="792EA06A" w14:textId="4BE43F73" w:rsidR="0082378E" w:rsidRDefault="0082378E">
      <w:pPr>
        <w:rPr>
          <w:rFonts w:asciiTheme="majorHAnsi" w:eastAsiaTheme="majorEastAsia" w:hAnsiTheme="majorHAnsi" w:cstheme="majorBidi"/>
          <w:color w:val="2F5496" w:themeColor="accent1" w:themeShade="BF"/>
          <w:sz w:val="32"/>
          <w:szCs w:val="32"/>
          <w:shd w:val="clear" w:color="auto" w:fill="FFFFFF"/>
        </w:rPr>
        <w:sectPr w:rsidR="0082378E">
          <w:footerReference w:type="default" r:id="rId48"/>
          <w:pgSz w:w="12240" w:h="15840"/>
          <w:pgMar w:top="1440" w:right="1440" w:bottom="1440" w:left="1440" w:header="720" w:footer="720" w:gutter="0"/>
          <w:cols w:space="720"/>
          <w:docGrid w:linePitch="360"/>
        </w:sectPr>
      </w:pPr>
    </w:p>
    <w:p w14:paraId="37A66D4C" w14:textId="65FEC092" w:rsidR="00F3000B" w:rsidRDefault="00F3000B">
      <w:pPr>
        <w:rPr>
          <w:rFonts w:asciiTheme="majorHAnsi" w:eastAsiaTheme="majorEastAsia" w:hAnsiTheme="majorHAnsi" w:cstheme="majorBidi"/>
          <w:color w:val="2F5496" w:themeColor="accent1" w:themeShade="BF"/>
          <w:sz w:val="32"/>
          <w:szCs w:val="32"/>
          <w:shd w:val="clear" w:color="auto" w:fill="FFFFFF"/>
        </w:rPr>
      </w:pPr>
    </w:p>
    <w:p w14:paraId="7234642A" w14:textId="775BB966" w:rsidR="00845B0E" w:rsidRDefault="00845B0E" w:rsidP="00845B0E">
      <w:pPr>
        <w:pStyle w:val="Heading1"/>
        <w:rPr>
          <w:shd w:val="clear" w:color="auto" w:fill="FFFFFF"/>
        </w:rPr>
      </w:pPr>
      <w:bookmarkStart w:id="930" w:name="_Toc104960214"/>
      <w:r>
        <w:rPr>
          <w:shd w:val="clear" w:color="auto" w:fill="FFFFFF"/>
        </w:rPr>
        <w:t xml:space="preserve">Appendix </w:t>
      </w:r>
      <w:r w:rsidR="00F3000B">
        <w:rPr>
          <w:shd w:val="clear" w:color="auto" w:fill="FFFFFF"/>
        </w:rPr>
        <w:t>F</w:t>
      </w:r>
      <w:r>
        <w:rPr>
          <w:shd w:val="clear" w:color="auto" w:fill="FFFFFF"/>
        </w:rPr>
        <w:t xml:space="preserve">. </w:t>
      </w:r>
      <w:r w:rsidR="007909CA">
        <w:t>Wyoming Stream Diatom Index and Metric Scores</w:t>
      </w:r>
      <w:bookmarkEnd w:id="930"/>
    </w:p>
    <w:p w14:paraId="5CDFF527" w14:textId="16CCAFB7" w:rsidR="004B0B49" w:rsidRDefault="004B0B49" w:rsidP="004B0B49"/>
    <w:p w14:paraId="457DAB17" w14:textId="01196042" w:rsidR="004B0B49" w:rsidRDefault="004B0B49" w:rsidP="004B0B49"/>
    <w:p w14:paraId="07133D1A" w14:textId="77777777" w:rsidR="004B0B49" w:rsidRDefault="004B0B49" w:rsidP="004B0B49"/>
    <w:tbl>
      <w:tblPr>
        <w:tblW w:w="9751" w:type="dxa"/>
        <w:tblLayout w:type="fixed"/>
        <w:tblCellMar>
          <w:left w:w="43" w:type="dxa"/>
          <w:right w:w="43" w:type="dxa"/>
        </w:tblCellMar>
        <w:tblLook w:val="04A0" w:firstRow="1" w:lastRow="0" w:firstColumn="1" w:lastColumn="0" w:noHBand="0" w:noVBand="1"/>
      </w:tblPr>
      <w:tblGrid>
        <w:gridCol w:w="1166"/>
        <w:gridCol w:w="1320"/>
        <w:gridCol w:w="1114"/>
        <w:gridCol w:w="766"/>
        <w:gridCol w:w="673"/>
        <w:gridCol w:w="673"/>
        <w:gridCol w:w="673"/>
        <w:gridCol w:w="673"/>
        <w:gridCol w:w="673"/>
        <w:gridCol w:w="673"/>
        <w:gridCol w:w="673"/>
        <w:gridCol w:w="674"/>
      </w:tblGrid>
      <w:tr w:rsidR="004B0B49" w:rsidRPr="0089132E" w14:paraId="662EF9EC" w14:textId="77777777" w:rsidTr="004B0B49">
        <w:trPr>
          <w:trHeight w:val="3060"/>
          <w:tblHeader/>
        </w:trPr>
        <w:tc>
          <w:tcPr>
            <w:tcW w:w="1166" w:type="dxa"/>
            <w:tcBorders>
              <w:top w:val="single" w:sz="4" w:space="0" w:color="auto"/>
              <w:left w:val="nil"/>
              <w:bottom w:val="single" w:sz="4" w:space="0" w:color="auto"/>
              <w:right w:val="nil"/>
            </w:tcBorders>
            <w:shd w:val="clear" w:color="auto" w:fill="auto"/>
            <w:vAlign w:val="bottom"/>
            <w:hideMark/>
          </w:tcPr>
          <w:p w14:paraId="081BB171" w14:textId="77777777" w:rsidR="004B0B49" w:rsidRPr="0089132E" w:rsidRDefault="004B0B49" w:rsidP="004B0B49">
            <w:pPr>
              <w:spacing w:after="0" w:line="240" w:lineRule="auto"/>
              <w:rPr>
                <w:rFonts w:ascii="Calibri" w:eastAsia="Times New Roman" w:hAnsi="Calibri" w:cs="Calibri"/>
                <w:color w:val="000000"/>
                <w:szCs w:val="24"/>
              </w:rPr>
            </w:pPr>
            <w:r w:rsidRPr="0089132E">
              <w:rPr>
                <w:rFonts w:ascii="Calibri" w:eastAsia="Times New Roman" w:hAnsi="Calibri" w:cs="Calibri"/>
                <w:color w:val="000000"/>
                <w:szCs w:val="24"/>
              </w:rPr>
              <w:t>Station</w:t>
            </w:r>
          </w:p>
        </w:tc>
        <w:tc>
          <w:tcPr>
            <w:tcW w:w="1320" w:type="dxa"/>
            <w:tcBorders>
              <w:top w:val="single" w:sz="4" w:space="0" w:color="auto"/>
              <w:left w:val="nil"/>
              <w:bottom w:val="single" w:sz="4" w:space="0" w:color="auto"/>
            </w:tcBorders>
            <w:shd w:val="clear" w:color="auto" w:fill="auto"/>
            <w:noWrap/>
            <w:vAlign w:val="bottom"/>
            <w:hideMark/>
          </w:tcPr>
          <w:p w14:paraId="2972E8DC" w14:textId="43DAC1B3"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Coll</w:t>
            </w:r>
            <w:r>
              <w:rPr>
                <w:rFonts w:ascii="Calibri" w:eastAsia="Times New Roman" w:hAnsi="Calibri" w:cs="Calibri"/>
                <w:color w:val="000000"/>
                <w:szCs w:val="24"/>
              </w:rPr>
              <w:t xml:space="preserve">ection </w:t>
            </w:r>
            <w:r w:rsidRPr="0089132E">
              <w:rPr>
                <w:rFonts w:ascii="Calibri" w:eastAsia="Times New Roman" w:hAnsi="Calibri" w:cs="Calibri"/>
                <w:color w:val="000000"/>
                <w:szCs w:val="24"/>
              </w:rPr>
              <w:t>Date</w:t>
            </w:r>
          </w:p>
        </w:tc>
        <w:tc>
          <w:tcPr>
            <w:tcW w:w="1114" w:type="dxa"/>
            <w:tcBorders>
              <w:top w:val="single" w:sz="4" w:space="0" w:color="auto"/>
              <w:bottom w:val="single" w:sz="4" w:space="0" w:color="auto"/>
            </w:tcBorders>
            <w:shd w:val="clear" w:color="auto" w:fill="auto"/>
            <w:textDirection w:val="btLr"/>
            <w:vAlign w:val="center"/>
            <w:hideMark/>
          </w:tcPr>
          <w:p w14:paraId="385C0B3A"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Disturbance Status</w:t>
            </w:r>
          </w:p>
        </w:tc>
        <w:tc>
          <w:tcPr>
            <w:tcW w:w="766" w:type="dxa"/>
            <w:tcBorders>
              <w:top w:val="single" w:sz="4" w:space="0" w:color="auto"/>
              <w:bottom w:val="single" w:sz="4" w:space="0" w:color="auto"/>
            </w:tcBorders>
            <w:shd w:val="clear" w:color="auto" w:fill="auto"/>
            <w:textDirection w:val="btLr"/>
            <w:vAlign w:val="center"/>
            <w:hideMark/>
          </w:tcPr>
          <w:p w14:paraId="3E27789A" w14:textId="64EAA5D4" w:rsidR="004B0B49" w:rsidRPr="0089132E" w:rsidRDefault="004B0B49" w:rsidP="004B0B49">
            <w:pPr>
              <w:spacing w:after="0" w:line="240" w:lineRule="auto"/>
              <w:jc w:val="center"/>
              <w:rPr>
                <w:rFonts w:ascii="Calibri" w:eastAsia="Times New Roman" w:hAnsi="Calibri" w:cs="Calibri"/>
                <w:color w:val="000000"/>
                <w:szCs w:val="24"/>
              </w:rPr>
            </w:pPr>
            <w:proofErr w:type="spellStart"/>
            <w:r w:rsidRPr="0089132E">
              <w:rPr>
                <w:rFonts w:ascii="Calibri" w:eastAsia="Times New Roman" w:hAnsi="Calibri" w:cs="Calibri"/>
                <w:color w:val="000000"/>
                <w:szCs w:val="24"/>
              </w:rPr>
              <w:t>Samp</w:t>
            </w:r>
            <w:r>
              <w:rPr>
                <w:rFonts w:ascii="Calibri" w:eastAsia="Times New Roman" w:hAnsi="Calibri" w:cs="Calibri"/>
                <w:color w:val="000000"/>
                <w:szCs w:val="24"/>
              </w:rPr>
              <w:t>_</w:t>
            </w:r>
            <w:r w:rsidRPr="0089132E">
              <w:rPr>
                <w:rFonts w:ascii="Calibri" w:eastAsia="Times New Roman" w:hAnsi="Calibri" w:cs="Calibri"/>
                <w:color w:val="000000"/>
                <w:szCs w:val="24"/>
              </w:rPr>
              <w:t>Rep</w:t>
            </w:r>
            <w:proofErr w:type="spellEnd"/>
          </w:p>
        </w:tc>
        <w:tc>
          <w:tcPr>
            <w:tcW w:w="673" w:type="dxa"/>
            <w:tcBorders>
              <w:top w:val="single" w:sz="4" w:space="0" w:color="auto"/>
              <w:bottom w:val="single" w:sz="4" w:space="0" w:color="auto"/>
            </w:tcBorders>
            <w:shd w:val="clear" w:color="auto" w:fill="auto"/>
            <w:textDirection w:val="btLr"/>
            <w:vAlign w:val="center"/>
            <w:hideMark/>
          </w:tcPr>
          <w:p w14:paraId="0B4A7F32" w14:textId="25CF357D"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 xml:space="preserve">WY </w:t>
            </w:r>
            <w:r w:rsidR="007909CA">
              <w:rPr>
                <w:rFonts w:ascii="Calibri" w:eastAsia="Times New Roman" w:hAnsi="Calibri" w:cs="Calibri"/>
                <w:color w:val="000000"/>
                <w:szCs w:val="24"/>
              </w:rPr>
              <w:t>Stream Diatom Index</w:t>
            </w:r>
          </w:p>
        </w:tc>
        <w:tc>
          <w:tcPr>
            <w:tcW w:w="673" w:type="dxa"/>
            <w:tcBorders>
              <w:top w:val="single" w:sz="4" w:space="0" w:color="auto"/>
              <w:bottom w:val="single" w:sz="4" w:space="0" w:color="auto"/>
            </w:tcBorders>
            <w:shd w:val="clear" w:color="auto" w:fill="auto"/>
            <w:textDirection w:val="btLr"/>
            <w:vAlign w:val="center"/>
            <w:hideMark/>
          </w:tcPr>
          <w:p w14:paraId="43FE4D12"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BC_12.pa_std</w:t>
            </w:r>
          </w:p>
        </w:tc>
        <w:tc>
          <w:tcPr>
            <w:tcW w:w="673" w:type="dxa"/>
            <w:tcBorders>
              <w:top w:val="single" w:sz="4" w:space="0" w:color="auto"/>
              <w:bottom w:val="single" w:sz="4" w:space="0" w:color="auto"/>
            </w:tcBorders>
            <w:shd w:val="clear" w:color="auto" w:fill="auto"/>
            <w:textDirection w:val="btLr"/>
            <w:vAlign w:val="center"/>
            <w:hideMark/>
          </w:tcPr>
          <w:p w14:paraId="0DDF9651"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nt_Diatas_TN_2_RFadj_std</w:t>
            </w:r>
          </w:p>
        </w:tc>
        <w:tc>
          <w:tcPr>
            <w:tcW w:w="673" w:type="dxa"/>
            <w:tcBorders>
              <w:top w:val="single" w:sz="4" w:space="0" w:color="auto"/>
              <w:bottom w:val="single" w:sz="4" w:space="0" w:color="auto"/>
            </w:tcBorders>
            <w:shd w:val="clear" w:color="auto" w:fill="auto"/>
            <w:textDirection w:val="btLr"/>
            <w:vAlign w:val="center"/>
            <w:hideMark/>
          </w:tcPr>
          <w:p w14:paraId="55964EAE"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pt_H_WDEQ_34_RFadj_std</w:t>
            </w:r>
          </w:p>
        </w:tc>
        <w:tc>
          <w:tcPr>
            <w:tcW w:w="673" w:type="dxa"/>
            <w:tcBorders>
              <w:top w:val="single" w:sz="4" w:space="0" w:color="auto"/>
              <w:bottom w:val="single" w:sz="4" w:space="0" w:color="auto"/>
            </w:tcBorders>
            <w:shd w:val="clear" w:color="auto" w:fill="auto"/>
            <w:textDirection w:val="btLr"/>
            <w:vAlign w:val="center"/>
            <w:hideMark/>
          </w:tcPr>
          <w:p w14:paraId="02555E54" w14:textId="77777777" w:rsidR="004B0B49" w:rsidRPr="0089132E" w:rsidRDefault="004B0B49" w:rsidP="004B0B49">
            <w:pPr>
              <w:spacing w:after="0" w:line="240" w:lineRule="auto"/>
              <w:jc w:val="center"/>
              <w:rPr>
                <w:rFonts w:ascii="Calibri" w:eastAsia="Times New Roman" w:hAnsi="Calibri" w:cs="Calibri"/>
                <w:color w:val="000000"/>
                <w:szCs w:val="24"/>
              </w:rPr>
            </w:pPr>
            <w:proofErr w:type="spellStart"/>
            <w:r w:rsidRPr="0089132E">
              <w:rPr>
                <w:rFonts w:ascii="Calibri" w:eastAsia="Times New Roman" w:hAnsi="Calibri" w:cs="Calibri"/>
                <w:color w:val="000000"/>
                <w:szCs w:val="24"/>
              </w:rPr>
              <w:t>WA_Salinity_USGS_std</w:t>
            </w:r>
            <w:proofErr w:type="spellEnd"/>
          </w:p>
        </w:tc>
        <w:tc>
          <w:tcPr>
            <w:tcW w:w="673" w:type="dxa"/>
            <w:tcBorders>
              <w:top w:val="single" w:sz="4" w:space="0" w:color="auto"/>
              <w:bottom w:val="single" w:sz="4" w:space="0" w:color="auto"/>
            </w:tcBorders>
            <w:shd w:val="clear" w:color="auto" w:fill="auto"/>
            <w:textDirection w:val="btLr"/>
            <w:vAlign w:val="center"/>
            <w:hideMark/>
          </w:tcPr>
          <w:p w14:paraId="20106C52"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pt_O_WDEQ_4_std</w:t>
            </w:r>
          </w:p>
        </w:tc>
        <w:tc>
          <w:tcPr>
            <w:tcW w:w="673" w:type="dxa"/>
            <w:tcBorders>
              <w:top w:val="single" w:sz="4" w:space="0" w:color="auto"/>
              <w:bottom w:val="single" w:sz="4" w:space="0" w:color="auto"/>
            </w:tcBorders>
            <w:shd w:val="clear" w:color="auto" w:fill="auto"/>
            <w:textDirection w:val="btLr"/>
            <w:vAlign w:val="center"/>
            <w:hideMark/>
          </w:tcPr>
          <w:p w14:paraId="31185B49"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pt_T_WDEQ_12_RFadj_std</w:t>
            </w:r>
          </w:p>
        </w:tc>
        <w:tc>
          <w:tcPr>
            <w:tcW w:w="674" w:type="dxa"/>
            <w:tcBorders>
              <w:top w:val="single" w:sz="4" w:space="0" w:color="auto"/>
              <w:bottom w:val="single" w:sz="4" w:space="0" w:color="auto"/>
            </w:tcBorders>
            <w:shd w:val="clear" w:color="auto" w:fill="auto"/>
            <w:textDirection w:val="btLr"/>
            <w:vAlign w:val="center"/>
            <w:hideMark/>
          </w:tcPr>
          <w:p w14:paraId="0E72D3AB" w14:textId="77777777" w:rsidR="004B0B49" w:rsidRPr="0089132E" w:rsidRDefault="004B0B49" w:rsidP="004B0B49">
            <w:pPr>
              <w:spacing w:after="0" w:line="240" w:lineRule="auto"/>
              <w:jc w:val="center"/>
              <w:rPr>
                <w:rFonts w:ascii="Calibri" w:eastAsia="Times New Roman" w:hAnsi="Calibri" w:cs="Calibri"/>
                <w:color w:val="000000"/>
                <w:szCs w:val="24"/>
              </w:rPr>
            </w:pPr>
            <w:r w:rsidRPr="0089132E">
              <w:rPr>
                <w:rFonts w:ascii="Calibri" w:eastAsia="Times New Roman" w:hAnsi="Calibri" w:cs="Calibri"/>
                <w:color w:val="000000"/>
                <w:szCs w:val="24"/>
              </w:rPr>
              <w:t>pt_T_WDEQ_56_RFadj_std</w:t>
            </w:r>
          </w:p>
        </w:tc>
      </w:tr>
      <w:tr w:rsidR="004B0B49" w:rsidRPr="0089132E" w14:paraId="6BBC3D5B" w14:textId="77777777" w:rsidTr="004B0B49">
        <w:trPr>
          <w:trHeight w:val="215"/>
        </w:trPr>
        <w:tc>
          <w:tcPr>
            <w:tcW w:w="1166" w:type="dxa"/>
            <w:tcBorders>
              <w:top w:val="single" w:sz="4" w:space="0" w:color="auto"/>
              <w:left w:val="nil"/>
              <w:bottom w:val="nil"/>
              <w:right w:val="nil"/>
            </w:tcBorders>
            <w:shd w:val="clear" w:color="auto" w:fill="auto"/>
            <w:noWrap/>
            <w:vAlign w:val="bottom"/>
            <w:hideMark/>
          </w:tcPr>
          <w:p w14:paraId="3336B2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SR0055</w:t>
            </w:r>
          </w:p>
        </w:tc>
        <w:tc>
          <w:tcPr>
            <w:tcW w:w="1320" w:type="dxa"/>
            <w:tcBorders>
              <w:top w:val="single" w:sz="4" w:space="0" w:color="auto"/>
              <w:left w:val="nil"/>
            </w:tcBorders>
            <w:shd w:val="clear" w:color="auto" w:fill="auto"/>
            <w:noWrap/>
            <w:vAlign w:val="bottom"/>
            <w:hideMark/>
          </w:tcPr>
          <w:p w14:paraId="54678A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tcBorders>
              <w:top w:val="single" w:sz="4" w:space="0" w:color="auto"/>
            </w:tcBorders>
            <w:shd w:val="clear" w:color="auto" w:fill="auto"/>
            <w:noWrap/>
            <w:vAlign w:val="bottom"/>
            <w:hideMark/>
          </w:tcPr>
          <w:p w14:paraId="234BD6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single" w:sz="4" w:space="0" w:color="auto"/>
            </w:tcBorders>
            <w:shd w:val="clear" w:color="auto" w:fill="auto"/>
            <w:noWrap/>
            <w:vAlign w:val="bottom"/>
            <w:hideMark/>
          </w:tcPr>
          <w:p w14:paraId="2F7AE2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160_0</w:t>
            </w:r>
          </w:p>
        </w:tc>
        <w:tc>
          <w:tcPr>
            <w:tcW w:w="673" w:type="dxa"/>
            <w:tcBorders>
              <w:top w:val="single" w:sz="4" w:space="0" w:color="auto"/>
            </w:tcBorders>
            <w:shd w:val="clear" w:color="auto" w:fill="auto"/>
            <w:noWrap/>
            <w:vAlign w:val="bottom"/>
            <w:hideMark/>
          </w:tcPr>
          <w:p w14:paraId="1847F6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single" w:sz="4" w:space="0" w:color="auto"/>
            </w:tcBorders>
            <w:shd w:val="clear" w:color="auto" w:fill="auto"/>
            <w:noWrap/>
            <w:vAlign w:val="bottom"/>
            <w:hideMark/>
          </w:tcPr>
          <w:p w14:paraId="1BC80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w:t>
            </w:r>
          </w:p>
        </w:tc>
        <w:tc>
          <w:tcPr>
            <w:tcW w:w="673" w:type="dxa"/>
            <w:tcBorders>
              <w:top w:val="single" w:sz="4" w:space="0" w:color="auto"/>
            </w:tcBorders>
            <w:shd w:val="clear" w:color="auto" w:fill="auto"/>
            <w:noWrap/>
            <w:vAlign w:val="bottom"/>
            <w:hideMark/>
          </w:tcPr>
          <w:p w14:paraId="6512DE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single" w:sz="4" w:space="0" w:color="auto"/>
            </w:tcBorders>
            <w:shd w:val="clear" w:color="auto" w:fill="auto"/>
            <w:noWrap/>
            <w:vAlign w:val="bottom"/>
            <w:hideMark/>
          </w:tcPr>
          <w:p w14:paraId="1FF462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single" w:sz="4" w:space="0" w:color="auto"/>
            </w:tcBorders>
            <w:shd w:val="clear" w:color="auto" w:fill="auto"/>
            <w:noWrap/>
            <w:vAlign w:val="bottom"/>
            <w:hideMark/>
          </w:tcPr>
          <w:p w14:paraId="7D7259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34.7</w:t>
            </w:r>
          </w:p>
        </w:tc>
        <w:tc>
          <w:tcPr>
            <w:tcW w:w="673" w:type="dxa"/>
            <w:tcBorders>
              <w:top w:val="single" w:sz="4" w:space="0" w:color="auto"/>
            </w:tcBorders>
            <w:shd w:val="clear" w:color="auto" w:fill="auto"/>
            <w:noWrap/>
            <w:vAlign w:val="bottom"/>
            <w:hideMark/>
          </w:tcPr>
          <w:p w14:paraId="26D12D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single" w:sz="4" w:space="0" w:color="auto"/>
            </w:tcBorders>
            <w:shd w:val="clear" w:color="auto" w:fill="auto"/>
            <w:noWrap/>
            <w:vAlign w:val="bottom"/>
            <w:hideMark/>
          </w:tcPr>
          <w:p w14:paraId="41CCBA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19.2</w:t>
            </w:r>
          </w:p>
        </w:tc>
        <w:tc>
          <w:tcPr>
            <w:tcW w:w="674" w:type="dxa"/>
            <w:tcBorders>
              <w:top w:val="single" w:sz="4" w:space="0" w:color="auto"/>
            </w:tcBorders>
            <w:shd w:val="clear" w:color="auto" w:fill="auto"/>
            <w:noWrap/>
            <w:vAlign w:val="bottom"/>
            <w:hideMark/>
          </w:tcPr>
          <w:p w14:paraId="661FC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r>
      <w:tr w:rsidR="004B0B49" w:rsidRPr="0089132E" w14:paraId="6796CB00" w14:textId="77777777" w:rsidTr="004B0B49">
        <w:trPr>
          <w:trHeight w:val="297"/>
        </w:trPr>
        <w:tc>
          <w:tcPr>
            <w:tcW w:w="1166" w:type="dxa"/>
            <w:tcBorders>
              <w:top w:val="nil"/>
              <w:left w:val="nil"/>
              <w:bottom w:val="nil"/>
              <w:right w:val="nil"/>
            </w:tcBorders>
            <w:shd w:val="clear" w:color="auto" w:fill="auto"/>
            <w:noWrap/>
            <w:vAlign w:val="bottom"/>
            <w:hideMark/>
          </w:tcPr>
          <w:p w14:paraId="2F8AC0A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SR0055</w:t>
            </w:r>
          </w:p>
        </w:tc>
        <w:tc>
          <w:tcPr>
            <w:tcW w:w="1320" w:type="dxa"/>
            <w:tcBorders>
              <w:left w:val="nil"/>
            </w:tcBorders>
            <w:shd w:val="clear" w:color="auto" w:fill="auto"/>
            <w:noWrap/>
            <w:vAlign w:val="bottom"/>
            <w:hideMark/>
          </w:tcPr>
          <w:p w14:paraId="790D6C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shd w:val="clear" w:color="auto" w:fill="auto"/>
            <w:noWrap/>
            <w:vAlign w:val="bottom"/>
            <w:hideMark/>
          </w:tcPr>
          <w:p w14:paraId="12F7476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shd w:val="clear" w:color="auto" w:fill="auto"/>
            <w:noWrap/>
            <w:vAlign w:val="bottom"/>
            <w:hideMark/>
          </w:tcPr>
          <w:p w14:paraId="337C01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160_1</w:t>
            </w:r>
          </w:p>
        </w:tc>
        <w:tc>
          <w:tcPr>
            <w:tcW w:w="673" w:type="dxa"/>
            <w:shd w:val="clear" w:color="auto" w:fill="auto"/>
            <w:noWrap/>
            <w:vAlign w:val="bottom"/>
            <w:hideMark/>
          </w:tcPr>
          <w:p w14:paraId="37575F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shd w:val="clear" w:color="auto" w:fill="auto"/>
            <w:noWrap/>
            <w:vAlign w:val="bottom"/>
            <w:hideMark/>
          </w:tcPr>
          <w:p w14:paraId="2E0894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shd w:val="clear" w:color="auto" w:fill="auto"/>
            <w:noWrap/>
            <w:vAlign w:val="bottom"/>
            <w:hideMark/>
          </w:tcPr>
          <w:p w14:paraId="1A2EB3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shd w:val="clear" w:color="auto" w:fill="auto"/>
            <w:noWrap/>
            <w:vAlign w:val="bottom"/>
            <w:hideMark/>
          </w:tcPr>
          <w:p w14:paraId="0C9F97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shd w:val="clear" w:color="auto" w:fill="auto"/>
            <w:noWrap/>
            <w:vAlign w:val="bottom"/>
            <w:hideMark/>
          </w:tcPr>
          <w:p w14:paraId="618625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w:t>
            </w:r>
          </w:p>
        </w:tc>
        <w:tc>
          <w:tcPr>
            <w:tcW w:w="673" w:type="dxa"/>
            <w:shd w:val="clear" w:color="auto" w:fill="auto"/>
            <w:noWrap/>
            <w:vAlign w:val="bottom"/>
            <w:hideMark/>
          </w:tcPr>
          <w:p w14:paraId="72618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shd w:val="clear" w:color="auto" w:fill="auto"/>
            <w:noWrap/>
            <w:vAlign w:val="bottom"/>
            <w:hideMark/>
          </w:tcPr>
          <w:p w14:paraId="234521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4" w:type="dxa"/>
            <w:shd w:val="clear" w:color="auto" w:fill="auto"/>
            <w:noWrap/>
            <w:vAlign w:val="bottom"/>
            <w:hideMark/>
          </w:tcPr>
          <w:p w14:paraId="2E17F1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r>
      <w:tr w:rsidR="004B0B49" w:rsidRPr="0089132E" w14:paraId="29451B01" w14:textId="77777777" w:rsidTr="004B0B49">
        <w:trPr>
          <w:trHeight w:val="300"/>
        </w:trPr>
        <w:tc>
          <w:tcPr>
            <w:tcW w:w="1166" w:type="dxa"/>
            <w:tcBorders>
              <w:top w:val="nil"/>
              <w:left w:val="nil"/>
              <w:bottom w:val="nil"/>
              <w:right w:val="nil"/>
            </w:tcBorders>
            <w:shd w:val="clear" w:color="auto" w:fill="auto"/>
            <w:noWrap/>
            <w:vAlign w:val="bottom"/>
            <w:hideMark/>
          </w:tcPr>
          <w:p w14:paraId="1EF6B3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WHP0051</w:t>
            </w:r>
          </w:p>
        </w:tc>
        <w:tc>
          <w:tcPr>
            <w:tcW w:w="1320" w:type="dxa"/>
            <w:tcBorders>
              <w:left w:val="nil"/>
              <w:bottom w:val="nil"/>
              <w:right w:val="nil"/>
            </w:tcBorders>
            <w:shd w:val="clear" w:color="auto" w:fill="auto"/>
            <w:noWrap/>
            <w:vAlign w:val="bottom"/>
            <w:hideMark/>
          </w:tcPr>
          <w:p w14:paraId="794BD3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10/4/2007</w:t>
            </w:r>
          </w:p>
        </w:tc>
        <w:tc>
          <w:tcPr>
            <w:tcW w:w="1114" w:type="dxa"/>
            <w:tcBorders>
              <w:left w:val="nil"/>
              <w:bottom w:val="nil"/>
              <w:right w:val="nil"/>
            </w:tcBorders>
            <w:shd w:val="clear" w:color="auto" w:fill="auto"/>
            <w:noWrap/>
            <w:vAlign w:val="bottom"/>
            <w:hideMark/>
          </w:tcPr>
          <w:p w14:paraId="6D10B5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left w:val="nil"/>
              <w:bottom w:val="nil"/>
              <w:right w:val="nil"/>
            </w:tcBorders>
            <w:shd w:val="clear" w:color="auto" w:fill="auto"/>
            <w:noWrap/>
            <w:vAlign w:val="bottom"/>
            <w:hideMark/>
          </w:tcPr>
          <w:p w14:paraId="352217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169_0</w:t>
            </w:r>
          </w:p>
        </w:tc>
        <w:tc>
          <w:tcPr>
            <w:tcW w:w="673" w:type="dxa"/>
            <w:tcBorders>
              <w:left w:val="nil"/>
              <w:bottom w:val="nil"/>
              <w:right w:val="nil"/>
            </w:tcBorders>
            <w:shd w:val="clear" w:color="auto" w:fill="auto"/>
            <w:noWrap/>
            <w:vAlign w:val="bottom"/>
            <w:hideMark/>
          </w:tcPr>
          <w:p w14:paraId="77F247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w:t>
            </w:r>
          </w:p>
        </w:tc>
        <w:tc>
          <w:tcPr>
            <w:tcW w:w="673" w:type="dxa"/>
            <w:tcBorders>
              <w:left w:val="nil"/>
              <w:bottom w:val="nil"/>
              <w:right w:val="nil"/>
            </w:tcBorders>
            <w:shd w:val="clear" w:color="auto" w:fill="auto"/>
            <w:noWrap/>
            <w:vAlign w:val="bottom"/>
            <w:hideMark/>
          </w:tcPr>
          <w:p w14:paraId="24B926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6E0E16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2D7516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7FDEFE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w:t>
            </w:r>
          </w:p>
        </w:tc>
        <w:tc>
          <w:tcPr>
            <w:tcW w:w="673" w:type="dxa"/>
            <w:tcBorders>
              <w:left w:val="nil"/>
              <w:bottom w:val="nil"/>
              <w:right w:val="nil"/>
            </w:tcBorders>
            <w:shd w:val="clear" w:color="auto" w:fill="auto"/>
            <w:noWrap/>
            <w:vAlign w:val="bottom"/>
            <w:hideMark/>
          </w:tcPr>
          <w:p w14:paraId="28CDC1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left w:val="nil"/>
              <w:bottom w:val="nil"/>
              <w:right w:val="nil"/>
            </w:tcBorders>
            <w:shd w:val="clear" w:color="auto" w:fill="auto"/>
            <w:noWrap/>
            <w:vAlign w:val="bottom"/>
            <w:hideMark/>
          </w:tcPr>
          <w:p w14:paraId="787813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w:t>
            </w:r>
          </w:p>
        </w:tc>
        <w:tc>
          <w:tcPr>
            <w:tcW w:w="674" w:type="dxa"/>
            <w:tcBorders>
              <w:left w:val="nil"/>
              <w:bottom w:val="nil"/>
              <w:right w:val="nil"/>
            </w:tcBorders>
            <w:shd w:val="clear" w:color="auto" w:fill="auto"/>
            <w:noWrap/>
            <w:vAlign w:val="bottom"/>
            <w:hideMark/>
          </w:tcPr>
          <w:p w14:paraId="31A1DA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r>
      <w:tr w:rsidR="004B0B49" w:rsidRPr="0089132E" w14:paraId="2DD5159C" w14:textId="77777777" w:rsidTr="004B0B49">
        <w:trPr>
          <w:trHeight w:val="300"/>
        </w:trPr>
        <w:tc>
          <w:tcPr>
            <w:tcW w:w="1166" w:type="dxa"/>
            <w:tcBorders>
              <w:top w:val="nil"/>
              <w:left w:val="nil"/>
              <w:bottom w:val="nil"/>
              <w:right w:val="nil"/>
            </w:tcBorders>
            <w:shd w:val="clear" w:color="auto" w:fill="auto"/>
            <w:noWrap/>
            <w:vAlign w:val="bottom"/>
            <w:hideMark/>
          </w:tcPr>
          <w:p w14:paraId="5B29D0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WHP0047</w:t>
            </w:r>
          </w:p>
        </w:tc>
        <w:tc>
          <w:tcPr>
            <w:tcW w:w="1320" w:type="dxa"/>
            <w:tcBorders>
              <w:top w:val="nil"/>
              <w:left w:val="nil"/>
              <w:bottom w:val="nil"/>
              <w:right w:val="nil"/>
            </w:tcBorders>
            <w:shd w:val="clear" w:color="auto" w:fill="auto"/>
            <w:noWrap/>
            <w:vAlign w:val="bottom"/>
            <w:hideMark/>
          </w:tcPr>
          <w:p w14:paraId="6E40E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10/8/2007</w:t>
            </w:r>
          </w:p>
        </w:tc>
        <w:tc>
          <w:tcPr>
            <w:tcW w:w="1114" w:type="dxa"/>
            <w:tcBorders>
              <w:top w:val="nil"/>
              <w:left w:val="nil"/>
              <w:bottom w:val="nil"/>
              <w:right w:val="nil"/>
            </w:tcBorders>
            <w:shd w:val="clear" w:color="auto" w:fill="auto"/>
            <w:noWrap/>
            <w:vAlign w:val="bottom"/>
            <w:hideMark/>
          </w:tcPr>
          <w:p w14:paraId="4BC124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B961C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171_0</w:t>
            </w:r>
          </w:p>
        </w:tc>
        <w:tc>
          <w:tcPr>
            <w:tcW w:w="673" w:type="dxa"/>
            <w:tcBorders>
              <w:top w:val="nil"/>
              <w:left w:val="nil"/>
              <w:bottom w:val="nil"/>
              <w:right w:val="nil"/>
            </w:tcBorders>
            <w:shd w:val="clear" w:color="auto" w:fill="auto"/>
            <w:noWrap/>
            <w:vAlign w:val="bottom"/>
            <w:hideMark/>
          </w:tcPr>
          <w:p w14:paraId="58C7B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01C2FA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023C7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7B7C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18.9</w:t>
            </w:r>
          </w:p>
        </w:tc>
        <w:tc>
          <w:tcPr>
            <w:tcW w:w="673" w:type="dxa"/>
            <w:tcBorders>
              <w:top w:val="nil"/>
              <w:left w:val="nil"/>
              <w:bottom w:val="nil"/>
              <w:right w:val="nil"/>
            </w:tcBorders>
            <w:shd w:val="clear" w:color="auto" w:fill="auto"/>
            <w:noWrap/>
            <w:vAlign w:val="bottom"/>
            <w:hideMark/>
          </w:tcPr>
          <w:p w14:paraId="0F96B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w:t>
            </w:r>
          </w:p>
        </w:tc>
        <w:tc>
          <w:tcPr>
            <w:tcW w:w="673" w:type="dxa"/>
            <w:tcBorders>
              <w:top w:val="nil"/>
              <w:left w:val="nil"/>
              <w:bottom w:val="nil"/>
              <w:right w:val="nil"/>
            </w:tcBorders>
            <w:shd w:val="clear" w:color="auto" w:fill="auto"/>
            <w:noWrap/>
            <w:vAlign w:val="bottom"/>
            <w:hideMark/>
          </w:tcPr>
          <w:p w14:paraId="22FD38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7659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0879E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E7FA4F3" w14:textId="77777777" w:rsidTr="004B0B49">
        <w:trPr>
          <w:trHeight w:val="300"/>
        </w:trPr>
        <w:tc>
          <w:tcPr>
            <w:tcW w:w="1166" w:type="dxa"/>
            <w:tcBorders>
              <w:top w:val="nil"/>
              <w:left w:val="nil"/>
              <w:bottom w:val="nil"/>
              <w:right w:val="nil"/>
            </w:tcBorders>
            <w:shd w:val="clear" w:color="auto" w:fill="auto"/>
            <w:noWrap/>
            <w:vAlign w:val="bottom"/>
            <w:hideMark/>
          </w:tcPr>
          <w:p w14:paraId="62AAD7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4F2CE8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08DA2C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F823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183_0</w:t>
            </w:r>
          </w:p>
        </w:tc>
        <w:tc>
          <w:tcPr>
            <w:tcW w:w="673" w:type="dxa"/>
            <w:tcBorders>
              <w:top w:val="nil"/>
              <w:left w:val="nil"/>
              <w:bottom w:val="nil"/>
              <w:right w:val="nil"/>
            </w:tcBorders>
            <w:shd w:val="clear" w:color="auto" w:fill="auto"/>
            <w:noWrap/>
            <w:vAlign w:val="bottom"/>
            <w:hideMark/>
          </w:tcPr>
          <w:p w14:paraId="2E7BAF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5A011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771CA0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2050DC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c>
          <w:tcPr>
            <w:tcW w:w="673" w:type="dxa"/>
            <w:tcBorders>
              <w:top w:val="nil"/>
              <w:left w:val="nil"/>
              <w:bottom w:val="nil"/>
              <w:right w:val="nil"/>
            </w:tcBorders>
            <w:shd w:val="clear" w:color="auto" w:fill="auto"/>
            <w:noWrap/>
            <w:vAlign w:val="bottom"/>
            <w:hideMark/>
          </w:tcPr>
          <w:p w14:paraId="593229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746AA1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39B5BF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4" w:type="dxa"/>
            <w:tcBorders>
              <w:top w:val="nil"/>
              <w:left w:val="nil"/>
              <w:bottom w:val="nil"/>
              <w:right w:val="nil"/>
            </w:tcBorders>
            <w:shd w:val="clear" w:color="auto" w:fill="auto"/>
            <w:noWrap/>
            <w:vAlign w:val="bottom"/>
            <w:hideMark/>
          </w:tcPr>
          <w:p w14:paraId="0C73B8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50.8</w:t>
            </w:r>
          </w:p>
        </w:tc>
      </w:tr>
      <w:tr w:rsidR="004B0B49" w:rsidRPr="0089132E" w14:paraId="5505FF2B" w14:textId="77777777" w:rsidTr="004B0B49">
        <w:trPr>
          <w:trHeight w:val="300"/>
        </w:trPr>
        <w:tc>
          <w:tcPr>
            <w:tcW w:w="1166" w:type="dxa"/>
            <w:tcBorders>
              <w:top w:val="nil"/>
              <w:left w:val="nil"/>
              <w:bottom w:val="nil"/>
              <w:right w:val="nil"/>
            </w:tcBorders>
            <w:shd w:val="clear" w:color="auto" w:fill="auto"/>
            <w:noWrap/>
            <w:vAlign w:val="bottom"/>
            <w:hideMark/>
          </w:tcPr>
          <w:p w14:paraId="11E7E6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08886F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7529A1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91AAB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183_1</w:t>
            </w:r>
          </w:p>
        </w:tc>
        <w:tc>
          <w:tcPr>
            <w:tcW w:w="673" w:type="dxa"/>
            <w:tcBorders>
              <w:top w:val="nil"/>
              <w:left w:val="nil"/>
              <w:bottom w:val="nil"/>
              <w:right w:val="nil"/>
            </w:tcBorders>
            <w:shd w:val="clear" w:color="auto" w:fill="auto"/>
            <w:noWrap/>
            <w:vAlign w:val="bottom"/>
            <w:hideMark/>
          </w:tcPr>
          <w:p w14:paraId="6F3306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139D84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1CEBF5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232595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w:t>
            </w:r>
          </w:p>
        </w:tc>
        <w:tc>
          <w:tcPr>
            <w:tcW w:w="673" w:type="dxa"/>
            <w:tcBorders>
              <w:top w:val="nil"/>
              <w:left w:val="nil"/>
              <w:bottom w:val="nil"/>
              <w:right w:val="nil"/>
            </w:tcBorders>
            <w:shd w:val="clear" w:color="auto" w:fill="auto"/>
            <w:noWrap/>
            <w:vAlign w:val="bottom"/>
            <w:hideMark/>
          </w:tcPr>
          <w:p w14:paraId="73D5A6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6664C5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43040B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4" w:type="dxa"/>
            <w:tcBorders>
              <w:top w:val="nil"/>
              <w:left w:val="nil"/>
              <w:bottom w:val="nil"/>
              <w:right w:val="nil"/>
            </w:tcBorders>
            <w:shd w:val="clear" w:color="auto" w:fill="auto"/>
            <w:noWrap/>
            <w:vAlign w:val="bottom"/>
            <w:hideMark/>
          </w:tcPr>
          <w:p w14:paraId="0D3568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r>
      <w:tr w:rsidR="004B0B49" w:rsidRPr="0089132E" w14:paraId="1BA001E7" w14:textId="77777777" w:rsidTr="004B0B49">
        <w:trPr>
          <w:trHeight w:val="300"/>
        </w:trPr>
        <w:tc>
          <w:tcPr>
            <w:tcW w:w="1166" w:type="dxa"/>
            <w:tcBorders>
              <w:top w:val="nil"/>
              <w:left w:val="nil"/>
              <w:bottom w:val="nil"/>
              <w:right w:val="nil"/>
            </w:tcBorders>
            <w:shd w:val="clear" w:color="auto" w:fill="auto"/>
            <w:noWrap/>
            <w:vAlign w:val="bottom"/>
            <w:hideMark/>
          </w:tcPr>
          <w:p w14:paraId="621AF6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WB0230</w:t>
            </w:r>
          </w:p>
        </w:tc>
        <w:tc>
          <w:tcPr>
            <w:tcW w:w="1320" w:type="dxa"/>
            <w:tcBorders>
              <w:top w:val="nil"/>
              <w:left w:val="nil"/>
              <w:bottom w:val="nil"/>
              <w:right w:val="nil"/>
            </w:tcBorders>
            <w:shd w:val="clear" w:color="auto" w:fill="auto"/>
            <w:noWrap/>
            <w:vAlign w:val="bottom"/>
            <w:hideMark/>
          </w:tcPr>
          <w:p w14:paraId="3F7448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10/9/2007</w:t>
            </w:r>
          </w:p>
        </w:tc>
        <w:tc>
          <w:tcPr>
            <w:tcW w:w="1114" w:type="dxa"/>
            <w:tcBorders>
              <w:top w:val="nil"/>
              <w:left w:val="nil"/>
              <w:bottom w:val="nil"/>
              <w:right w:val="nil"/>
            </w:tcBorders>
            <w:shd w:val="clear" w:color="auto" w:fill="auto"/>
            <w:noWrap/>
            <w:vAlign w:val="bottom"/>
            <w:hideMark/>
          </w:tcPr>
          <w:p w14:paraId="6B0BFB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5C03A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191_0</w:t>
            </w:r>
          </w:p>
        </w:tc>
        <w:tc>
          <w:tcPr>
            <w:tcW w:w="673" w:type="dxa"/>
            <w:tcBorders>
              <w:top w:val="nil"/>
              <w:left w:val="nil"/>
              <w:bottom w:val="nil"/>
              <w:right w:val="nil"/>
            </w:tcBorders>
            <w:shd w:val="clear" w:color="auto" w:fill="auto"/>
            <w:noWrap/>
            <w:vAlign w:val="bottom"/>
            <w:hideMark/>
          </w:tcPr>
          <w:p w14:paraId="7A7E2A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552ABC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w:t>
            </w:r>
          </w:p>
        </w:tc>
        <w:tc>
          <w:tcPr>
            <w:tcW w:w="673" w:type="dxa"/>
            <w:tcBorders>
              <w:top w:val="nil"/>
              <w:left w:val="nil"/>
              <w:bottom w:val="nil"/>
              <w:right w:val="nil"/>
            </w:tcBorders>
            <w:shd w:val="clear" w:color="auto" w:fill="auto"/>
            <w:noWrap/>
            <w:vAlign w:val="bottom"/>
            <w:hideMark/>
          </w:tcPr>
          <w:p w14:paraId="639E6C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43.0</w:t>
            </w:r>
          </w:p>
        </w:tc>
        <w:tc>
          <w:tcPr>
            <w:tcW w:w="673" w:type="dxa"/>
            <w:tcBorders>
              <w:top w:val="nil"/>
              <w:left w:val="nil"/>
              <w:bottom w:val="nil"/>
              <w:right w:val="nil"/>
            </w:tcBorders>
            <w:shd w:val="clear" w:color="auto" w:fill="auto"/>
            <w:noWrap/>
            <w:vAlign w:val="bottom"/>
            <w:hideMark/>
          </w:tcPr>
          <w:p w14:paraId="4FB517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162FB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0.1</w:t>
            </w:r>
          </w:p>
        </w:tc>
        <w:tc>
          <w:tcPr>
            <w:tcW w:w="673" w:type="dxa"/>
            <w:tcBorders>
              <w:top w:val="nil"/>
              <w:left w:val="nil"/>
              <w:bottom w:val="nil"/>
              <w:right w:val="nil"/>
            </w:tcBorders>
            <w:shd w:val="clear" w:color="auto" w:fill="auto"/>
            <w:noWrap/>
            <w:vAlign w:val="bottom"/>
            <w:hideMark/>
          </w:tcPr>
          <w:p w14:paraId="7D6927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460AC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59D38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r>
      <w:tr w:rsidR="004B0B49" w:rsidRPr="0089132E" w14:paraId="4B2A8696" w14:textId="77777777" w:rsidTr="004B0B49">
        <w:trPr>
          <w:trHeight w:val="300"/>
        </w:trPr>
        <w:tc>
          <w:tcPr>
            <w:tcW w:w="1166" w:type="dxa"/>
            <w:tcBorders>
              <w:top w:val="nil"/>
              <w:left w:val="nil"/>
              <w:bottom w:val="nil"/>
              <w:right w:val="nil"/>
            </w:tcBorders>
            <w:shd w:val="clear" w:color="auto" w:fill="auto"/>
            <w:noWrap/>
            <w:vAlign w:val="bottom"/>
            <w:hideMark/>
          </w:tcPr>
          <w:p w14:paraId="6475B3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WB0292</w:t>
            </w:r>
          </w:p>
        </w:tc>
        <w:tc>
          <w:tcPr>
            <w:tcW w:w="1320" w:type="dxa"/>
            <w:tcBorders>
              <w:top w:val="nil"/>
              <w:left w:val="nil"/>
              <w:bottom w:val="nil"/>
              <w:right w:val="nil"/>
            </w:tcBorders>
            <w:shd w:val="clear" w:color="auto" w:fill="auto"/>
            <w:noWrap/>
            <w:vAlign w:val="bottom"/>
            <w:hideMark/>
          </w:tcPr>
          <w:p w14:paraId="126262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10/24/2007</w:t>
            </w:r>
          </w:p>
        </w:tc>
        <w:tc>
          <w:tcPr>
            <w:tcW w:w="1114" w:type="dxa"/>
            <w:tcBorders>
              <w:top w:val="nil"/>
              <w:left w:val="nil"/>
              <w:bottom w:val="nil"/>
              <w:right w:val="nil"/>
            </w:tcBorders>
            <w:shd w:val="clear" w:color="auto" w:fill="auto"/>
            <w:noWrap/>
            <w:vAlign w:val="bottom"/>
            <w:hideMark/>
          </w:tcPr>
          <w:p w14:paraId="6363B0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272F8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194_0</w:t>
            </w:r>
          </w:p>
        </w:tc>
        <w:tc>
          <w:tcPr>
            <w:tcW w:w="673" w:type="dxa"/>
            <w:tcBorders>
              <w:top w:val="nil"/>
              <w:left w:val="nil"/>
              <w:bottom w:val="nil"/>
              <w:right w:val="nil"/>
            </w:tcBorders>
            <w:shd w:val="clear" w:color="auto" w:fill="auto"/>
            <w:noWrap/>
            <w:vAlign w:val="bottom"/>
            <w:hideMark/>
          </w:tcPr>
          <w:p w14:paraId="0FA67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0CAC8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7E82C0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79270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684059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07B4B3C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A6082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4" w:type="dxa"/>
            <w:tcBorders>
              <w:top w:val="nil"/>
              <w:left w:val="nil"/>
              <w:bottom w:val="nil"/>
              <w:right w:val="nil"/>
            </w:tcBorders>
            <w:shd w:val="clear" w:color="auto" w:fill="auto"/>
            <w:noWrap/>
            <w:vAlign w:val="bottom"/>
            <w:hideMark/>
          </w:tcPr>
          <w:p w14:paraId="23889E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r>
      <w:tr w:rsidR="004B0B49" w:rsidRPr="0089132E" w14:paraId="0463C253" w14:textId="77777777" w:rsidTr="004B0B49">
        <w:trPr>
          <w:trHeight w:val="300"/>
        </w:trPr>
        <w:tc>
          <w:tcPr>
            <w:tcW w:w="1166" w:type="dxa"/>
            <w:tcBorders>
              <w:top w:val="nil"/>
              <w:left w:val="nil"/>
              <w:bottom w:val="nil"/>
              <w:right w:val="nil"/>
            </w:tcBorders>
            <w:shd w:val="clear" w:color="auto" w:fill="auto"/>
            <w:noWrap/>
            <w:vAlign w:val="bottom"/>
            <w:hideMark/>
          </w:tcPr>
          <w:p w14:paraId="397A03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WB0292</w:t>
            </w:r>
          </w:p>
        </w:tc>
        <w:tc>
          <w:tcPr>
            <w:tcW w:w="1320" w:type="dxa"/>
            <w:tcBorders>
              <w:top w:val="nil"/>
              <w:left w:val="nil"/>
              <w:bottom w:val="nil"/>
              <w:right w:val="nil"/>
            </w:tcBorders>
            <w:shd w:val="clear" w:color="auto" w:fill="auto"/>
            <w:noWrap/>
            <w:vAlign w:val="bottom"/>
            <w:hideMark/>
          </w:tcPr>
          <w:p w14:paraId="18F1C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10/24/2007</w:t>
            </w:r>
          </w:p>
        </w:tc>
        <w:tc>
          <w:tcPr>
            <w:tcW w:w="1114" w:type="dxa"/>
            <w:tcBorders>
              <w:top w:val="nil"/>
              <w:left w:val="nil"/>
              <w:bottom w:val="nil"/>
              <w:right w:val="nil"/>
            </w:tcBorders>
            <w:shd w:val="clear" w:color="auto" w:fill="auto"/>
            <w:noWrap/>
            <w:vAlign w:val="bottom"/>
            <w:hideMark/>
          </w:tcPr>
          <w:p w14:paraId="0E4468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166F3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194_1</w:t>
            </w:r>
          </w:p>
        </w:tc>
        <w:tc>
          <w:tcPr>
            <w:tcW w:w="673" w:type="dxa"/>
            <w:tcBorders>
              <w:top w:val="nil"/>
              <w:left w:val="nil"/>
              <w:bottom w:val="nil"/>
              <w:right w:val="nil"/>
            </w:tcBorders>
            <w:shd w:val="clear" w:color="auto" w:fill="auto"/>
            <w:noWrap/>
            <w:vAlign w:val="bottom"/>
            <w:hideMark/>
          </w:tcPr>
          <w:p w14:paraId="15913C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FC9C3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7A6D358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AAA85E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ADEF7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26D774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32A530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4" w:type="dxa"/>
            <w:tcBorders>
              <w:top w:val="nil"/>
              <w:left w:val="nil"/>
              <w:bottom w:val="nil"/>
              <w:right w:val="nil"/>
            </w:tcBorders>
            <w:shd w:val="clear" w:color="auto" w:fill="auto"/>
            <w:noWrap/>
            <w:vAlign w:val="bottom"/>
            <w:hideMark/>
          </w:tcPr>
          <w:p w14:paraId="0630421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F9486A8" w14:textId="77777777" w:rsidTr="004B0B49">
        <w:trPr>
          <w:trHeight w:val="300"/>
        </w:trPr>
        <w:tc>
          <w:tcPr>
            <w:tcW w:w="1166" w:type="dxa"/>
            <w:tcBorders>
              <w:top w:val="nil"/>
              <w:left w:val="nil"/>
              <w:bottom w:val="nil"/>
              <w:right w:val="nil"/>
            </w:tcBorders>
            <w:shd w:val="clear" w:color="auto" w:fill="auto"/>
            <w:noWrap/>
            <w:vAlign w:val="bottom"/>
            <w:hideMark/>
          </w:tcPr>
          <w:p w14:paraId="0222A1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MRW10</w:t>
            </w:r>
          </w:p>
        </w:tc>
        <w:tc>
          <w:tcPr>
            <w:tcW w:w="1320" w:type="dxa"/>
            <w:tcBorders>
              <w:top w:val="nil"/>
              <w:left w:val="nil"/>
              <w:bottom w:val="nil"/>
              <w:right w:val="nil"/>
            </w:tcBorders>
            <w:shd w:val="clear" w:color="auto" w:fill="auto"/>
            <w:noWrap/>
            <w:vAlign w:val="bottom"/>
            <w:hideMark/>
          </w:tcPr>
          <w:p w14:paraId="05989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498845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E729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201_0</w:t>
            </w:r>
          </w:p>
        </w:tc>
        <w:tc>
          <w:tcPr>
            <w:tcW w:w="673" w:type="dxa"/>
            <w:tcBorders>
              <w:top w:val="nil"/>
              <w:left w:val="nil"/>
              <w:bottom w:val="nil"/>
              <w:right w:val="nil"/>
            </w:tcBorders>
            <w:shd w:val="clear" w:color="auto" w:fill="auto"/>
            <w:noWrap/>
            <w:vAlign w:val="bottom"/>
            <w:hideMark/>
          </w:tcPr>
          <w:p w14:paraId="3E1FCA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649E8E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31CEC1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63DCCA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89.1</w:t>
            </w:r>
          </w:p>
        </w:tc>
        <w:tc>
          <w:tcPr>
            <w:tcW w:w="673" w:type="dxa"/>
            <w:tcBorders>
              <w:top w:val="nil"/>
              <w:left w:val="nil"/>
              <w:bottom w:val="nil"/>
              <w:right w:val="nil"/>
            </w:tcBorders>
            <w:shd w:val="clear" w:color="auto" w:fill="auto"/>
            <w:noWrap/>
            <w:vAlign w:val="bottom"/>
            <w:hideMark/>
          </w:tcPr>
          <w:p w14:paraId="2863A9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24.7</w:t>
            </w:r>
          </w:p>
        </w:tc>
        <w:tc>
          <w:tcPr>
            <w:tcW w:w="673" w:type="dxa"/>
            <w:tcBorders>
              <w:top w:val="nil"/>
              <w:left w:val="nil"/>
              <w:bottom w:val="nil"/>
              <w:right w:val="nil"/>
            </w:tcBorders>
            <w:shd w:val="clear" w:color="auto" w:fill="auto"/>
            <w:noWrap/>
            <w:vAlign w:val="bottom"/>
            <w:hideMark/>
          </w:tcPr>
          <w:p w14:paraId="126B1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328B21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4" w:type="dxa"/>
            <w:tcBorders>
              <w:top w:val="nil"/>
              <w:left w:val="nil"/>
              <w:bottom w:val="nil"/>
              <w:right w:val="nil"/>
            </w:tcBorders>
            <w:shd w:val="clear" w:color="auto" w:fill="auto"/>
            <w:noWrap/>
            <w:vAlign w:val="bottom"/>
            <w:hideMark/>
          </w:tcPr>
          <w:p w14:paraId="1EA088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r>
      <w:tr w:rsidR="004B0B49" w:rsidRPr="0089132E" w14:paraId="603A80CA" w14:textId="77777777" w:rsidTr="004B0B49">
        <w:trPr>
          <w:trHeight w:val="300"/>
        </w:trPr>
        <w:tc>
          <w:tcPr>
            <w:tcW w:w="1166" w:type="dxa"/>
            <w:tcBorders>
              <w:top w:val="nil"/>
              <w:left w:val="nil"/>
              <w:bottom w:val="nil"/>
              <w:right w:val="nil"/>
            </w:tcBorders>
            <w:shd w:val="clear" w:color="auto" w:fill="auto"/>
            <w:noWrap/>
            <w:vAlign w:val="bottom"/>
            <w:hideMark/>
          </w:tcPr>
          <w:p w14:paraId="4FFE94E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MRW10</w:t>
            </w:r>
          </w:p>
        </w:tc>
        <w:tc>
          <w:tcPr>
            <w:tcW w:w="1320" w:type="dxa"/>
            <w:tcBorders>
              <w:top w:val="nil"/>
              <w:left w:val="nil"/>
              <w:bottom w:val="nil"/>
              <w:right w:val="nil"/>
            </w:tcBorders>
            <w:shd w:val="clear" w:color="auto" w:fill="auto"/>
            <w:noWrap/>
            <w:vAlign w:val="bottom"/>
            <w:hideMark/>
          </w:tcPr>
          <w:p w14:paraId="74A23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0E4793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AF835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201_1</w:t>
            </w:r>
          </w:p>
        </w:tc>
        <w:tc>
          <w:tcPr>
            <w:tcW w:w="673" w:type="dxa"/>
            <w:tcBorders>
              <w:top w:val="nil"/>
              <w:left w:val="nil"/>
              <w:bottom w:val="nil"/>
              <w:right w:val="nil"/>
            </w:tcBorders>
            <w:shd w:val="clear" w:color="auto" w:fill="auto"/>
            <w:noWrap/>
            <w:vAlign w:val="bottom"/>
            <w:hideMark/>
          </w:tcPr>
          <w:p w14:paraId="4F2A36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218A66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29.7</w:t>
            </w:r>
          </w:p>
        </w:tc>
        <w:tc>
          <w:tcPr>
            <w:tcW w:w="673" w:type="dxa"/>
            <w:tcBorders>
              <w:top w:val="nil"/>
              <w:left w:val="nil"/>
              <w:bottom w:val="nil"/>
              <w:right w:val="nil"/>
            </w:tcBorders>
            <w:shd w:val="clear" w:color="auto" w:fill="auto"/>
            <w:noWrap/>
            <w:vAlign w:val="bottom"/>
            <w:hideMark/>
          </w:tcPr>
          <w:p w14:paraId="5584C0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60CEE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7CCF87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40832D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037991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15.1</w:t>
            </w:r>
          </w:p>
        </w:tc>
        <w:tc>
          <w:tcPr>
            <w:tcW w:w="674" w:type="dxa"/>
            <w:tcBorders>
              <w:top w:val="nil"/>
              <w:left w:val="nil"/>
              <w:bottom w:val="nil"/>
              <w:right w:val="nil"/>
            </w:tcBorders>
            <w:shd w:val="clear" w:color="auto" w:fill="auto"/>
            <w:noWrap/>
            <w:vAlign w:val="bottom"/>
            <w:hideMark/>
          </w:tcPr>
          <w:p w14:paraId="69CC5D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DAC0E83" w14:textId="77777777" w:rsidTr="004B0B49">
        <w:trPr>
          <w:trHeight w:val="300"/>
        </w:trPr>
        <w:tc>
          <w:tcPr>
            <w:tcW w:w="1166" w:type="dxa"/>
            <w:tcBorders>
              <w:top w:val="nil"/>
              <w:left w:val="nil"/>
              <w:bottom w:val="nil"/>
              <w:right w:val="nil"/>
            </w:tcBorders>
            <w:shd w:val="clear" w:color="auto" w:fill="auto"/>
            <w:noWrap/>
            <w:vAlign w:val="bottom"/>
            <w:hideMark/>
          </w:tcPr>
          <w:p w14:paraId="3F6BAF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WB0296</w:t>
            </w:r>
          </w:p>
        </w:tc>
        <w:tc>
          <w:tcPr>
            <w:tcW w:w="1320" w:type="dxa"/>
            <w:tcBorders>
              <w:top w:val="nil"/>
              <w:left w:val="nil"/>
              <w:bottom w:val="nil"/>
              <w:right w:val="nil"/>
            </w:tcBorders>
            <w:shd w:val="clear" w:color="auto" w:fill="auto"/>
            <w:noWrap/>
            <w:vAlign w:val="bottom"/>
            <w:hideMark/>
          </w:tcPr>
          <w:p w14:paraId="2137E3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781867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56DB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202_0</w:t>
            </w:r>
          </w:p>
        </w:tc>
        <w:tc>
          <w:tcPr>
            <w:tcW w:w="673" w:type="dxa"/>
            <w:tcBorders>
              <w:top w:val="nil"/>
              <w:left w:val="nil"/>
              <w:bottom w:val="nil"/>
              <w:right w:val="nil"/>
            </w:tcBorders>
            <w:shd w:val="clear" w:color="auto" w:fill="auto"/>
            <w:noWrap/>
            <w:vAlign w:val="bottom"/>
            <w:hideMark/>
          </w:tcPr>
          <w:p w14:paraId="2E37CA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2D5BCF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362E3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24FCB8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c>
          <w:tcPr>
            <w:tcW w:w="673" w:type="dxa"/>
            <w:tcBorders>
              <w:top w:val="nil"/>
              <w:left w:val="nil"/>
              <w:bottom w:val="nil"/>
              <w:right w:val="nil"/>
            </w:tcBorders>
            <w:shd w:val="clear" w:color="auto" w:fill="auto"/>
            <w:noWrap/>
            <w:vAlign w:val="bottom"/>
            <w:hideMark/>
          </w:tcPr>
          <w:p w14:paraId="0E42A0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2D1E81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065DE6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21.3</w:t>
            </w:r>
          </w:p>
        </w:tc>
        <w:tc>
          <w:tcPr>
            <w:tcW w:w="674" w:type="dxa"/>
            <w:tcBorders>
              <w:top w:val="nil"/>
              <w:left w:val="nil"/>
              <w:bottom w:val="nil"/>
              <w:right w:val="nil"/>
            </w:tcBorders>
            <w:shd w:val="clear" w:color="auto" w:fill="auto"/>
            <w:noWrap/>
            <w:vAlign w:val="bottom"/>
            <w:hideMark/>
          </w:tcPr>
          <w:p w14:paraId="5B685C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r>
      <w:tr w:rsidR="004B0B49" w:rsidRPr="0089132E" w14:paraId="41EBCCD3" w14:textId="77777777" w:rsidTr="004B0B49">
        <w:trPr>
          <w:trHeight w:val="300"/>
        </w:trPr>
        <w:tc>
          <w:tcPr>
            <w:tcW w:w="1166" w:type="dxa"/>
            <w:tcBorders>
              <w:top w:val="nil"/>
              <w:left w:val="nil"/>
              <w:bottom w:val="nil"/>
              <w:right w:val="nil"/>
            </w:tcBorders>
            <w:shd w:val="clear" w:color="auto" w:fill="auto"/>
            <w:noWrap/>
            <w:vAlign w:val="bottom"/>
            <w:hideMark/>
          </w:tcPr>
          <w:p w14:paraId="5CB590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WB0296</w:t>
            </w:r>
          </w:p>
        </w:tc>
        <w:tc>
          <w:tcPr>
            <w:tcW w:w="1320" w:type="dxa"/>
            <w:tcBorders>
              <w:top w:val="nil"/>
              <w:left w:val="nil"/>
              <w:bottom w:val="nil"/>
              <w:right w:val="nil"/>
            </w:tcBorders>
            <w:shd w:val="clear" w:color="auto" w:fill="auto"/>
            <w:noWrap/>
            <w:vAlign w:val="bottom"/>
            <w:hideMark/>
          </w:tcPr>
          <w:p w14:paraId="3C6DDC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5DB3BDE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3884FB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202_1</w:t>
            </w:r>
          </w:p>
        </w:tc>
        <w:tc>
          <w:tcPr>
            <w:tcW w:w="673" w:type="dxa"/>
            <w:tcBorders>
              <w:top w:val="nil"/>
              <w:left w:val="nil"/>
              <w:bottom w:val="nil"/>
              <w:right w:val="nil"/>
            </w:tcBorders>
            <w:shd w:val="clear" w:color="auto" w:fill="auto"/>
            <w:noWrap/>
            <w:vAlign w:val="bottom"/>
            <w:hideMark/>
          </w:tcPr>
          <w:p w14:paraId="2F66AC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110674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c>
          <w:tcPr>
            <w:tcW w:w="673" w:type="dxa"/>
            <w:tcBorders>
              <w:top w:val="nil"/>
              <w:left w:val="nil"/>
              <w:bottom w:val="nil"/>
              <w:right w:val="nil"/>
            </w:tcBorders>
            <w:shd w:val="clear" w:color="auto" w:fill="auto"/>
            <w:noWrap/>
            <w:vAlign w:val="bottom"/>
            <w:hideMark/>
          </w:tcPr>
          <w:p w14:paraId="3FA659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w:t>
            </w:r>
          </w:p>
        </w:tc>
        <w:tc>
          <w:tcPr>
            <w:tcW w:w="673" w:type="dxa"/>
            <w:tcBorders>
              <w:top w:val="nil"/>
              <w:left w:val="nil"/>
              <w:bottom w:val="nil"/>
              <w:right w:val="nil"/>
            </w:tcBorders>
            <w:shd w:val="clear" w:color="auto" w:fill="auto"/>
            <w:noWrap/>
            <w:vAlign w:val="bottom"/>
            <w:hideMark/>
          </w:tcPr>
          <w:p w14:paraId="6BCAEB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62BC93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7778AC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6B7523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4" w:type="dxa"/>
            <w:tcBorders>
              <w:top w:val="nil"/>
              <w:left w:val="nil"/>
              <w:bottom w:val="nil"/>
              <w:right w:val="nil"/>
            </w:tcBorders>
            <w:shd w:val="clear" w:color="auto" w:fill="auto"/>
            <w:noWrap/>
            <w:vAlign w:val="bottom"/>
            <w:hideMark/>
          </w:tcPr>
          <w:p w14:paraId="07ED9E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24.5</w:t>
            </w:r>
          </w:p>
        </w:tc>
      </w:tr>
      <w:tr w:rsidR="004B0B49" w:rsidRPr="0089132E" w14:paraId="5E5C1A49" w14:textId="77777777" w:rsidTr="004B0B49">
        <w:trPr>
          <w:trHeight w:val="300"/>
        </w:trPr>
        <w:tc>
          <w:tcPr>
            <w:tcW w:w="1166" w:type="dxa"/>
            <w:tcBorders>
              <w:top w:val="nil"/>
              <w:left w:val="nil"/>
              <w:bottom w:val="nil"/>
              <w:right w:val="nil"/>
            </w:tcBorders>
            <w:shd w:val="clear" w:color="auto" w:fill="auto"/>
            <w:noWrap/>
            <w:vAlign w:val="bottom"/>
            <w:hideMark/>
          </w:tcPr>
          <w:p w14:paraId="0E1D8C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WB223</w:t>
            </w:r>
          </w:p>
        </w:tc>
        <w:tc>
          <w:tcPr>
            <w:tcW w:w="1320" w:type="dxa"/>
            <w:tcBorders>
              <w:top w:val="nil"/>
              <w:left w:val="nil"/>
              <w:bottom w:val="nil"/>
              <w:right w:val="nil"/>
            </w:tcBorders>
            <w:shd w:val="clear" w:color="auto" w:fill="auto"/>
            <w:noWrap/>
            <w:vAlign w:val="bottom"/>
            <w:hideMark/>
          </w:tcPr>
          <w:p w14:paraId="1EB424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8/25/2008</w:t>
            </w:r>
          </w:p>
        </w:tc>
        <w:tc>
          <w:tcPr>
            <w:tcW w:w="1114" w:type="dxa"/>
            <w:tcBorders>
              <w:top w:val="nil"/>
              <w:left w:val="nil"/>
              <w:bottom w:val="nil"/>
              <w:right w:val="nil"/>
            </w:tcBorders>
            <w:shd w:val="clear" w:color="auto" w:fill="auto"/>
            <w:noWrap/>
            <w:vAlign w:val="bottom"/>
            <w:hideMark/>
          </w:tcPr>
          <w:p w14:paraId="7FE962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781ED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223_0</w:t>
            </w:r>
          </w:p>
        </w:tc>
        <w:tc>
          <w:tcPr>
            <w:tcW w:w="673" w:type="dxa"/>
            <w:tcBorders>
              <w:top w:val="nil"/>
              <w:left w:val="nil"/>
              <w:bottom w:val="nil"/>
              <w:right w:val="nil"/>
            </w:tcBorders>
            <w:shd w:val="clear" w:color="auto" w:fill="auto"/>
            <w:noWrap/>
            <w:vAlign w:val="bottom"/>
            <w:hideMark/>
          </w:tcPr>
          <w:p w14:paraId="0E8443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03196F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3" w:type="dxa"/>
            <w:tcBorders>
              <w:top w:val="nil"/>
              <w:left w:val="nil"/>
              <w:bottom w:val="nil"/>
              <w:right w:val="nil"/>
            </w:tcBorders>
            <w:shd w:val="clear" w:color="auto" w:fill="auto"/>
            <w:noWrap/>
            <w:vAlign w:val="bottom"/>
            <w:hideMark/>
          </w:tcPr>
          <w:p w14:paraId="01E982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64D54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3" w:type="dxa"/>
            <w:tcBorders>
              <w:top w:val="nil"/>
              <w:left w:val="nil"/>
              <w:bottom w:val="nil"/>
              <w:right w:val="nil"/>
            </w:tcBorders>
            <w:shd w:val="clear" w:color="auto" w:fill="auto"/>
            <w:noWrap/>
            <w:vAlign w:val="bottom"/>
            <w:hideMark/>
          </w:tcPr>
          <w:p w14:paraId="0FB7BC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16C587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32ED3A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29.3</w:t>
            </w:r>
          </w:p>
        </w:tc>
        <w:tc>
          <w:tcPr>
            <w:tcW w:w="674" w:type="dxa"/>
            <w:tcBorders>
              <w:top w:val="nil"/>
              <w:left w:val="nil"/>
              <w:bottom w:val="nil"/>
              <w:right w:val="nil"/>
            </w:tcBorders>
            <w:shd w:val="clear" w:color="auto" w:fill="auto"/>
            <w:noWrap/>
            <w:vAlign w:val="bottom"/>
            <w:hideMark/>
          </w:tcPr>
          <w:p w14:paraId="51EF24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r>
      <w:tr w:rsidR="004B0B49" w:rsidRPr="0089132E" w14:paraId="01A815A5" w14:textId="77777777" w:rsidTr="004B0B49">
        <w:trPr>
          <w:trHeight w:val="300"/>
        </w:trPr>
        <w:tc>
          <w:tcPr>
            <w:tcW w:w="1166" w:type="dxa"/>
            <w:tcBorders>
              <w:top w:val="nil"/>
              <w:left w:val="nil"/>
              <w:bottom w:val="nil"/>
              <w:right w:val="nil"/>
            </w:tcBorders>
            <w:shd w:val="clear" w:color="auto" w:fill="auto"/>
            <w:noWrap/>
            <w:vAlign w:val="bottom"/>
            <w:hideMark/>
          </w:tcPr>
          <w:p w14:paraId="0E6943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SRI9</w:t>
            </w:r>
          </w:p>
        </w:tc>
        <w:tc>
          <w:tcPr>
            <w:tcW w:w="1320" w:type="dxa"/>
            <w:tcBorders>
              <w:top w:val="nil"/>
              <w:left w:val="nil"/>
              <w:bottom w:val="nil"/>
              <w:right w:val="nil"/>
            </w:tcBorders>
            <w:shd w:val="clear" w:color="auto" w:fill="auto"/>
            <w:noWrap/>
            <w:vAlign w:val="bottom"/>
            <w:hideMark/>
          </w:tcPr>
          <w:p w14:paraId="774B9A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2A83BE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B3CBC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228_0</w:t>
            </w:r>
          </w:p>
        </w:tc>
        <w:tc>
          <w:tcPr>
            <w:tcW w:w="673" w:type="dxa"/>
            <w:tcBorders>
              <w:top w:val="nil"/>
              <w:left w:val="nil"/>
              <w:bottom w:val="nil"/>
              <w:right w:val="nil"/>
            </w:tcBorders>
            <w:shd w:val="clear" w:color="auto" w:fill="auto"/>
            <w:noWrap/>
            <w:vAlign w:val="bottom"/>
            <w:hideMark/>
          </w:tcPr>
          <w:p w14:paraId="04198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c>
          <w:tcPr>
            <w:tcW w:w="673" w:type="dxa"/>
            <w:tcBorders>
              <w:top w:val="nil"/>
              <w:left w:val="nil"/>
              <w:bottom w:val="nil"/>
              <w:right w:val="nil"/>
            </w:tcBorders>
            <w:shd w:val="clear" w:color="auto" w:fill="auto"/>
            <w:noWrap/>
            <w:vAlign w:val="bottom"/>
            <w:hideMark/>
          </w:tcPr>
          <w:p w14:paraId="63776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75DB8B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0294D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c>
          <w:tcPr>
            <w:tcW w:w="673" w:type="dxa"/>
            <w:tcBorders>
              <w:top w:val="nil"/>
              <w:left w:val="nil"/>
              <w:bottom w:val="nil"/>
              <w:right w:val="nil"/>
            </w:tcBorders>
            <w:shd w:val="clear" w:color="auto" w:fill="auto"/>
            <w:noWrap/>
            <w:vAlign w:val="bottom"/>
            <w:hideMark/>
          </w:tcPr>
          <w:p w14:paraId="23A5FE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c>
          <w:tcPr>
            <w:tcW w:w="673" w:type="dxa"/>
            <w:tcBorders>
              <w:top w:val="nil"/>
              <w:left w:val="nil"/>
              <w:bottom w:val="nil"/>
              <w:right w:val="nil"/>
            </w:tcBorders>
            <w:shd w:val="clear" w:color="auto" w:fill="auto"/>
            <w:noWrap/>
            <w:vAlign w:val="bottom"/>
            <w:hideMark/>
          </w:tcPr>
          <w:p w14:paraId="321822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62E93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8D4AA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14.6</w:t>
            </w:r>
          </w:p>
        </w:tc>
      </w:tr>
      <w:tr w:rsidR="004B0B49" w:rsidRPr="0089132E" w14:paraId="4182EF98" w14:textId="77777777" w:rsidTr="004B0B49">
        <w:trPr>
          <w:trHeight w:val="300"/>
        </w:trPr>
        <w:tc>
          <w:tcPr>
            <w:tcW w:w="1166" w:type="dxa"/>
            <w:tcBorders>
              <w:top w:val="nil"/>
              <w:left w:val="nil"/>
              <w:bottom w:val="nil"/>
              <w:right w:val="nil"/>
            </w:tcBorders>
            <w:shd w:val="clear" w:color="auto" w:fill="auto"/>
            <w:noWrap/>
            <w:vAlign w:val="bottom"/>
            <w:hideMark/>
          </w:tcPr>
          <w:p w14:paraId="285318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SRI9</w:t>
            </w:r>
          </w:p>
        </w:tc>
        <w:tc>
          <w:tcPr>
            <w:tcW w:w="1320" w:type="dxa"/>
            <w:tcBorders>
              <w:top w:val="nil"/>
              <w:left w:val="nil"/>
              <w:bottom w:val="nil"/>
              <w:right w:val="nil"/>
            </w:tcBorders>
            <w:shd w:val="clear" w:color="auto" w:fill="auto"/>
            <w:noWrap/>
            <w:vAlign w:val="bottom"/>
            <w:hideMark/>
          </w:tcPr>
          <w:p w14:paraId="16E99E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1B79FE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21D93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228_1</w:t>
            </w:r>
          </w:p>
        </w:tc>
        <w:tc>
          <w:tcPr>
            <w:tcW w:w="673" w:type="dxa"/>
            <w:tcBorders>
              <w:top w:val="nil"/>
              <w:left w:val="nil"/>
              <w:bottom w:val="nil"/>
              <w:right w:val="nil"/>
            </w:tcBorders>
            <w:shd w:val="clear" w:color="auto" w:fill="auto"/>
            <w:noWrap/>
            <w:vAlign w:val="bottom"/>
            <w:hideMark/>
          </w:tcPr>
          <w:p w14:paraId="33BCB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27.8</w:t>
            </w:r>
          </w:p>
        </w:tc>
        <w:tc>
          <w:tcPr>
            <w:tcW w:w="673" w:type="dxa"/>
            <w:tcBorders>
              <w:top w:val="nil"/>
              <w:left w:val="nil"/>
              <w:bottom w:val="nil"/>
              <w:right w:val="nil"/>
            </w:tcBorders>
            <w:shd w:val="clear" w:color="auto" w:fill="auto"/>
            <w:noWrap/>
            <w:vAlign w:val="bottom"/>
            <w:hideMark/>
          </w:tcPr>
          <w:p w14:paraId="69F30A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w:t>
            </w:r>
          </w:p>
        </w:tc>
        <w:tc>
          <w:tcPr>
            <w:tcW w:w="673" w:type="dxa"/>
            <w:tcBorders>
              <w:top w:val="nil"/>
              <w:left w:val="nil"/>
              <w:bottom w:val="nil"/>
              <w:right w:val="nil"/>
            </w:tcBorders>
            <w:shd w:val="clear" w:color="auto" w:fill="auto"/>
            <w:noWrap/>
            <w:vAlign w:val="bottom"/>
            <w:hideMark/>
          </w:tcPr>
          <w:p w14:paraId="2BDE19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w:t>
            </w:r>
          </w:p>
        </w:tc>
        <w:tc>
          <w:tcPr>
            <w:tcW w:w="673" w:type="dxa"/>
            <w:tcBorders>
              <w:top w:val="nil"/>
              <w:left w:val="nil"/>
              <w:bottom w:val="nil"/>
              <w:right w:val="nil"/>
            </w:tcBorders>
            <w:shd w:val="clear" w:color="auto" w:fill="auto"/>
            <w:noWrap/>
            <w:vAlign w:val="bottom"/>
            <w:hideMark/>
          </w:tcPr>
          <w:p w14:paraId="0277B6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3" w:type="dxa"/>
            <w:tcBorders>
              <w:top w:val="nil"/>
              <w:left w:val="nil"/>
              <w:bottom w:val="nil"/>
              <w:right w:val="nil"/>
            </w:tcBorders>
            <w:shd w:val="clear" w:color="auto" w:fill="auto"/>
            <w:noWrap/>
            <w:vAlign w:val="bottom"/>
            <w:hideMark/>
          </w:tcPr>
          <w:p w14:paraId="45AAA5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21.4</w:t>
            </w:r>
          </w:p>
        </w:tc>
        <w:tc>
          <w:tcPr>
            <w:tcW w:w="673" w:type="dxa"/>
            <w:tcBorders>
              <w:top w:val="nil"/>
              <w:left w:val="nil"/>
              <w:bottom w:val="nil"/>
              <w:right w:val="nil"/>
            </w:tcBorders>
            <w:shd w:val="clear" w:color="auto" w:fill="auto"/>
            <w:noWrap/>
            <w:vAlign w:val="bottom"/>
            <w:hideMark/>
          </w:tcPr>
          <w:p w14:paraId="3E9A85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8F3C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w:t>
            </w:r>
          </w:p>
        </w:tc>
        <w:tc>
          <w:tcPr>
            <w:tcW w:w="674" w:type="dxa"/>
            <w:tcBorders>
              <w:top w:val="nil"/>
              <w:left w:val="nil"/>
              <w:bottom w:val="nil"/>
              <w:right w:val="nil"/>
            </w:tcBorders>
            <w:shd w:val="clear" w:color="auto" w:fill="auto"/>
            <w:noWrap/>
            <w:vAlign w:val="bottom"/>
            <w:hideMark/>
          </w:tcPr>
          <w:p w14:paraId="4B8B7E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r>
      <w:tr w:rsidR="004B0B49" w:rsidRPr="0089132E" w14:paraId="6766C033" w14:textId="77777777" w:rsidTr="004B0B49">
        <w:trPr>
          <w:trHeight w:val="300"/>
        </w:trPr>
        <w:tc>
          <w:tcPr>
            <w:tcW w:w="1166" w:type="dxa"/>
            <w:tcBorders>
              <w:top w:val="nil"/>
              <w:left w:val="nil"/>
              <w:bottom w:val="nil"/>
              <w:right w:val="nil"/>
            </w:tcBorders>
            <w:shd w:val="clear" w:color="auto" w:fill="auto"/>
            <w:noWrap/>
            <w:vAlign w:val="bottom"/>
            <w:hideMark/>
          </w:tcPr>
          <w:p w14:paraId="572E64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MRW18</w:t>
            </w:r>
          </w:p>
        </w:tc>
        <w:tc>
          <w:tcPr>
            <w:tcW w:w="1320" w:type="dxa"/>
            <w:tcBorders>
              <w:top w:val="nil"/>
              <w:left w:val="nil"/>
              <w:bottom w:val="nil"/>
              <w:right w:val="nil"/>
            </w:tcBorders>
            <w:shd w:val="clear" w:color="auto" w:fill="auto"/>
            <w:noWrap/>
            <w:vAlign w:val="bottom"/>
            <w:hideMark/>
          </w:tcPr>
          <w:p w14:paraId="29C5D0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8/28/2008</w:t>
            </w:r>
          </w:p>
        </w:tc>
        <w:tc>
          <w:tcPr>
            <w:tcW w:w="1114" w:type="dxa"/>
            <w:tcBorders>
              <w:top w:val="nil"/>
              <w:left w:val="nil"/>
              <w:bottom w:val="nil"/>
              <w:right w:val="nil"/>
            </w:tcBorders>
            <w:shd w:val="clear" w:color="auto" w:fill="auto"/>
            <w:noWrap/>
            <w:vAlign w:val="bottom"/>
            <w:hideMark/>
          </w:tcPr>
          <w:p w14:paraId="24DE0E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5EBCCE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239_0</w:t>
            </w:r>
          </w:p>
        </w:tc>
        <w:tc>
          <w:tcPr>
            <w:tcW w:w="673" w:type="dxa"/>
            <w:tcBorders>
              <w:top w:val="nil"/>
              <w:left w:val="nil"/>
              <w:bottom w:val="nil"/>
              <w:right w:val="nil"/>
            </w:tcBorders>
            <w:shd w:val="clear" w:color="auto" w:fill="auto"/>
            <w:noWrap/>
            <w:vAlign w:val="bottom"/>
            <w:hideMark/>
          </w:tcPr>
          <w:p w14:paraId="7220BD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6D1B0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c>
          <w:tcPr>
            <w:tcW w:w="673" w:type="dxa"/>
            <w:tcBorders>
              <w:top w:val="nil"/>
              <w:left w:val="nil"/>
              <w:bottom w:val="nil"/>
              <w:right w:val="nil"/>
            </w:tcBorders>
            <w:shd w:val="clear" w:color="auto" w:fill="auto"/>
            <w:noWrap/>
            <w:vAlign w:val="bottom"/>
            <w:hideMark/>
          </w:tcPr>
          <w:p w14:paraId="40474C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c>
          <w:tcPr>
            <w:tcW w:w="673" w:type="dxa"/>
            <w:tcBorders>
              <w:top w:val="nil"/>
              <w:left w:val="nil"/>
              <w:bottom w:val="nil"/>
              <w:right w:val="nil"/>
            </w:tcBorders>
            <w:shd w:val="clear" w:color="auto" w:fill="auto"/>
            <w:noWrap/>
            <w:vAlign w:val="bottom"/>
            <w:hideMark/>
          </w:tcPr>
          <w:p w14:paraId="0A5E69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630CB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79C924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3490D7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4" w:type="dxa"/>
            <w:tcBorders>
              <w:top w:val="nil"/>
              <w:left w:val="nil"/>
              <w:bottom w:val="nil"/>
              <w:right w:val="nil"/>
            </w:tcBorders>
            <w:shd w:val="clear" w:color="auto" w:fill="auto"/>
            <w:noWrap/>
            <w:vAlign w:val="bottom"/>
            <w:hideMark/>
          </w:tcPr>
          <w:p w14:paraId="339B49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r>
      <w:tr w:rsidR="004B0B49" w:rsidRPr="0089132E" w14:paraId="0655F4C6" w14:textId="77777777" w:rsidTr="004B0B49">
        <w:trPr>
          <w:trHeight w:val="300"/>
        </w:trPr>
        <w:tc>
          <w:tcPr>
            <w:tcW w:w="1166" w:type="dxa"/>
            <w:tcBorders>
              <w:top w:val="nil"/>
              <w:left w:val="nil"/>
              <w:bottom w:val="nil"/>
              <w:right w:val="nil"/>
            </w:tcBorders>
            <w:shd w:val="clear" w:color="auto" w:fill="auto"/>
            <w:noWrap/>
            <w:vAlign w:val="bottom"/>
            <w:hideMark/>
          </w:tcPr>
          <w:p w14:paraId="6BE847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MRW18</w:t>
            </w:r>
          </w:p>
        </w:tc>
        <w:tc>
          <w:tcPr>
            <w:tcW w:w="1320" w:type="dxa"/>
            <w:tcBorders>
              <w:top w:val="nil"/>
              <w:left w:val="nil"/>
              <w:bottom w:val="nil"/>
              <w:right w:val="nil"/>
            </w:tcBorders>
            <w:shd w:val="clear" w:color="auto" w:fill="auto"/>
            <w:noWrap/>
            <w:vAlign w:val="bottom"/>
            <w:hideMark/>
          </w:tcPr>
          <w:p w14:paraId="490C1E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8/28/2008</w:t>
            </w:r>
          </w:p>
        </w:tc>
        <w:tc>
          <w:tcPr>
            <w:tcW w:w="1114" w:type="dxa"/>
            <w:tcBorders>
              <w:top w:val="nil"/>
              <w:left w:val="nil"/>
              <w:bottom w:val="nil"/>
              <w:right w:val="nil"/>
            </w:tcBorders>
            <w:shd w:val="clear" w:color="auto" w:fill="auto"/>
            <w:noWrap/>
            <w:vAlign w:val="bottom"/>
            <w:hideMark/>
          </w:tcPr>
          <w:p w14:paraId="70E961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4481C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239_1</w:t>
            </w:r>
          </w:p>
        </w:tc>
        <w:tc>
          <w:tcPr>
            <w:tcW w:w="673" w:type="dxa"/>
            <w:tcBorders>
              <w:top w:val="nil"/>
              <w:left w:val="nil"/>
              <w:bottom w:val="nil"/>
              <w:right w:val="nil"/>
            </w:tcBorders>
            <w:shd w:val="clear" w:color="auto" w:fill="auto"/>
            <w:noWrap/>
            <w:vAlign w:val="bottom"/>
            <w:hideMark/>
          </w:tcPr>
          <w:p w14:paraId="1D6DAE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13D05C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3B73E6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684D56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79EE7F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4DA290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708A0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78.6</w:t>
            </w:r>
          </w:p>
        </w:tc>
        <w:tc>
          <w:tcPr>
            <w:tcW w:w="674" w:type="dxa"/>
            <w:tcBorders>
              <w:top w:val="nil"/>
              <w:left w:val="nil"/>
              <w:bottom w:val="nil"/>
              <w:right w:val="nil"/>
            </w:tcBorders>
            <w:shd w:val="clear" w:color="auto" w:fill="auto"/>
            <w:noWrap/>
            <w:vAlign w:val="bottom"/>
            <w:hideMark/>
          </w:tcPr>
          <w:p w14:paraId="79DF4B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r>
      <w:tr w:rsidR="004B0B49" w:rsidRPr="0089132E" w14:paraId="0A6E8770" w14:textId="77777777" w:rsidTr="004B0B49">
        <w:trPr>
          <w:trHeight w:val="300"/>
        </w:trPr>
        <w:tc>
          <w:tcPr>
            <w:tcW w:w="1166" w:type="dxa"/>
            <w:tcBorders>
              <w:top w:val="nil"/>
              <w:left w:val="nil"/>
              <w:bottom w:val="nil"/>
              <w:right w:val="nil"/>
            </w:tcBorders>
            <w:shd w:val="clear" w:color="auto" w:fill="auto"/>
            <w:noWrap/>
            <w:vAlign w:val="bottom"/>
            <w:hideMark/>
          </w:tcPr>
          <w:p w14:paraId="2A9BF7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MRCI31</w:t>
            </w:r>
          </w:p>
        </w:tc>
        <w:tc>
          <w:tcPr>
            <w:tcW w:w="1320" w:type="dxa"/>
            <w:tcBorders>
              <w:top w:val="nil"/>
              <w:left w:val="nil"/>
              <w:bottom w:val="nil"/>
              <w:right w:val="nil"/>
            </w:tcBorders>
            <w:shd w:val="clear" w:color="auto" w:fill="auto"/>
            <w:noWrap/>
            <w:vAlign w:val="bottom"/>
            <w:hideMark/>
          </w:tcPr>
          <w:p w14:paraId="3C6F93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1F6CD30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E86C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245_0</w:t>
            </w:r>
          </w:p>
        </w:tc>
        <w:tc>
          <w:tcPr>
            <w:tcW w:w="673" w:type="dxa"/>
            <w:tcBorders>
              <w:top w:val="nil"/>
              <w:left w:val="nil"/>
              <w:bottom w:val="nil"/>
              <w:right w:val="nil"/>
            </w:tcBorders>
            <w:shd w:val="clear" w:color="auto" w:fill="auto"/>
            <w:noWrap/>
            <w:vAlign w:val="bottom"/>
            <w:hideMark/>
          </w:tcPr>
          <w:p w14:paraId="6B8B53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3" w:type="dxa"/>
            <w:tcBorders>
              <w:top w:val="nil"/>
              <w:left w:val="nil"/>
              <w:bottom w:val="nil"/>
              <w:right w:val="nil"/>
            </w:tcBorders>
            <w:shd w:val="clear" w:color="auto" w:fill="auto"/>
            <w:noWrap/>
            <w:vAlign w:val="bottom"/>
            <w:hideMark/>
          </w:tcPr>
          <w:p w14:paraId="5B11AB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4FE3C4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3" w:type="dxa"/>
            <w:tcBorders>
              <w:top w:val="nil"/>
              <w:left w:val="nil"/>
              <w:bottom w:val="nil"/>
              <w:right w:val="nil"/>
            </w:tcBorders>
            <w:shd w:val="clear" w:color="auto" w:fill="auto"/>
            <w:noWrap/>
            <w:vAlign w:val="bottom"/>
            <w:hideMark/>
          </w:tcPr>
          <w:p w14:paraId="70033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46ADDC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3" w:type="dxa"/>
            <w:tcBorders>
              <w:top w:val="nil"/>
              <w:left w:val="nil"/>
              <w:bottom w:val="nil"/>
              <w:right w:val="nil"/>
            </w:tcBorders>
            <w:shd w:val="clear" w:color="auto" w:fill="auto"/>
            <w:noWrap/>
            <w:vAlign w:val="bottom"/>
            <w:hideMark/>
          </w:tcPr>
          <w:p w14:paraId="170292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58C956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4" w:type="dxa"/>
            <w:tcBorders>
              <w:top w:val="nil"/>
              <w:left w:val="nil"/>
              <w:bottom w:val="nil"/>
              <w:right w:val="nil"/>
            </w:tcBorders>
            <w:shd w:val="clear" w:color="auto" w:fill="auto"/>
            <w:noWrap/>
            <w:vAlign w:val="bottom"/>
            <w:hideMark/>
          </w:tcPr>
          <w:p w14:paraId="3EF9A6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r>
      <w:tr w:rsidR="004B0B49" w:rsidRPr="0089132E" w14:paraId="4D8CFFEA" w14:textId="77777777" w:rsidTr="004B0B49">
        <w:trPr>
          <w:trHeight w:val="300"/>
        </w:trPr>
        <w:tc>
          <w:tcPr>
            <w:tcW w:w="1166" w:type="dxa"/>
            <w:tcBorders>
              <w:top w:val="nil"/>
              <w:left w:val="nil"/>
              <w:bottom w:val="nil"/>
              <w:right w:val="nil"/>
            </w:tcBorders>
            <w:shd w:val="clear" w:color="auto" w:fill="auto"/>
            <w:noWrap/>
            <w:vAlign w:val="bottom"/>
            <w:hideMark/>
          </w:tcPr>
          <w:p w14:paraId="4D4E79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MRCI31</w:t>
            </w:r>
          </w:p>
        </w:tc>
        <w:tc>
          <w:tcPr>
            <w:tcW w:w="1320" w:type="dxa"/>
            <w:tcBorders>
              <w:top w:val="nil"/>
              <w:left w:val="nil"/>
              <w:bottom w:val="nil"/>
              <w:right w:val="nil"/>
            </w:tcBorders>
            <w:shd w:val="clear" w:color="auto" w:fill="auto"/>
            <w:noWrap/>
            <w:vAlign w:val="bottom"/>
            <w:hideMark/>
          </w:tcPr>
          <w:p w14:paraId="5698F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468D66C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ABAA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245_1</w:t>
            </w:r>
          </w:p>
        </w:tc>
        <w:tc>
          <w:tcPr>
            <w:tcW w:w="673" w:type="dxa"/>
            <w:tcBorders>
              <w:top w:val="nil"/>
              <w:left w:val="nil"/>
              <w:bottom w:val="nil"/>
              <w:right w:val="nil"/>
            </w:tcBorders>
            <w:shd w:val="clear" w:color="auto" w:fill="auto"/>
            <w:noWrap/>
            <w:vAlign w:val="bottom"/>
            <w:hideMark/>
          </w:tcPr>
          <w:p w14:paraId="09B970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2A2A5D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c>
          <w:tcPr>
            <w:tcW w:w="673" w:type="dxa"/>
            <w:tcBorders>
              <w:top w:val="nil"/>
              <w:left w:val="nil"/>
              <w:bottom w:val="nil"/>
              <w:right w:val="nil"/>
            </w:tcBorders>
            <w:shd w:val="clear" w:color="auto" w:fill="auto"/>
            <w:noWrap/>
            <w:vAlign w:val="bottom"/>
            <w:hideMark/>
          </w:tcPr>
          <w:p w14:paraId="3661BF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5EF249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1007D6A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C1E5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049451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4" w:type="dxa"/>
            <w:tcBorders>
              <w:top w:val="nil"/>
              <w:left w:val="nil"/>
              <w:bottom w:val="nil"/>
              <w:right w:val="nil"/>
            </w:tcBorders>
            <w:shd w:val="clear" w:color="auto" w:fill="auto"/>
            <w:noWrap/>
            <w:vAlign w:val="bottom"/>
            <w:hideMark/>
          </w:tcPr>
          <w:p w14:paraId="49188A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r>
      <w:tr w:rsidR="004B0B49" w:rsidRPr="0089132E" w14:paraId="5B664D2A" w14:textId="77777777" w:rsidTr="004B0B49">
        <w:trPr>
          <w:trHeight w:val="300"/>
        </w:trPr>
        <w:tc>
          <w:tcPr>
            <w:tcW w:w="1166" w:type="dxa"/>
            <w:tcBorders>
              <w:top w:val="nil"/>
              <w:left w:val="nil"/>
              <w:bottom w:val="nil"/>
              <w:right w:val="nil"/>
            </w:tcBorders>
            <w:shd w:val="clear" w:color="auto" w:fill="auto"/>
            <w:noWrap/>
            <w:vAlign w:val="bottom"/>
            <w:hideMark/>
          </w:tcPr>
          <w:p w14:paraId="354291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NGP23</w:t>
            </w:r>
          </w:p>
        </w:tc>
        <w:tc>
          <w:tcPr>
            <w:tcW w:w="1320" w:type="dxa"/>
            <w:tcBorders>
              <w:top w:val="nil"/>
              <w:left w:val="nil"/>
              <w:bottom w:val="nil"/>
              <w:right w:val="nil"/>
            </w:tcBorders>
            <w:shd w:val="clear" w:color="auto" w:fill="auto"/>
            <w:noWrap/>
            <w:vAlign w:val="bottom"/>
            <w:hideMark/>
          </w:tcPr>
          <w:p w14:paraId="55D569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9/25/2008</w:t>
            </w:r>
          </w:p>
        </w:tc>
        <w:tc>
          <w:tcPr>
            <w:tcW w:w="1114" w:type="dxa"/>
            <w:tcBorders>
              <w:top w:val="nil"/>
              <w:left w:val="nil"/>
              <w:bottom w:val="nil"/>
              <w:right w:val="nil"/>
            </w:tcBorders>
            <w:shd w:val="clear" w:color="auto" w:fill="auto"/>
            <w:noWrap/>
            <w:vAlign w:val="bottom"/>
            <w:hideMark/>
          </w:tcPr>
          <w:p w14:paraId="773065E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C1E2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253_0</w:t>
            </w:r>
          </w:p>
        </w:tc>
        <w:tc>
          <w:tcPr>
            <w:tcW w:w="673" w:type="dxa"/>
            <w:tcBorders>
              <w:top w:val="nil"/>
              <w:left w:val="nil"/>
              <w:bottom w:val="nil"/>
              <w:right w:val="nil"/>
            </w:tcBorders>
            <w:shd w:val="clear" w:color="auto" w:fill="auto"/>
            <w:noWrap/>
            <w:vAlign w:val="bottom"/>
            <w:hideMark/>
          </w:tcPr>
          <w:p w14:paraId="2725A5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6A3851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w:t>
            </w:r>
          </w:p>
        </w:tc>
        <w:tc>
          <w:tcPr>
            <w:tcW w:w="673" w:type="dxa"/>
            <w:tcBorders>
              <w:top w:val="nil"/>
              <w:left w:val="nil"/>
              <w:bottom w:val="nil"/>
              <w:right w:val="nil"/>
            </w:tcBorders>
            <w:shd w:val="clear" w:color="auto" w:fill="auto"/>
            <w:noWrap/>
            <w:vAlign w:val="bottom"/>
            <w:hideMark/>
          </w:tcPr>
          <w:p w14:paraId="0D8F63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50F830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5C6EE5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2561D5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35553D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4" w:type="dxa"/>
            <w:tcBorders>
              <w:top w:val="nil"/>
              <w:left w:val="nil"/>
              <w:bottom w:val="nil"/>
              <w:right w:val="nil"/>
            </w:tcBorders>
            <w:shd w:val="clear" w:color="auto" w:fill="auto"/>
            <w:noWrap/>
            <w:vAlign w:val="bottom"/>
            <w:hideMark/>
          </w:tcPr>
          <w:p w14:paraId="221D5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r>
      <w:tr w:rsidR="004B0B49" w:rsidRPr="0089132E" w14:paraId="78802302" w14:textId="77777777" w:rsidTr="004B0B49">
        <w:trPr>
          <w:trHeight w:val="300"/>
        </w:trPr>
        <w:tc>
          <w:tcPr>
            <w:tcW w:w="1166" w:type="dxa"/>
            <w:tcBorders>
              <w:top w:val="nil"/>
              <w:left w:val="nil"/>
              <w:bottom w:val="nil"/>
              <w:right w:val="nil"/>
            </w:tcBorders>
            <w:shd w:val="clear" w:color="auto" w:fill="auto"/>
            <w:noWrap/>
            <w:vAlign w:val="bottom"/>
            <w:hideMark/>
          </w:tcPr>
          <w:p w14:paraId="7EAB39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NGP23</w:t>
            </w:r>
          </w:p>
        </w:tc>
        <w:tc>
          <w:tcPr>
            <w:tcW w:w="1320" w:type="dxa"/>
            <w:tcBorders>
              <w:top w:val="nil"/>
              <w:left w:val="nil"/>
              <w:bottom w:val="nil"/>
              <w:right w:val="nil"/>
            </w:tcBorders>
            <w:shd w:val="clear" w:color="auto" w:fill="auto"/>
            <w:noWrap/>
            <w:vAlign w:val="bottom"/>
            <w:hideMark/>
          </w:tcPr>
          <w:p w14:paraId="09BC28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9/25/2008</w:t>
            </w:r>
          </w:p>
        </w:tc>
        <w:tc>
          <w:tcPr>
            <w:tcW w:w="1114" w:type="dxa"/>
            <w:tcBorders>
              <w:top w:val="nil"/>
              <w:left w:val="nil"/>
              <w:bottom w:val="nil"/>
              <w:right w:val="nil"/>
            </w:tcBorders>
            <w:shd w:val="clear" w:color="auto" w:fill="auto"/>
            <w:noWrap/>
            <w:vAlign w:val="bottom"/>
            <w:hideMark/>
          </w:tcPr>
          <w:p w14:paraId="1259F61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4353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253_1</w:t>
            </w:r>
          </w:p>
        </w:tc>
        <w:tc>
          <w:tcPr>
            <w:tcW w:w="673" w:type="dxa"/>
            <w:tcBorders>
              <w:top w:val="nil"/>
              <w:left w:val="nil"/>
              <w:bottom w:val="nil"/>
              <w:right w:val="nil"/>
            </w:tcBorders>
            <w:shd w:val="clear" w:color="auto" w:fill="auto"/>
            <w:noWrap/>
            <w:vAlign w:val="bottom"/>
            <w:hideMark/>
          </w:tcPr>
          <w:p w14:paraId="51DA0E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3" w:type="dxa"/>
            <w:tcBorders>
              <w:top w:val="nil"/>
              <w:left w:val="nil"/>
              <w:bottom w:val="nil"/>
              <w:right w:val="nil"/>
            </w:tcBorders>
            <w:shd w:val="clear" w:color="auto" w:fill="auto"/>
            <w:noWrap/>
            <w:vAlign w:val="bottom"/>
            <w:hideMark/>
          </w:tcPr>
          <w:p w14:paraId="355FD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38DE17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3B447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CD397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6C60E3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C01C7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4" w:type="dxa"/>
            <w:tcBorders>
              <w:top w:val="nil"/>
              <w:left w:val="nil"/>
              <w:bottom w:val="nil"/>
              <w:right w:val="nil"/>
            </w:tcBorders>
            <w:shd w:val="clear" w:color="auto" w:fill="auto"/>
            <w:noWrap/>
            <w:vAlign w:val="bottom"/>
            <w:hideMark/>
          </w:tcPr>
          <w:p w14:paraId="4B4030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r>
      <w:tr w:rsidR="004B0B49" w:rsidRPr="0089132E" w14:paraId="2227F029" w14:textId="77777777" w:rsidTr="004B0B49">
        <w:trPr>
          <w:trHeight w:val="300"/>
        </w:trPr>
        <w:tc>
          <w:tcPr>
            <w:tcW w:w="1166" w:type="dxa"/>
            <w:tcBorders>
              <w:top w:val="nil"/>
              <w:left w:val="nil"/>
              <w:bottom w:val="nil"/>
              <w:right w:val="nil"/>
            </w:tcBorders>
            <w:shd w:val="clear" w:color="auto" w:fill="auto"/>
            <w:noWrap/>
            <w:vAlign w:val="bottom"/>
            <w:hideMark/>
          </w:tcPr>
          <w:p w14:paraId="66CBFE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NGP0215</w:t>
            </w:r>
          </w:p>
        </w:tc>
        <w:tc>
          <w:tcPr>
            <w:tcW w:w="1320" w:type="dxa"/>
            <w:tcBorders>
              <w:top w:val="nil"/>
              <w:left w:val="nil"/>
              <w:bottom w:val="nil"/>
              <w:right w:val="nil"/>
            </w:tcBorders>
            <w:shd w:val="clear" w:color="auto" w:fill="auto"/>
            <w:noWrap/>
            <w:vAlign w:val="bottom"/>
            <w:hideMark/>
          </w:tcPr>
          <w:p w14:paraId="3ADF5D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10/28/2008</w:t>
            </w:r>
          </w:p>
        </w:tc>
        <w:tc>
          <w:tcPr>
            <w:tcW w:w="1114" w:type="dxa"/>
            <w:tcBorders>
              <w:top w:val="nil"/>
              <w:left w:val="nil"/>
              <w:bottom w:val="nil"/>
              <w:right w:val="nil"/>
            </w:tcBorders>
            <w:shd w:val="clear" w:color="auto" w:fill="auto"/>
            <w:noWrap/>
            <w:vAlign w:val="bottom"/>
            <w:hideMark/>
          </w:tcPr>
          <w:p w14:paraId="260AF52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6B395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260_0</w:t>
            </w:r>
          </w:p>
        </w:tc>
        <w:tc>
          <w:tcPr>
            <w:tcW w:w="673" w:type="dxa"/>
            <w:tcBorders>
              <w:top w:val="nil"/>
              <w:left w:val="nil"/>
              <w:bottom w:val="nil"/>
              <w:right w:val="nil"/>
            </w:tcBorders>
            <w:shd w:val="clear" w:color="auto" w:fill="auto"/>
            <w:noWrap/>
            <w:vAlign w:val="bottom"/>
            <w:hideMark/>
          </w:tcPr>
          <w:p w14:paraId="6582F7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6C5AD5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73AA81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6F3102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629B5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49330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45DBC9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32.7</w:t>
            </w:r>
          </w:p>
        </w:tc>
        <w:tc>
          <w:tcPr>
            <w:tcW w:w="674" w:type="dxa"/>
            <w:tcBorders>
              <w:top w:val="nil"/>
              <w:left w:val="nil"/>
              <w:bottom w:val="nil"/>
              <w:right w:val="nil"/>
            </w:tcBorders>
            <w:shd w:val="clear" w:color="auto" w:fill="auto"/>
            <w:noWrap/>
            <w:vAlign w:val="bottom"/>
            <w:hideMark/>
          </w:tcPr>
          <w:p w14:paraId="1BC2FB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w:t>
            </w:r>
          </w:p>
        </w:tc>
      </w:tr>
      <w:tr w:rsidR="004B0B49" w:rsidRPr="0089132E" w14:paraId="533A79AE" w14:textId="77777777" w:rsidTr="004B0B49">
        <w:trPr>
          <w:trHeight w:val="300"/>
        </w:trPr>
        <w:tc>
          <w:tcPr>
            <w:tcW w:w="1166" w:type="dxa"/>
            <w:tcBorders>
              <w:top w:val="nil"/>
              <w:left w:val="nil"/>
              <w:bottom w:val="nil"/>
              <w:right w:val="nil"/>
            </w:tcBorders>
            <w:shd w:val="clear" w:color="auto" w:fill="auto"/>
            <w:noWrap/>
            <w:vAlign w:val="bottom"/>
            <w:hideMark/>
          </w:tcPr>
          <w:p w14:paraId="713514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NGP0215</w:t>
            </w:r>
          </w:p>
        </w:tc>
        <w:tc>
          <w:tcPr>
            <w:tcW w:w="1320" w:type="dxa"/>
            <w:tcBorders>
              <w:top w:val="nil"/>
              <w:left w:val="nil"/>
              <w:bottom w:val="nil"/>
              <w:right w:val="nil"/>
            </w:tcBorders>
            <w:shd w:val="clear" w:color="auto" w:fill="auto"/>
            <w:noWrap/>
            <w:vAlign w:val="bottom"/>
            <w:hideMark/>
          </w:tcPr>
          <w:p w14:paraId="1C71E0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10/28/2008</w:t>
            </w:r>
          </w:p>
        </w:tc>
        <w:tc>
          <w:tcPr>
            <w:tcW w:w="1114" w:type="dxa"/>
            <w:tcBorders>
              <w:top w:val="nil"/>
              <w:left w:val="nil"/>
              <w:bottom w:val="nil"/>
              <w:right w:val="nil"/>
            </w:tcBorders>
            <w:shd w:val="clear" w:color="auto" w:fill="auto"/>
            <w:noWrap/>
            <w:vAlign w:val="bottom"/>
            <w:hideMark/>
          </w:tcPr>
          <w:p w14:paraId="57BCC03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27FF4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260_1</w:t>
            </w:r>
          </w:p>
        </w:tc>
        <w:tc>
          <w:tcPr>
            <w:tcW w:w="673" w:type="dxa"/>
            <w:tcBorders>
              <w:top w:val="nil"/>
              <w:left w:val="nil"/>
              <w:bottom w:val="nil"/>
              <w:right w:val="nil"/>
            </w:tcBorders>
            <w:shd w:val="clear" w:color="auto" w:fill="auto"/>
            <w:noWrap/>
            <w:vAlign w:val="bottom"/>
            <w:hideMark/>
          </w:tcPr>
          <w:p w14:paraId="3C7887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76E101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24.7</w:t>
            </w:r>
          </w:p>
        </w:tc>
        <w:tc>
          <w:tcPr>
            <w:tcW w:w="673" w:type="dxa"/>
            <w:tcBorders>
              <w:top w:val="nil"/>
              <w:left w:val="nil"/>
              <w:bottom w:val="nil"/>
              <w:right w:val="nil"/>
            </w:tcBorders>
            <w:shd w:val="clear" w:color="auto" w:fill="auto"/>
            <w:noWrap/>
            <w:vAlign w:val="bottom"/>
            <w:hideMark/>
          </w:tcPr>
          <w:p w14:paraId="310BB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28BB9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FE8CE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614F34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w:t>
            </w:r>
          </w:p>
        </w:tc>
        <w:tc>
          <w:tcPr>
            <w:tcW w:w="673" w:type="dxa"/>
            <w:tcBorders>
              <w:top w:val="nil"/>
              <w:left w:val="nil"/>
              <w:bottom w:val="nil"/>
              <w:right w:val="nil"/>
            </w:tcBorders>
            <w:shd w:val="clear" w:color="auto" w:fill="auto"/>
            <w:noWrap/>
            <w:vAlign w:val="bottom"/>
            <w:hideMark/>
          </w:tcPr>
          <w:p w14:paraId="36905E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4" w:type="dxa"/>
            <w:tcBorders>
              <w:top w:val="nil"/>
              <w:left w:val="nil"/>
              <w:bottom w:val="nil"/>
              <w:right w:val="nil"/>
            </w:tcBorders>
            <w:shd w:val="clear" w:color="auto" w:fill="auto"/>
            <w:noWrap/>
            <w:vAlign w:val="bottom"/>
            <w:hideMark/>
          </w:tcPr>
          <w:p w14:paraId="5B7FDC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r>
      <w:tr w:rsidR="004B0B49" w:rsidRPr="0089132E" w14:paraId="27F66A79" w14:textId="77777777" w:rsidTr="004B0B49">
        <w:trPr>
          <w:trHeight w:val="300"/>
        </w:trPr>
        <w:tc>
          <w:tcPr>
            <w:tcW w:w="1166" w:type="dxa"/>
            <w:tcBorders>
              <w:top w:val="nil"/>
              <w:left w:val="nil"/>
              <w:bottom w:val="nil"/>
              <w:right w:val="nil"/>
            </w:tcBorders>
            <w:shd w:val="clear" w:color="auto" w:fill="auto"/>
            <w:noWrap/>
            <w:vAlign w:val="bottom"/>
            <w:hideMark/>
          </w:tcPr>
          <w:p w14:paraId="055AF2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MRW22</w:t>
            </w:r>
          </w:p>
        </w:tc>
        <w:tc>
          <w:tcPr>
            <w:tcW w:w="1320" w:type="dxa"/>
            <w:tcBorders>
              <w:top w:val="nil"/>
              <w:left w:val="nil"/>
              <w:bottom w:val="nil"/>
              <w:right w:val="nil"/>
            </w:tcBorders>
            <w:shd w:val="clear" w:color="auto" w:fill="auto"/>
            <w:noWrap/>
            <w:vAlign w:val="bottom"/>
            <w:hideMark/>
          </w:tcPr>
          <w:p w14:paraId="0D2881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10/1/2008</w:t>
            </w:r>
          </w:p>
        </w:tc>
        <w:tc>
          <w:tcPr>
            <w:tcW w:w="1114" w:type="dxa"/>
            <w:tcBorders>
              <w:top w:val="nil"/>
              <w:left w:val="nil"/>
              <w:bottom w:val="nil"/>
              <w:right w:val="nil"/>
            </w:tcBorders>
            <w:shd w:val="clear" w:color="auto" w:fill="auto"/>
            <w:noWrap/>
            <w:vAlign w:val="bottom"/>
            <w:hideMark/>
          </w:tcPr>
          <w:p w14:paraId="65F01D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7A39BA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274_0</w:t>
            </w:r>
          </w:p>
        </w:tc>
        <w:tc>
          <w:tcPr>
            <w:tcW w:w="673" w:type="dxa"/>
            <w:tcBorders>
              <w:top w:val="nil"/>
              <w:left w:val="nil"/>
              <w:bottom w:val="nil"/>
              <w:right w:val="nil"/>
            </w:tcBorders>
            <w:shd w:val="clear" w:color="auto" w:fill="auto"/>
            <w:noWrap/>
            <w:vAlign w:val="bottom"/>
            <w:hideMark/>
          </w:tcPr>
          <w:p w14:paraId="6A9837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6C9DD7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7E704E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357D64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2678A4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7D593A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631BA6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4" w:type="dxa"/>
            <w:tcBorders>
              <w:top w:val="nil"/>
              <w:left w:val="nil"/>
              <w:bottom w:val="nil"/>
              <w:right w:val="nil"/>
            </w:tcBorders>
            <w:shd w:val="clear" w:color="auto" w:fill="auto"/>
            <w:noWrap/>
            <w:vAlign w:val="bottom"/>
            <w:hideMark/>
          </w:tcPr>
          <w:p w14:paraId="36D51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r>
      <w:tr w:rsidR="004B0B49" w:rsidRPr="0089132E" w14:paraId="7A0E88CB" w14:textId="77777777" w:rsidTr="004B0B49">
        <w:trPr>
          <w:trHeight w:val="300"/>
        </w:trPr>
        <w:tc>
          <w:tcPr>
            <w:tcW w:w="1166" w:type="dxa"/>
            <w:tcBorders>
              <w:top w:val="nil"/>
              <w:left w:val="nil"/>
              <w:bottom w:val="nil"/>
              <w:right w:val="nil"/>
            </w:tcBorders>
            <w:shd w:val="clear" w:color="auto" w:fill="auto"/>
            <w:noWrap/>
            <w:vAlign w:val="bottom"/>
            <w:hideMark/>
          </w:tcPr>
          <w:p w14:paraId="335F78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MRW22</w:t>
            </w:r>
          </w:p>
        </w:tc>
        <w:tc>
          <w:tcPr>
            <w:tcW w:w="1320" w:type="dxa"/>
            <w:tcBorders>
              <w:top w:val="nil"/>
              <w:left w:val="nil"/>
              <w:bottom w:val="nil"/>
              <w:right w:val="nil"/>
            </w:tcBorders>
            <w:shd w:val="clear" w:color="auto" w:fill="auto"/>
            <w:noWrap/>
            <w:vAlign w:val="bottom"/>
            <w:hideMark/>
          </w:tcPr>
          <w:p w14:paraId="709AD6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10/1/2008</w:t>
            </w:r>
          </w:p>
        </w:tc>
        <w:tc>
          <w:tcPr>
            <w:tcW w:w="1114" w:type="dxa"/>
            <w:tcBorders>
              <w:top w:val="nil"/>
              <w:left w:val="nil"/>
              <w:bottom w:val="nil"/>
              <w:right w:val="nil"/>
            </w:tcBorders>
            <w:shd w:val="clear" w:color="auto" w:fill="auto"/>
            <w:noWrap/>
            <w:vAlign w:val="bottom"/>
            <w:hideMark/>
          </w:tcPr>
          <w:p w14:paraId="7F1425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2FF82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274_1</w:t>
            </w:r>
          </w:p>
        </w:tc>
        <w:tc>
          <w:tcPr>
            <w:tcW w:w="673" w:type="dxa"/>
            <w:tcBorders>
              <w:top w:val="nil"/>
              <w:left w:val="nil"/>
              <w:bottom w:val="nil"/>
              <w:right w:val="nil"/>
            </w:tcBorders>
            <w:shd w:val="clear" w:color="auto" w:fill="auto"/>
            <w:noWrap/>
            <w:vAlign w:val="bottom"/>
            <w:hideMark/>
          </w:tcPr>
          <w:p w14:paraId="5F2D63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6B53B3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514C0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081BF8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c>
          <w:tcPr>
            <w:tcW w:w="673" w:type="dxa"/>
            <w:tcBorders>
              <w:top w:val="nil"/>
              <w:left w:val="nil"/>
              <w:bottom w:val="nil"/>
              <w:right w:val="nil"/>
            </w:tcBorders>
            <w:shd w:val="clear" w:color="auto" w:fill="auto"/>
            <w:noWrap/>
            <w:vAlign w:val="bottom"/>
            <w:hideMark/>
          </w:tcPr>
          <w:p w14:paraId="34125A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3F23C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B563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4" w:type="dxa"/>
            <w:tcBorders>
              <w:top w:val="nil"/>
              <w:left w:val="nil"/>
              <w:bottom w:val="nil"/>
              <w:right w:val="nil"/>
            </w:tcBorders>
            <w:shd w:val="clear" w:color="auto" w:fill="auto"/>
            <w:noWrap/>
            <w:vAlign w:val="bottom"/>
            <w:hideMark/>
          </w:tcPr>
          <w:p w14:paraId="1655F1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r>
      <w:tr w:rsidR="004B0B49" w:rsidRPr="0089132E" w14:paraId="20DD378B" w14:textId="77777777" w:rsidTr="004B0B49">
        <w:trPr>
          <w:trHeight w:val="300"/>
        </w:trPr>
        <w:tc>
          <w:tcPr>
            <w:tcW w:w="1166" w:type="dxa"/>
            <w:tcBorders>
              <w:top w:val="nil"/>
              <w:left w:val="nil"/>
              <w:bottom w:val="nil"/>
              <w:right w:val="nil"/>
            </w:tcBorders>
            <w:shd w:val="clear" w:color="auto" w:fill="auto"/>
            <w:noWrap/>
            <w:vAlign w:val="bottom"/>
            <w:hideMark/>
          </w:tcPr>
          <w:p w14:paraId="1AA2CF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MRWI39</w:t>
            </w:r>
          </w:p>
        </w:tc>
        <w:tc>
          <w:tcPr>
            <w:tcW w:w="1320" w:type="dxa"/>
            <w:tcBorders>
              <w:top w:val="nil"/>
              <w:left w:val="nil"/>
              <w:bottom w:val="nil"/>
              <w:right w:val="nil"/>
            </w:tcBorders>
            <w:shd w:val="clear" w:color="auto" w:fill="auto"/>
            <w:noWrap/>
            <w:vAlign w:val="bottom"/>
            <w:hideMark/>
          </w:tcPr>
          <w:p w14:paraId="73032A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10/14/2008</w:t>
            </w:r>
          </w:p>
        </w:tc>
        <w:tc>
          <w:tcPr>
            <w:tcW w:w="1114" w:type="dxa"/>
            <w:tcBorders>
              <w:top w:val="nil"/>
              <w:left w:val="nil"/>
              <w:bottom w:val="nil"/>
              <w:right w:val="nil"/>
            </w:tcBorders>
            <w:shd w:val="clear" w:color="auto" w:fill="auto"/>
            <w:noWrap/>
            <w:vAlign w:val="bottom"/>
            <w:hideMark/>
          </w:tcPr>
          <w:p w14:paraId="5B833F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53675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275_0</w:t>
            </w:r>
          </w:p>
        </w:tc>
        <w:tc>
          <w:tcPr>
            <w:tcW w:w="673" w:type="dxa"/>
            <w:tcBorders>
              <w:top w:val="nil"/>
              <w:left w:val="nil"/>
              <w:bottom w:val="nil"/>
              <w:right w:val="nil"/>
            </w:tcBorders>
            <w:shd w:val="clear" w:color="auto" w:fill="auto"/>
            <w:noWrap/>
            <w:vAlign w:val="bottom"/>
            <w:hideMark/>
          </w:tcPr>
          <w:p w14:paraId="2545A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7B604F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w:t>
            </w:r>
          </w:p>
        </w:tc>
        <w:tc>
          <w:tcPr>
            <w:tcW w:w="673" w:type="dxa"/>
            <w:tcBorders>
              <w:top w:val="nil"/>
              <w:left w:val="nil"/>
              <w:bottom w:val="nil"/>
              <w:right w:val="nil"/>
            </w:tcBorders>
            <w:shd w:val="clear" w:color="auto" w:fill="auto"/>
            <w:noWrap/>
            <w:vAlign w:val="bottom"/>
            <w:hideMark/>
          </w:tcPr>
          <w:p w14:paraId="38E0E4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26BB1F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73C5B4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2B9AC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281D84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4" w:type="dxa"/>
            <w:tcBorders>
              <w:top w:val="nil"/>
              <w:left w:val="nil"/>
              <w:bottom w:val="nil"/>
              <w:right w:val="nil"/>
            </w:tcBorders>
            <w:shd w:val="clear" w:color="auto" w:fill="auto"/>
            <w:noWrap/>
            <w:vAlign w:val="bottom"/>
            <w:hideMark/>
          </w:tcPr>
          <w:p w14:paraId="0F789A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r>
      <w:tr w:rsidR="004B0B49" w:rsidRPr="0089132E" w14:paraId="28BD1EAB" w14:textId="77777777" w:rsidTr="004B0B49">
        <w:trPr>
          <w:trHeight w:val="300"/>
        </w:trPr>
        <w:tc>
          <w:tcPr>
            <w:tcW w:w="1166" w:type="dxa"/>
            <w:tcBorders>
              <w:top w:val="nil"/>
              <w:left w:val="nil"/>
              <w:bottom w:val="nil"/>
              <w:right w:val="nil"/>
            </w:tcBorders>
            <w:shd w:val="clear" w:color="auto" w:fill="auto"/>
            <w:noWrap/>
            <w:vAlign w:val="bottom"/>
            <w:hideMark/>
          </w:tcPr>
          <w:p w14:paraId="61A88C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MRWI39</w:t>
            </w:r>
          </w:p>
        </w:tc>
        <w:tc>
          <w:tcPr>
            <w:tcW w:w="1320" w:type="dxa"/>
            <w:tcBorders>
              <w:top w:val="nil"/>
              <w:left w:val="nil"/>
              <w:bottom w:val="nil"/>
              <w:right w:val="nil"/>
            </w:tcBorders>
            <w:shd w:val="clear" w:color="auto" w:fill="auto"/>
            <w:noWrap/>
            <w:vAlign w:val="bottom"/>
            <w:hideMark/>
          </w:tcPr>
          <w:p w14:paraId="1A140C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10/14/2008</w:t>
            </w:r>
          </w:p>
        </w:tc>
        <w:tc>
          <w:tcPr>
            <w:tcW w:w="1114" w:type="dxa"/>
            <w:tcBorders>
              <w:top w:val="nil"/>
              <w:left w:val="nil"/>
              <w:bottom w:val="nil"/>
              <w:right w:val="nil"/>
            </w:tcBorders>
            <w:shd w:val="clear" w:color="auto" w:fill="auto"/>
            <w:noWrap/>
            <w:vAlign w:val="bottom"/>
            <w:hideMark/>
          </w:tcPr>
          <w:p w14:paraId="0E2AAE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6638B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275_1</w:t>
            </w:r>
          </w:p>
        </w:tc>
        <w:tc>
          <w:tcPr>
            <w:tcW w:w="673" w:type="dxa"/>
            <w:tcBorders>
              <w:top w:val="nil"/>
              <w:left w:val="nil"/>
              <w:bottom w:val="nil"/>
              <w:right w:val="nil"/>
            </w:tcBorders>
            <w:shd w:val="clear" w:color="auto" w:fill="auto"/>
            <w:noWrap/>
            <w:vAlign w:val="bottom"/>
            <w:hideMark/>
          </w:tcPr>
          <w:p w14:paraId="03E00E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4585F4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w:t>
            </w:r>
          </w:p>
        </w:tc>
        <w:tc>
          <w:tcPr>
            <w:tcW w:w="673" w:type="dxa"/>
            <w:tcBorders>
              <w:top w:val="nil"/>
              <w:left w:val="nil"/>
              <w:bottom w:val="nil"/>
              <w:right w:val="nil"/>
            </w:tcBorders>
            <w:shd w:val="clear" w:color="auto" w:fill="auto"/>
            <w:noWrap/>
            <w:vAlign w:val="bottom"/>
            <w:hideMark/>
          </w:tcPr>
          <w:p w14:paraId="3EF2B5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00262B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535DBE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4E5C92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063D7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4" w:type="dxa"/>
            <w:tcBorders>
              <w:top w:val="nil"/>
              <w:left w:val="nil"/>
              <w:bottom w:val="nil"/>
              <w:right w:val="nil"/>
            </w:tcBorders>
            <w:shd w:val="clear" w:color="auto" w:fill="auto"/>
            <w:noWrap/>
            <w:vAlign w:val="bottom"/>
            <w:hideMark/>
          </w:tcPr>
          <w:p w14:paraId="213FD4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r>
      <w:tr w:rsidR="004B0B49" w:rsidRPr="0089132E" w14:paraId="69649FA6" w14:textId="77777777" w:rsidTr="004B0B49">
        <w:trPr>
          <w:trHeight w:val="300"/>
        </w:trPr>
        <w:tc>
          <w:tcPr>
            <w:tcW w:w="1166" w:type="dxa"/>
            <w:tcBorders>
              <w:top w:val="nil"/>
              <w:left w:val="nil"/>
              <w:bottom w:val="nil"/>
              <w:right w:val="nil"/>
            </w:tcBorders>
            <w:shd w:val="clear" w:color="auto" w:fill="auto"/>
            <w:noWrap/>
            <w:vAlign w:val="bottom"/>
            <w:hideMark/>
          </w:tcPr>
          <w:p w14:paraId="7A4E54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WB92</w:t>
            </w:r>
          </w:p>
        </w:tc>
        <w:tc>
          <w:tcPr>
            <w:tcW w:w="1320" w:type="dxa"/>
            <w:tcBorders>
              <w:top w:val="nil"/>
              <w:left w:val="nil"/>
              <w:bottom w:val="nil"/>
              <w:right w:val="nil"/>
            </w:tcBorders>
            <w:shd w:val="clear" w:color="auto" w:fill="auto"/>
            <w:noWrap/>
            <w:vAlign w:val="bottom"/>
            <w:hideMark/>
          </w:tcPr>
          <w:p w14:paraId="29FB26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8/10/2009</w:t>
            </w:r>
          </w:p>
        </w:tc>
        <w:tc>
          <w:tcPr>
            <w:tcW w:w="1114" w:type="dxa"/>
            <w:tcBorders>
              <w:top w:val="nil"/>
              <w:left w:val="nil"/>
              <w:bottom w:val="nil"/>
              <w:right w:val="nil"/>
            </w:tcBorders>
            <w:shd w:val="clear" w:color="auto" w:fill="auto"/>
            <w:noWrap/>
            <w:vAlign w:val="bottom"/>
            <w:hideMark/>
          </w:tcPr>
          <w:p w14:paraId="2304BE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0C5B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292_0</w:t>
            </w:r>
          </w:p>
        </w:tc>
        <w:tc>
          <w:tcPr>
            <w:tcW w:w="673" w:type="dxa"/>
            <w:tcBorders>
              <w:top w:val="nil"/>
              <w:left w:val="nil"/>
              <w:bottom w:val="nil"/>
              <w:right w:val="nil"/>
            </w:tcBorders>
            <w:shd w:val="clear" w:color="auto" w:fill="auto"/>
            <w:noWrap/>
            <w:vAlign w:val="bottom"/>
            <w:hideMark/>
          </w:tcPr>
          <w:p w14:paraId="5D0D46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c>
          <w:tcPr>
            <w:tcW w:w="673" w:type="dxa"/>
            <w:tcBorders>
              <w:top w:val="nil"/>
              <w:left w:val="nil"/>
              <w:bottom w:val="nil"/>
              <w:right w:val="nil"/>
            </w:tcBorders>
            <w:shd w:val="clear" w:color="auto" w:fill="auto"/>
            <w:noWrap/>
            <w:vAlign w:val="bottom"/>
            <w:hideMark/>
          </w:tcPr>
          <w:p w14:paraId="616035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c>
          <w:tcPr>
            <w:tcW w:w="673" w:type="dxa"/>
            <w:tcBorders>
              <w:top w:val="nil"/>
              <w:left w:val="nil"/>
              <w:bottom w:val="nil"/>
              <w:right w:val="nil"/>
            </w:tcBorders>
            <w:shd w:val="clear" w:color="auto" w:fill="auto"/>
            <w:noWrap/>
            <w:vAlign w:val="bottom"/>
            <w:hideMark/>
          </w:tcPr>
          <w:p w14:paraId="42FDC6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1CA4D2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7A34B4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52FAED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7F67C6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4" w:type="dxa"/>
            <w:tcBorders>
              <w:top w:val="nil"/>
              <w:left w:val="nil"/>
              <w:bottom w:val="nil"/>
              <w:right w:val="nil"/>
            </w:tcBorders>
            <w:shd w:val="clear" w:color="auto" w:fill="auto"/>
            <w:noWrap/>
            <w:vAlign w:val="bottom"/>
            <w:hideMark/>
          </w:tcPr>
          <w:p w14:paraId="4B391E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r>
      <w:tr w:rsidR="004B0B49" w:rsidRPr="0089132E" w14:paraId="63E0A323" w14:textId="77777777" w:rsidTr="004B0B49">
        <w:trPr>
          <w:trHeight w:val="300"/>
        </w:trPr>
        <w:tc>
          <w:tcPr>
            <w:tcW w:w="1166" w:type="dxa"/>
            <w:tcBorders>
              <w:top w:val="nil"/>
              <w:left w:val="nil"/>
              <w:bottom w:val="nil"/>
              <w:right w:val="nil"/>
            </w:tcBorders>
            <w:shd w:val="clear" w:color="auto" w:fill="auto"/>
            <w:noWrap/>
            <w:vAlign w:val="bottom"/>
            <w:hideMark/>
          </w:tcPr>
          <w:p w14:paraId="544D81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WB92</w:t>
            </w:r>
          </w:p>
        </w:tc>
        <w:tc>
          <w:tcPr>
            <w:tcW w:w="1320" w:type="dxa"/>
            <w:tcBorders>
              <w:top w:val="nil"/>
              <w:left w:val="nil"/>
              <w:bottom w:val="nil"/>
              <w:right w:val="nil"/>
            </w:tcBorders>
            <w:shd w:val="clear" w:color="auto" w:fill="auto"/>
            <w:noWrap/>
            <w:vAlign w:val="bottom"/>
            <w:hideMark/>
          </w:tcPr>
          <w:p w14:paraId="3C705E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8/10/2009</w:t>
            </w:r>
          </w:p>
        </w:tc>
        <w:tc>
          <w:tcPr>
            <w:tcW w:w="1114" w:type="dxa"/>
            <w:tcBorders>
              <w:top w:val="nil"/>
              <w:left w:val="nil"/>
              <w:bottom w:val="nil"/>
              <w:right w:val="nil"/>
            </w:tcBorders>
            <w:shd w:val="clear" w:color="auto" w:fill="auto"/>
            <w:noWrap/>
            <w:vAlign w:val="bottom"/>
            <w:hideMark/>
          </w:tcPr>
          <w:p w14:paraId="3DE587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8B11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292_1</w:t>
            </w:r>
          </w:p>
        </w:tc>
        <w:tc>
          <w:tcPr>
            <w:tcW w:w="673" w:type="dxa"/>
            <w:tcBorders>
              <w:top w:val="nil"/>
              <w:left w:val="nil"/>
              <w:bottom w:val="nil"/>
              <w:right w:val="nil"/>
            </w:tcBorders>
            <w:shd w:val="clear" w:color="auto" w:fill="auto"/>
            <w:noWrap/>
            <w:vAlign w:val="bottom"/>
            <w:hideMark/>
          </w:tcPr>
          <w:p w14:paraId="5722FF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74B76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3B1399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7A06B6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3" w:type="dxa"/>
            <w:tcBorders>
              <w:top w:val="nil"/>
              <w:left w:val="nil"/>
              <w:bottom w:val="nil"/>
              <w:right w:val="nil"/>
            </w:tcBorders>
            <w:shd w:val="clear" w:color="auto" w:fill="auto"/>
            <w:noWrap/>
            <w:vAlign w:val="bottom"/>
            <w:hideMark/>
          </w:tcPr>
          <w:p w14:paraId="6EA3A6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3" w:type="dxa"/>
            <w:tcBorders>
              <w:top w:val="nil"/>
              <w:left w:val="nil"/>
              <w:bottom w:val="nil"/>
              <w:right w:val="nil"/>
            </w:tcBorders>
            <w:shd w:val="clear" w:color="auto" w:fill="auto"/>
            <w:noWrap/>
            <w:vAlign w:val="bottom"/>
            <w:hideMark/>
          </w:tcPr>
          <w:p w14:paraId="174187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480901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4" w:type="dxa"/>
            <w:tcBorders>
              <w:top w:val="nil"/>
              <w:left w:val="nil"/>
              <w:bottom w:val="nil"/>
              <w:right w:val="nil"/>
            </w:tcBorders>
            <w:shd w:val="clear" w:color="auto" w:fill="auto"/>
            <w:noWrap/>
            <w:vAlign w:val="bottom"/>
            <w:hideMark/>
          </w:tcPr>
          <w:p w14:paraId="1C7F8A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r>
      <w:tr w:rsidR="004B0B49" w:rsidRPr="0089132E" w14:paraId="5FF6B4C9" w14:textId="77777777" w:rsidTr="004B0B49">
        <w:trPr>
          <w:trHeight w:val="300"/>
        </w:trPr>
        <w:tc>
          <w:tcPr>
            <w:tcW w:w="1166" w:type="dxa"/>
            <w:tcBorders>
              <w:top w:val="nil"/>
              <w:left w:val="nil"/>
              <w:bottom w:val="nil"/>
              <w:right w:val="nil"/>
            </w:tcBorders>
            <w:shd w:val="clear" w:color="auto" w:fill="auto"/>
            <w:noWrap/>
            <w:vAlign w:val="bottom"/>
            <w:hideMark/>
          </w:tcPr>
          <w:p w14:paraId="3BDF64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MRW11</w:t>
            </w:r>
          </w:p>
        </w:tc>
        <w:tc>
          <w:tcPr>
            <w:tcW w:w="1320" w:type="dxa"/>
            <w:tcBorders>
              <w:top w:val="nil"/>
              <w:left w:val="nil"/>
              <w:bottom w:val="nil"/>
              <w:right w:val="nil"/>
            </w:tcBorders>
            <w:shd w:val="clear" w:color="auto" w:fill="auto"/>
            <w:noWrap/>
            <w:vAlign w:val="bottom"/>
            <w:hideMark/>
          </w:tcPr>
          <w:p w14:paraId="041808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9/1/2009</w:t>
            </w:r>
          </w:p>
        </w:tc>
        <w:tc>
          <w:tcPr>
            <w:tcW w:w="1114" w:type="dxa"/>
            <w:tcBorders>
              <w:top w:val="nil"/>
              <w:left w:val="nil"/>
              <w:bottom w:val="nil"/>
              <w:right w:val="nil"/>
            </w:tcBorders>
            <w:shd w:val="clear" w:color="auto" w:fill="auto"/>
            <w:noWrap/>
            <w:vAlign w:val="bottom"/>
            <w:hideMark/>
          </w:tcPr>
          <w:p w14:paraId="29086D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34D81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296_0</w:t>
            </w:r>
          </w:p>
        </w:tc>
        <w:tc>
          <w:tcPr>
            <w:tcW w:w="673" w:type="dxa"/>
            <w:tcBorders>
              <w:top w:val="nil"/>
              <w:left w:val="nil"/>
              <w:bottom w:val="nil"/>
              <w:right w:val="nil"/>
            </w:tcBorders>
            <w:shd w:val="clear" w:color="auto" w:fill="auto"/>
            <w:noWrap/>
            <w:vAlign w:val="bottom"/>
            <w:hideMark/>
          </w:tcPr>
          <w:p w14:paraId="0F6F6C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40AF48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3" w:type="dxa"/>
            <w:tcBorders>
              <w:top w:val="nil"/>
              <w:left w:val="nil"/>
              <w:bottom w:val="nil"/>
              <w:right w:val="nil"/>
            </w:tcBorders>
            <w:shd w:val="clear" w:color="auto" w:fill="auto"/>
            <w:noWrap/>
            <w:vAlign w:val="bottom"/>
            <w:hideMark/>
          </w:tcPr>
          <w:p w14:paraId="1F7F17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69C4A1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377E4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01D2BC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0C9E04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c>
          <w:tcPr>
            <w:tcW w:w="674" w:type="dxa"/>
            <w:tcBorders>
              <w:top w:val="nil"/>
              <w:left w:val="nil"/>
              <w:bottom w:val="nil"/>
              <w:right w:val="nil"/>
            </w:tcBorders>
            <w:shd w:val="clear" w:color="auto" w:fill="auto"/>
            <w:noWrap/>
            <w:vAlign w:val="bottom"/>
            <w:hideMark/>
          </w:tcPr>
          <w:p w14:paraId="252A39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60.2</w:t>
            </w:r>
          </w:p>
        </w:tc>
      </w:tr>
      <w:tr w:rsidR="004B0B49" w:rsidRPr="0089132E" w14:paraId="38C09E51" w14:textId="77777777" w:rsidTr="004B0B49">
        <w:trPr>
          <w:trHeight w:val="300"/>
        </w:trPr>
        <w:tc>
          <w:tcPr>
            <w:tcW w:w="1166" w:type="dxa"/>
            <w:tcBorders>
              <w:top w:val="nil"/>
              <w:left w:val="nil"/>
              <w:bottom w:val="nil"/>
              <w:right w:val="nil"/>
            </w:tcBorders>
            <w:shd w:val="clear" w:color="auto" w:fill="auto"/>
            <w:noWrap/>
            <w:vAlign w:val="bottom"/>
            <w:hideMark/>
          </w:tcPr>
          <w:p w14:paraId="168274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MRW11</w:t>
            </w:r>
          </w:p>
        </w:tc>
        <w:tc>
          <w:tcPr>
            <w:tcW w:w="1320" w:type="dxa"/>
            <w:tcBorders>
              <w:top w:val="nil"/>
              <w:left w:val="nil"/>
              <w:bottom w:val="nil"/>
              <w:right w:val="nil"/>
            </w:tcBorders>
            <w:shd w:val="clear" w:color="auto" w:fill="auto"/>
            <w:noWrap/>
            <w:vAlign w:val="bottom"/>
            <w:hideMark/>
          </w:tcPr>
          <w:p w14:paraId="25BC1C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9/1/2009</w:t>
            </w:r>
          </w:p>
        </w:tc>
        <w:tc>
          <w:tcPr>
            <w:tcW w:w="1114" w:type="dxa"/>
            <w:tcBorders>
              <w:top w:val="nil"/>
              <w:left w:val="nil"/>
              <w:bottom w:val="nil"/>
              <w:right w:val="nil"/>
            </w:tcBorders>
            <w:shd w:val="clear" w:color="auto" w:fill="auto"/>
            <w:noWrap/>
            <w:vAlign w:val="bottom"/>
            <w:hideMark/>
          </w:tcPr>
          <w:p w14:paraId="3CAAD2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048F8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296_1</w:t>
            </w:r>
          </w:p>
        </w:tc>
        <w:tc>
          <w:tcPr>
            <w:tcW w:w="673" w:type="dxa"/>
            <w:tcBorders>
              <w:top w:val="nil"/>
              <w:left w:val="nil"/>
              <w:bottom w:val="nil"/>
              <w:right w:val="nil"/>
            </w:tcBorders>
            <w:shd w:val="clear" w:color="auto" w:fill="auto"/>
            <w:noWrap/>
            <w:vAlign w:val="bottom"/>
            <w:hideMark/>
          </w:tcPr>
          <w:p w14:paraId="0A7E37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271D5D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3" w:type="dxa"/>
            <w:tcBorders>
              <w:top w:val="nil"/>
              <w:left w:val="nil"/>
              <w:bottom w:val="nil"/>
              <w:right w:val="nil"/>
            </w:tcBorders>
            <w:shd w:val="clear" w:color="auto" w:fill="auto"/>
            <w:noWrap/>
            <w:vAlign w:val="bottom"/>
            <w:hideMark/>
          </w:tcPr>
          <w:p w14:paraId="2C92DA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18CD37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13E8D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3" w:type="dxa"/>
            <w:tcBorders>
              <w:top w:val="nil"/>
              <w:left w:val="nil"/>
              <w:bottom w:val="nil"/>
              <w:right w:val="nil"/>
            </w:tcBorders>
            <w:shd w:val="clear" w:color="auto" w:fill="auto"/>
            <w:noWrap/>
            <w:vAlign w:val="bottom"/>
            <w:hideMark/>
          </w:tcPr>
          <w:p w14:paraId="6588A92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6CD42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4" w:type="dxa"/>
            <w:tcBorders>
              <w:top w:val="nil"/>
              <w:left w:val="nil"/>
              <w:bottom w:val="nil"/>
              <w:right w:val="nil"/>
            </w:tcBorders>
            <w:shd w:val="clear" w:color="auto" w:fill="auto"/>
            <w:noWrap/>
            <w:vAlign w:val="bottom"/>
            <w:hideMark/>
          </w:tcPr>
          <w:p w14:paraId="4B8497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r>
      <w:tr w:rsidR="004B0B49" w:rsidRPr="0089132E" w14:paraId="29E6A5EF" w14:textId="77777777" w:rsidTr="004B0B49">
        <w:trPr>
          <w:trHeight w:val="300"/>
        </w:trPr>
        <w:tc>
          <w:tcPr>
            <w:tcW w:w="1166" w:type="dxa"/>
            <w:tcBorders>
              <w:top w:val="nil"/>
              <w:left w:val="nil"/>
              <w:bottom w:val="nil"/>
              <w:right w:val="nil"/>
            </w:tcBorders>
            <w:shd w:val="clear" w:color="auto" w:fill="auto"/>
            <w:noWrap/>
            <w:vAlign w:val="bottom"/>
            <w:hideMark/>
          </w:tcPr>
          <w:p w14:paraId="508653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SR0059</w:t>
            </w:r>
          </w:p>
        </w:tc>
        <w:tc>
          <w:tcPr>
            <w:tcW w:w="1320" w:type="dxa"/>
            <w:tcBorders>
              <w:top w:val="nil"/>
              <w:left w:val="nil"/>
              <w:bottom w:val="nil"/>
              <w:right w:val="nil"/>
            </w:tcBorders>
            <w:shd w:val="clear" w:color="auto" w:fill="auto"/>
            <w:noWrap/>
            <w:vAlign w:val="bottom"/>
            <w:hideMark/>
          </w:tcPr>
          <w:p w14:paraId="4C30F5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6/29/2009</w:t>
            </w:r>
          </w:p>
        </w:tc>
        <w:tc>
          <w:tcPr>
            <w:tcW w:w="1114" w:type="dxa"/>
            <w:tcBorders>
              <w:top w:val="nil"/>
              <w:left w:val="nil"/>
              <w:bottom w:val="nil"/>
              <w:right w:val="nil"/>
            </w:tcBorders>
            <w:shd w:val="clear" w:color="auto" w:fill="auto"/>
            <w:noWrap/>
            <w:vAlign w:val="bottom"/>
            <w:hideMark/>
          </w:tcPr>
          <w:p w14:paraId="0D3AC2C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4EF0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304_0</w:t>
            </w:r>
          </w:p>
        </w:tc>
        <w:tc>
          <w:tcPr>
            <w:tcW w:w="673" w:type="dxa"/>
            <w:tcBorders>
              <w:top w:val="nil"/>
              <w:left w:val="nil"/>
              <w:bottom w:val="nil"/>
              <w:right w:val="nil"/>
            </w:tcBorders>
            <w:shd w:val="clear" w:color="auto" w:fill="auto"/>
            <w:noWrap/>
            <w:vAlign w:val="bottom"/>
            <w:hideMark/>
          </w:tcPr>
          <w:p w14:paraId="4966D4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62.7</w:t>
            </w:r>
          </w:p>
        </w:tc>
        <w:tc>
          <w:tcPr>
            <w:tcW w:w="673" w:type="dxa"/>
            <w:tcBorders>
              <w:top w:val="nil"/>
              <w:left w:val="nil"/>
              <w:bottom w:val="nil"/>
              <w:right w:val="nil"/>
            </w:tcBorders>
            <w:shd w:val="clear" w:color="auto" w:fill="auto"/>
            <w:noWrap/>
            <w:vAlign w:val="bottom"/>
            <w:hideMark/>
          </w:tcPr>
          <w:p w14:paraId="09019A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23.2</w:t>
            </w:r>
          </w:p>
        </w:tc>
        <w:tc>
          <w:tcPr>
            <w:tcW w:w="673" w:type="dxa"/>
            <w:tcBorders>
              <w:top w:val="nil"/>
              <w:left w:val="nil"/>
              <w:bottom w:val="nil"/>
              <w:right w:val="nil"/>
            </w:tcBorders>
            <w:shd w:val="clear" w:color="auto" w:fill="auto"/>
            <w:noWrap/>
            <w:vAlign w:val="bottom"/>
            <w:hideMark/>
          </w:tcPr>
          <w:p w14:paraId="1D809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696E1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3EEF93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080072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143BCD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90.1</w:t>
            </w:r>
          </w:p>
        </w:tc>
        <w:tc>
          <w:tcPr>
            <w:tcW w:w="674" w:type="dxa"/>
            <w:tcBorders>
              <w:top w:val="nil"/>
              <w:left w:val="nil"/>
              <w:bottom w:val="nil"/>
              <w:right w:val="nil"/>
            </w:tcBorders>
            <w:shd w:val="clear" w:color="auto" w:fill="auto"/>
            <w:noWrap/>
            <w:vAlign w:val="bottom"/>
            <w:hideMark/>
          </w:tcPr>
          <w:p w14:paraId="5543E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r>
      <w:tr w:rsidR="004B0B49" w:rsidRPr="0089132E" w14:paraId="29102AEB" w14:textId="77777777" w:rsidTr="004B0B49">
        <w:trPr>
          <w:trHeight w:val="300"/>
        </w:trPr>
        <w:tc>
          <w:tcPr>
            <w:tcW w:w="1166" w:type="dxa"/>
            <w:tcBorders>
              <w:top w:val="nil"/>
              <w:left w:val="nil"/>
              <w:bottom w:val="nil"/>
              <w:right w:val="nil"/>
            </w:tcBorders>
            <w:shd w:val="clear" w:color="auto" w:fill="auto"/>
            <w:noWrap/>
            <w:vAlign w:val="bottom"/>
            <w:hideMark/>
          </w:tcPr>
          <w:p w14:paraId="107892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SR0059</w:t>
            </w:r>
          </w:p>
        </w:tc>
        <w:tc>
          <w:tcPr>
            <w:tcW w:w="1320" w:type="dxa"/>
            <w:tcBorders>
              <w:top w:val="nil"/>
              <w:left w:val="nil"/>
              <w:bottom w:val="nil"/>
              <w:right w:val="nil"/>
            </w:tcBorders>
            <w:shd w:val="clear" w:color="auto" w:fill="auto"/>
            <w:noWrap/>
            <w:vAlign w:val="bottom"/>
            <w:hideMark/>
          </w:tcPr>
          <w:p w14:paraId="7C942A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6/29/2009</w:t>
            </w:r>
          </w:p>
        </w:tc>
        <w:tc>
          <w:tcPr>
            <w:tcW w:w="1114" w:type="dxa"/>
            <w:tcBorders>
              <w:top w:val="nil"/>
              <w:left w:val="nil"/>
              <w:bottom w:val="nil"/>
              <w:right w:val="nil"/>
            </w:tcBorders>
            <w:shd w:val="clear" w:color="auto" w:fill="auto"/>
            <w:noWrap/>
            <w:vAlign w:val="bottom"/>
            <w:hideMark/>
          </w:tcPr>
          <w:p w14:paraId="5B2DFC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4C3C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304_1</w:t>
            </w:r>
          </w:p>
        </w:tc>
        <w:tc>
          <w:tcPr>
            <w:tcW w:w="673" w:type="dxa"/>
            <w:tcBorders>
              <w:top w:val="nil"/>
              <w:left w:val="nil"/>
              <w:bottom w:val="nil"/>
              <w:right w:val="nil"/>
            </w:tcBorders>
            <w:shd w:val="clear" w:color="auto" w:fill="auto"/>
            <w:noWrap/>
            <w:vAlign w:val="bottom"/>
            <w:hideMark/>
          </w:tcPr>
          <w:p w14:paraId="1DC75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039EEA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3" w:type="dxa"/>
            <w:tcBorders>
              <w:top w:val="nil"/>
              <w:left w:val="nil"/>
              <w:bottom w:val="nil"/>
              <w:right w:val="nil"/>
            </w:tcBorders>
            <w:shd w:val="clear" w:color="auto" w:fill="auto"/>
            <w:noWrap/>
            <w:vAlign w:val="bottom"/>
            <w:hideMark/>
          </w:tcPr>
          <w:p w14:paraId="02A598E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E77D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3CBD0E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40.5</w:t>
            </w:r>
          </w:p>
        </w:tc>
        <w:tc>
          <w:tcPr>
            <w:tcW w:w="673" w:type="dxa"/>
            <w:tcBorders>
              <w:top w:val="nil"/>
              <w:left w:val="nil"/>
              <w:bottom w:val="nil"/>
              <w:right w:val="nil"/>
            </w:tcBorders>
            <w:shd w:val="clear" w:color="auto" w:fill="auto"/>
            <w:noWrap/>
            <w:vAlign w:val="bottom"/>
            <w:hideMark/>
          </w:tcPr>
          <w:p w14:paraId="3BDB12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5E708A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4" w:type="dxa"/>
            <w:tcBorders>
              <w:top w:val="nil"/>
              <w:left w:val="nil"/>
              <w:bottom w:val="nil"/>
              <w:right w:val="nil"/>
            </w:tcBorders>
            <w:shd w:val="clear" w:color="auto" w:fill="auto"/>
            <w:noWrap/>
            <w:vAlign w:val="bottom"/>
            <w:hideMark/>
          </w:tcPr>
          <w:p w14:paraId="1E6BCF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r>
      <w:tr w:rsidR="004B0B49" w:rsidRPr="0089132E" w14:paraId="529EAA54" w14:textId="77777777" w:rsidTr="004B0B49">
        <w:trPr>
          <w:trHeight w:val="300"/>
        </w:trPr>
        <w:tc>
          <w:tcPr>
            <w:tcW w:w="1166" w:type="dxa"/>
            <w:tcBorders>
              <w:top w:val="nil"/>
              <w:left w:val="nil"/>
              <w:bottom w:val="nil"/>
              <w:right w:val="nil"/>
            </w:tcBorders>
            <w:shd w:val="clear" w:color="auto" w:fill="auto"/>
            <w:noWrap/>
            <w:vAlign w:val="bottom"/>
            <w:hideMark/>
          </w:tcPr>
          <w:p w14:paraId="6C4B30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1B8B6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8/26/2009</w:t>
            </w:r>
          </w:p>
        </w:tc>
        <w:tc>
          <w:tcPr>
            <w:tcW w:w="1114" w:type="dxa"/>
            <w:tcBorders>
              <w:top w:val="nil"/>
              <w:left w:val="nil"/>
              <w:bottom w:val="nil"/>
              <w:right w:val="nil"/>
            </w:tcBorders>
            <w:shd w:val="clear" w:color="auto" w:fill="auto"/>
            <w:noWrap/>
            <w:vAlign w:val="bottom"/>
            <w:hideMark/>
          </w:tcPr>
          <w:p w14:paraId="4ECB69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C8F3D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313_0</w:t>
            </w:r>
          </w:p>
        </w:tc>
        <w:tc>
          <w:tcPr>
            <w:tcW w:w="673" w:type="dxa"/>
            <w:tcBorders>
              <w:top w:val="nil"/>
              <w:left w:val="nil"/>
              <w:bottom w:val="nil"/>
              <w:right w:val="nil"/>
            </w:tcBorders>
            <w:shd w:val="clear" w:color="auto" w:fill="auto"/>
            <w:noWrap/>
            <w:vAlign w:val="bottom"/>
            <w:hideMark/>
          </w:tcPr>
          <w:p w14:paraId="4E2D2F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36746E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3" w:type="dxa"/>
            <w:tcBorders>
              <w:top w:val="nil"/>
              <w:left w:val="nil"/>
              <w:bottom w:val="nil"/>
              <w:right w:val="nil"/>
            </w:tcBorders>
            <w:shd w:val="clear" w:color="auto" w:fill="auto"/>
            <w:noWrap/>
            <w:vAlign w:val="bottom"/>
            <w:hideMark/>
          </w:tcPr>
          <w:p w14:paraId="2BCAB7F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AFF3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c>
          <w:tcPr>
            <w:tcW w:w="673" w:type="dxa"/>
            <w:tcBorders>
              <w:top w:val="nil"/>
              <w:left w:val="nil"/>
              <w:bottom w:val="nil"/>
              <w:right w:val="nil"/>
            </w:tcBorders>
            <w:shd w:val="clear" w:color="auto" w:fill="auto"/>
            <w:noWrap/>
            <w:vAlign w:val="bottom"/>
            <w:hideMark/>
          </w:tcPr>
          <w:p w14:paraId="4D0951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799221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76132A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4" w:type="dxa"/>
            <w:tcBorders>
              <w:top w:val="nil"/>
              <w:left w:val="nil"/>
              <w:bottom w:val="nil"/>
              <w:right w:val="nil"/>
            </w:tcBorders>
            <w:shd w:val="clear" w:color="auto" w:fill="auto"/>
            <w:noWrap/>
            <w:vAlign w:val="bottom"/>
            <w:hideMark/>
          </w:tcPr>
          <w:p w14:paraId="585F14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r>
      <w:tr w:rsidR="004B0B49" w:rsidRPr="0089132E" w14:paraId="52592585" w14:textId="77777777" w:rsidTr="004B0B49">
        <w:trPr>
          <w:trHeight w:val="300"/>
        </w:trPr>
        <w:tc>
          <w:tcPr>
            <w:tcW w:w="1166" w:type="dxa"/>
            <w:tcBorders>
              <w:top w:val="nil"/>
              <w:left w:val="nil"/>
              <w:bottom w:val="nil"/>
              <w:right w:val="nil"/>
            </w:tcBorders>
            <w:shd w:val="clear" w:color="auto" w:fill="auto"/>
            <w:noWrap/>
            <w:vAlign w:val="bottom"/>
            <w:hideMark/>
          </w:tcPr>
          <w:p w14:paraId="2BF93C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1391AD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8/26/2009</w:t>
            </w:r>
          </w:p>
        </w:tc>
        <w:tc>
          <w:tcPr>
            <w:tcW w:w="1114" w:type="dxa"/>
            <w:tcBorders>
              <w:top w:val="nil"/>
              <w:left w:val="nil"/>
              <w:bottom w:val="nil"/>
              <w:right w:val="nil"/>
            </w:tcBorders>
            <w:shd w:val="clear" w:color="auto" w:fill="auto"/>
            <w:noWrap/>
            <w:vAlign w:val="bottom"/>
            <w:hideMark/>
          </w:tcPr>
          <w:p w14:paraId="56B11C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3A19A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313_1</w:t>
            </w:r>
          </w:p>
        </w:tc>
        <w:tc>
          <w:tcPr>
            <w:tcW w:w="673" w:type="dxa"/>
            <w:tcBorders>
              <w:top w:val="nil"/>
              <w:left w:val="nil"/>
              <w:bottom w:val="nil"/>
              <w:right w:val="nil"/>
            </w:tcBorders>
            <w:shd w:val="clear" w:color="auto" w:fill="auto"/>
            <w:noWrap/>
            <w:vAlign w:val="bottom"/>
            <w:hideMark/>
          </w:tcPr>
          <w:p w14:paraId="49BA9A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16D1AF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054B37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89.5</w:t>
            </w:r>
          </w:p>
        </w:tc>
        <w:tc>
          <w:tcPr>
            <w:tcW w:w="673" w:type="dxa"/>
            <w:tcBorders>
              <w:top w:val="nil"/>
              <w:left w:val="nil"/>
              <w:bottom w:val="nil"/>
              <w:right w:val="nil"/>
            </w:tcBorders>
            <w:shd w:val="clear" w:color="auto" w:fill="auto"/>
            <w:noWrap/>
            <w:vAlign w:val="bottom"/>
            <w:hideMark/>
          </w:tcPr>
          <w:p w14:paraId="31AF94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37E066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36C3C7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FC14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4" w:type="dxa"/>
            <w:tcBorders>
              <w:top w:val="nil"/>
              <w:left w:val="nil"/>
              <w:bottom w:val="nil"/>
              <w:right w:val="nil"/>
            </w:tcBorders>
            <w:shd w:val="clear" w:color="auto" w:fill="auto"/>
            <w:noWrap/>
            <w:vAlign w:val="bottom"/>
            <w:hideMark/>
          </w:tcPr>
          <w:p w14:paraId="0433CD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r>
      <w:tr w:rsidR="004B0B49" w:rsidRPr="0089132E" w14:paraId="417E1615" w14:textId="77777777" w:rsidTr="004B0B49">
        <w:trPr>
          <w:trHeight w:val="300"/>
        </w:trPr>
        <w:tc>
          <w:tcPr>
            <w:tcW w:w="1166" w:type="dxa"/>
            <w:tcBorders>
              <w:top w:val="nil"/>
              <w:left w:val="nil"/>
              <w:bottom w:val="nil"/>
              <w:right w:val="nil"/>
            </w:tcBorders>
            <w:shd w:val="clear" w:color="auto" w:fill="auto"/>
            <w:noWrap/>
            <w:vAlign w:val="bottom"/>
            <w:hideMark/>
          </w:tcPr>
          <w:p w14:paraId="410151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SR3</w:t>
            </w:r>
          </w:p>
        </w:tc>
        <w:tc>
          <w:tcPr>
            <w:tcW w:w="1320" w:type="dxa"/>
            <w:tcBorders>
              <w:top w:val="nil"/>
              <w:left w:val="nil"/>
              <w:bottom w:val="nil"/>
              <w:right w:val="nil"/>
            </w:tcBorders>
            <w:shd w:val="clear" w:color="auto" w:fill="auto"/>
            <w:noWrap/>
            <w:vAlign w:val="bottom"/>
            <w:hideMark/>
          </w:tcPr>
          <w:p w14:paraId="6AAF1A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5A99753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C31FC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319_0</w:t>
            </w:r>
          </w:p>
        </w:tc>
        <w:tc>
          <w:tcPr>
            <w:tcW w:w="673" w:type="dxa"/>
            <w:tcBorders>
              <w:top w:val="nil"/>
              <w:left w:val="nil"/>
              <w:bottom w:val="nil"/>
              <w:right w:val="nil"/>
            </w:tcBorders>
            <w:shd w:val="clear" w:color="auto" w:fill="auto"/>
            <w:noWrap/>
            <w:vAlign w:val="bottom"/>
            <w:hideMark/>
          </w:tcPr>
          <w:p w14:paraId="34A8B0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74.4</w:t>
            </w:r>
          </w:p>
        </w:tc>
        <w:tc>
          <w:tcPr>
            <w:tcW w:w="673" w:type="dxa"/>
            <w:tcBorders>
              <w:top w:val="nil"/>
              <w:left w:val="nil"/>
              <w:bottom w:val="nil"/>
              <w:right w:val="nil"/>
            </w:tcBorders>
            <w:shd w:val="clear" w:color="auto" w:fill="auto"/>
            <w:noWrap/>
            <w:vAlign w:val="bottom"/>
            <w:hideMark/>
          </w:tcPr>
          <w:p w14:paraId="46797E2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DE9D0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3" w:type="dxa"/>
            <w:tcBorders>
              <w:top w:val="nil"/>
              <w:left w:val="nil"/>
              <w:bottom w:val="nil"/>
              <w:right w:val="nil"/>
            </w:tcBorders>
            <w:shd w:val="clear" w:color="auto" w:fill="auto"/>
            <w:noWrap/>
            <w:vAlign w:val="bottom"/>
            <w:hideMark/>
          </w:tcPr>
          <w:p w14:paraId="4DE21E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76B1AFD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9B492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3F5570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4" w:type="dxa"/>
            <w:tcBorders>
              <w:top w:val="nil"/>
              <w:left w:val="nil"/>
              <w:bottom w:val="nil"/>
              <w:right w:val="nil"/>
            </w:tcBorders>
            <w:shd w:val="clear" w:color="auto" w:fill="auto"/>
            <w:noWrap/>
            <w:vAlign w:val="bottom"/>
            <w:hideMark/>
          </w:tcPr>
          <w:p w14:paraId="4BC0E0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r>
      <w:tr w:rsidR="004B0B49" w:rsidRPr="0089132E" w14:paraId="78E27FBF" w14:textId="77777777" w:rsidTr="004B0B49">
        <w:trPr>
          <w:trHeight w:val="300"/>
        </w:trPr>
        <w:tc>
          <w:tcPr>
            <w:tcW w:w="1166" w:type="dxa"/>
            <w:tcBorders>
              <w:top w:val="nil"/>
              <w:left w:val="nil"/>
              <w:bottom w:val="nil"/>
              <w:right w:val="nil"/>
            </w:tcBorders>
            <w:shd w:val="clear" w:color="auto" w:fill="auto"/>
            <w:noWrap/>
            <w:vAlign w:val="bottom"/>
            <w:hideMark/>
          </w:tcPr>
          <w:p w14:paraId="1D2201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SR3</w:t>
            </w:r>
          </w:p>
        </w:tc>
        <w:tc>
          <w:tcPr>
            <w:tcW w:w="1320" w:type="dxa"/>
            <w:tcBorders>
              <w:top w:val="nil"/>
              <w:left w:val="nil"/>
              <w:bottom w:val="nil"/>
              <w:right w:val="nil"/>
            </w:tcBorders>
            <w:shd w:val="clear" w:color="auto" w:fill="auto"/>
            <w:noWrap/>
            <w:vAlign w:val="bottom"/>
            <w:hideMark/>
          </w:tcPr>
          <w:p w14:paraId="3C928F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5DA86C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6048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319_1</w:t>
            </w:r>
          </w:p>
        </w:tc>
        <w:tc>
          <w:tcPr>
            <w:tcW w:w="673" w:type="dxa"/>
            <w:tcBorders>
              <w:top w:val="nil"/>
              <w:left w:val="nil"/>
              <w:bottom w:val="nil"/>
              <w:right w:val="nil"/>
            </w:tcBorders>
            <w:shd w:val="clear" w:color="auto" w:fill="auto"/>
            <w:noWrap/>
            <w:vAlign w:val="bottom"/>
            <w:hideMark/>
          </w:tcPr>
          <w:p w14:paraId="05D8BE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671A8B8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0671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88.0</w:t>
            </w:r>
          </w:p>
        </w:tc>
        <w:tc>
          <w:tcPr>
            <w:tcW w:w="673" w:type="dxa"/>
            <w:tcBorders>
              <w:top w:val="nil"/>
              <w:left w:val="nil"/>
              <w:bottom w:val="nil"/>
              <w:right w:val="nil"/>
            </w:tcBorders>
            <w:shd w:val="clear" w:color="auto" w:fill="auto"/>
            <w:noWrap/>
            <w:vAlign w:val="bottom"/>
            <w:hideMark/>
          </w:tcPr>
          <w:p w14:paraId="0CF219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3EC868F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7089F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D68BD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4" w:type="dxa"/>
            <w:tcBorders>
              <w:top w:val="nil"/>
              <w:left w:val="nil"/>
              <w:bottom w:val="nil"/>
              <w:right w:val="nil"/>
            </w:tcBorders>
            <w:shd w:val="clear" w:color="auto" w:fill="auto"/>
            <w:noWrap/>
            <w:vAlign w:val="bottom"/>
            <w:hideMark/>
          </w:tcPr>
          <w:p w14:paraId="163B38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r>
      <w:tr w:rsidR="004B0B49" w:rsidRPr="0089132E" w14:paraId="3F38A5CE" w14:textId="77777777" w:rsidTr="004B0B49">
        <w:trPr>
          <w:trHeight w:val="300"/>
        </w:trPr>
        <w:tc>
          <w:tcPr>
            <w:tcW w:w="1166" w:type="dxa"/>
            <w:tcBorders>
              <w:top w:val="nil"/>
              <w:left w:val="nil"/>
              <w:bottom w:val="nil"/>
              <w:right w:val="nil"/>
            </w:tcBorders>
            <w:shd w:val="clear" w:color="auto" w:fill="auto"/>
            <w:noWrap/>
            <w:vAlign w:val="bottom"/>
            <w:hideMark/>
          </w:tcPr>
          <w:p w14:paraId="244BBC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MRC22</w:t>
            </w:r>
          </w:p>
        </w:tc>
        <w:tc>
          <w:tcPr>
            <w:tcW w:w="1320" w:type="dxa"/>
            <w:tcBorders>
              <w:top w:val="nil"/>
              <w:left w:val="nil"/>
              <w:bottom w:val="nil"/>
              <w:right w:val="nil"/>
            </w:tcBorders>
            <w:shd w:val="clear" w:color="auto" w:fill="auto"/>
            <w:noWrap/>
            <w:vAlign w:val="bottom"/>
            <w:hideMark/>
          </w:tcPr>
          <w:p w14:paraId="088EF6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9/3/2009</w:t>
            </w:r>
          </w:p>
        </w:tc>
        <w:tc>
          <w:tcPr>
            <w:tcW w:w="1114" w:type="dxa"/>
            <w:tcBorders>
              <w:top w:val="nil"/>
              <w:left w:val="nil"/>
              <w:bottom w:val="nil"/>
              <w:right w:val="nil"/>
            </w:tcBorders>
            <w:shd w:val="clear" w:color="auto" w:fill="auto"/>
            <w:noWrap/>
            <w:vAlign w:val="bottom"/>
            <w:hideMark/>
          </w:tcPr>
          <w:p w14:paraId="6FA499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8905A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334_0</w:t>
            </w:r>
          </w:p>
        </w:tc>
        <w:tc>
          <w:tcPr>
            <w:tcW w:w="673" w:type="dxa"/>
            <w:tcBorders>
              <w:top w:val="nil"/>
              <w:left w:val="nil"/>
              <w:bottom w:val="nil"/>
              <w:right w:val="nil"/>
            </w:tcBorders>
            <w:shd w:val="clear" w:color="auto" w:fill="auto"/>
            <w:noWrap/>
            <w:vAlign w:val="bottom"/>
            <w:hideMark/>
          </w:tcPr>
          <w:p w14:paraId="74E1EF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1AB6CD8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F759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392EC3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60.7</w:t>
            </w:r>
          </w:p>
        </w:tc>
        <w:tc>
          <w:tcPr>
            <w:tcW w:w="673" w:type="dxa"/>
            <w:tcBorders>
              <w:top w:val="nil"/>
              <w:left w:val="nil"/>
              <w:bottom w:val="nil"/>
              <w:right w:val="nil"/>
            </w:tcBorders>
            <w:shd w:val="clear" w:color="auto" w:fill="auto"/>
            <w:noWrap/>
            <w:vAlign w:val="bottom"/>
            <w:hideMark/>
          </w:tcPr>
          <w:p w14:paraId="5207420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B7C02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5F84FF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4" w:type="dxa"/>
            <w:tcBorders>
              <w:top w:val="nil"/>
              <w:left w:val="nil"/>
              <w:bottom w:val="nil"/>
              <w:right w:val="nil"/>
            </w:tcBorders>
            <w:shd w:val="clear" w:color="auto" w:fill="auto"/>
            <w:noWrap/>
            <w:vAlign w:val="bottom"/>
            <w:hideMark/>
          </w:tcPr>
          <w:p w14:paraId="0C51F5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r>
      <w:tr w:rsidR="004B0B49" w:rsidRPr="0089132E" w14:paraId="0F6BBAD8" w14:textId="77777777" w:rsidTr="004B0B49">
        <w:trPr>
          <w:trHeight w:val="300"/>
        </w:trPr>
        <w:tc>
          <w:tcPr>
            <w:tcW w:w="1166" w:type="dxa"/>
            <w:tcBorders>
              <w:top w:val="nil"/>
              <w:left w:val="nil"/>
              <w:bottom w:val="nil"/>
              <w:right w:val="nil"/>
            </w:tcBorders>
            <w:shd w:val="clear" w:color="auto" w:fill="auto"/>
            <w:noWrap/>
            <w:vAlign w:val="bottom"/>
            <w:hideMark/>
          </w:tcPr>
          <w:p w14:paraId="7B3DA8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MRC22</w:t>
            </w:r>
          </w:p>
        </w:tc>
        <w:tc>
          <w:tcPr>
            <w:tcW w:w="1320" w:type="dxa"/>
            <w:tcBorders>
              <w:top w:val="nil"/>
              <w:left w:val="nil"/>
              <w:bottom w:val="nil"/>
              <w:right w:val="nil"/>
            </w:tcBorders>
            <w:shd w:val="clear" w:color="auto" w:fill="auto"/>
            <w:noWrap/>
            <w:vAlign w:val="bottom"/>
            <w:hideMark/>
          </w:tcPr>
          <w:p w14:paraId="077525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9/3/2009</w:t>
            </w:r>
          </w:p>
        </w:tc>
        <w:tc>
          <w:tcPr>
            <w:tcW w:w="1114" w:type="dxa"/>
            <w:tcBorders>
              <w:top w:val="nil"/>
              <w:left w:val="nil"/>
              <w:bottom w:val="nil"/>
              <w:right w:val="nil"/>
            </w:tcBorders>
            <w:shd w:val="clear" w:color="auto" w:fill="auto"/>
            <w:noWrap/>
            <w:vAlign w:val="bottom"/>
            <w:hideMark/>
          </w:tcPr>
          <w:p w14:paraId="342FE0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BC870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334_1</w:t>
            </w:r>
          </w:p>
        </w:tc>
        <w:tc>
          <w:tcPr>
            <w:tcW w:w="673" w:type="dxa"/>
            <w:tcBorders>
              <w:top w:val="nil"/>
              <w:left w:val="nil"/>
              <w:bottom w:val="nil"/>
              <w:right w:val="nil"/>
            </w:tcBorders>
            <w:shd w:val="clear" w:color="auto" w:fill="auto"/>
            <w:noWrap/>
            <w:vAlign w:val="bottom"/>
            <w:hideMark/>
          </w:tcPr>
          <w:p w14:paraId="438FC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66.7</w:t>
            </w:r>
          </w:p>
        </w:tc>
        <w:tc>
          <w:tcPr>
            <w:tcW w:w="673" w:type="dxa"/>
            <w:tcBorders>
              <w:top w:val="nil"/>
              <w:left w:val="nil"/>
              <w:bottom w:val="nil"/>
              <w:right w:val="nil"/>
            </w:tcBorders>
            <w:shd w:val="clear" w:color="auto" w:fill="auto"/>
            <w:noWrap/>
            <w:vAlign w:val="bottom"/>
            <w:hideMark/>
          </w:tcPr>
          <w:p w14:paraId="7ED7881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D8BD6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68AD32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577F75A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FD0E2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1B85A5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4" w:type="dxa"/>
            <w:tcBorders>
              <w:top w:val="nil"/>
              <w:left w:val="nil"/>
              <w:bottom w:val="nil"/>
              <w:right w:val="nil"/>
            </w:tcBorders>
            <w:shd w:val="clear" w:color="auto" w:fill="auto"/>
            <w:noWrap/>
            <w:vAlign w:val="bottom"/>
            <w:hideMark/>
          </w:tcPr>
          <w:p w14:paraId="712ABB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227001AB" w14:textId="77777777" w:rsidTr="004B0B49">
        <w:trPr>
          <w:trHeight w:val="300"/>
        </w:trPr>
        <w:tc>
          <w:tcPr>
            <w:tcW w:w="1166" w:type="dxa"/>
            <w:tcBorders>
              <w:top w:val="nil"/>
              <w:left w:val="nil"/>
              <w:bottom w:val="nil"/>
              <w:right w:val="nil"/>
            </w:tcBorders>
            <w:shd w:val="clear" w:color="auto" w:fill="auto"/>
            <w:noWrap/>
            <w:vAlign w:val="bottom"/>
            <w:hideMark/>
          </w:tcPr>
          <w:p w14:paraId="32EBB7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MRWI27</w:t>
            </w:r>
          </w:p>
        </w:tc>
        <w:tc>
          <w:tcPr>
            <w:tcW w:w="1320" w:type="dxa"/>
            <w:tcBorders>
              <w:top w:val="nil"/>
              <w:left w:val="nil"/>
              <w:bottom w:val="nil"/>
              <w:right w:val="nil"/>
            </w:tcBorders>
            <w:shd w:val="clear" w:color="auto" w:fill="auto"/>
            <w:noWrap/>
            <w:vAlign w:val="bottom"/>
            <w:hideMark/>
          </w:tcPr>
          <w:p w14:paraId="17E8AA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9/10/2009</w:t>
            </w:r>
          </w:p>
        </w:tc>
        <w:tc>
          <w:tcPr>
            <w:tcW w:w="1114" w:type="dxa"/>
            <w:tcBorders>
              <w:top w:val="nil"/>
              <w:left w:val="nil"/>
              <w:bottom w:val="nil"/>
              <w:right w:val="nil"/>
            </w:tcBorders>
            <w:shd w:val="clear" w:color="auto" w:fill="auto"/>
            <w:noWrap/>
            <w:vAlign w:val="bottom"/>
            <w:hideMark/>
          </w:tcPr>
          <w:p w14:paraId="53F37B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ED3F4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338_0</w:t>
            </w:r>
          </w:p>
        </w:tc>
        <w:tc>
          <w:tcPr>
            <w:tcW w:w="673" w:type="dxa"/>
            <w:tcBorders>
              <w:top w:val="nil"/>
              <w:left w:val="nil"/>
              <w:bottom w:val="nil"/>
              <w:right w:val="nil"/>
            </w:tcBorders>
            <w:shd w:val="clear" w:color="auto" w:fill="auto"/>
            <w:noWrap/>
            <w:vAlign w:val="bottom"/>
            <w:hideMark/>
          </w:tcPr>
          <w:p w14:paraId="64464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764067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99.0</w:t>
            </w:r>
          </w:p>
        </w:tc>
        <w:tc>
          <w:tcPr>
            <w:tcW w:w="673" w:type="dxa"/>
            <w:tcBorders>
              <w:top w:val="nil"/>
              <w:left w:val="nil"/>
              <w:bottom w:val="nil"/>
              <w:right w:val="nil"/>
            </w:tcBorders>
            <w:shd w:val="clear" w:color="auto" w:fill="auto"/>
            <w:noWrap/>
            <w:vAlign w:val="bottom"/>
            <w:hideMark/>
          </w:tcPr>
          <w:p w14:paraId="1FD7D3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3" w:type="dxa"/>
            <w:tcBorders>
              <w:top w:val="nil"/>
              <w:left w:val="nil"/>
              <w:bottom w:val="nil"/>
              <w:right w:val="nil"/>
            </w:tcBorders>
            <w:shd w:val="clear" w:color="auto" w:fill="auto"/>
            <w:noWrap/>
            <w:vAlign w:val="bottom"/>
            <w:hideMark/>
          </w:tcPr>
          <w:p w14:paraId="35C7EE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520F52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c>
          <w:tcPr>
            <w:tcW w:w="673" w:type="dxa"/>
            <w:tcBorders>
              <w:top w:val="nil"/>
              <w:left w:val="nil"/>
              <w:bottom w:val="nil"/>
              <w:right w:val="nil"/>
            </w:tcBorders>
            <w:shd w:val="clear" w:color="auto" w:fill="auto"/>
            <w:noWrap/>
            <w:vAlign w:val="bottom"/>
            <w:hideMark/>
          </w:tcPr>
          <w:p w14:paraId="30ED27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150AF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4" w:type="dxa"/>
            <w:tcBorders>
              <w:top w:val="nil"/>
              <w:left w:val="nil"/>
              <w:bottom w:val="nil"/>
              <w:right w:val="nil"/>
            </w:tcBorders>
            <w:shd w:val="clear" w:color="auto" w:fill="auto"/>
            <w:noWrap/>
            <w:vAlign w:val="bottom"/>
            <w:hideMark/>
          </w:tcPr>
          <w:p w14:paraId="6061C9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r>
      <w:tr w:rsidR="004B0B49" w:rsidRPr="0089132E" w14:paraId="23776262" w14:textId="77777777" w:rsidTr="004B0B49">
        <w:trPr>
          <w:trHeight w:val="300"/>
        </w:trPr>
        <w:tc>
          <w:tcPr>
            <w:tcW w:w="1166" w:type="dxa"/>
            <w:tcBorders>
              <w:top w:val="nil"/>
              <w:left w:val="nil"/>
              <w:bottom w:val="nil"/>
              <w:right w:val="nil"/>
            </w:tcBorders>
            <w:shd w:val="clear" w:color="auto" w:fill="auto"/>
            <w:noWrap/>
            <w:vAlign w:val="bottom"/>
            <w:hideMark/>
          </w:tcPr>
          <w:p w14:paraId="3DFCBE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MRWI27</w:t>
            </w:r>
          </w:p>
        </w:tc>
        <w:tc>
          <w:tcPr>
            <w:tcW w:w="1320" w:type="dxa"/>
            <w:tcBorders>
              <w:top w:val="nil"/>
              <w:left w:val="nil"/>
              <w:bottom w:val="nil"/>
              <w:right w:val="nil"/>
            </w:tcBorders>
            <w:shd w:val="clear" w:color="auto" w:fill="auto"/>
            <w:noWrap/>
            <w:vAlign w:val="bottom"/>
            <w:hideMark/>
          </w:tcPr>
          <w:p w14:paraId="242C16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9/10/2009</w:t>
            </w:r>
          </w:p>
        </w:tc>
        <w:tc>
          <w:tcPr>
            <w:tcW w:w="1114" w:type="dxa"/>
            <w:tcBorders>
              <w:top w:val="nil"/>
              <w:left w:val="nil"/>
              <w:bottom w:val="nil"/>
              <w:right w:val="nil"/>
            </w:tcBorders>
            <w:shd w:val="clear" w:color="auto" w:fill="auto"/>
            <w:noWrap/>
            <w:vAlign w:val="bottom"/>
            <w:hideMark/>
          </w:tcPr>
          <w:p w14:paraId="4A78ED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C3A1C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338_1</w:t>
            </w:r>
          </w:p>
        </w:tc>
        <w:tc>
          <w:tcPr>
            <w:tcW w:w="673" w:type="dxa"/>
            <w:tcBorders>
              <w:top w:val="nil"/>
              <w:left w:val="nil"/>
              <w:bottom w:val="nil"/>
              <w:right w:val="nil"/>
            </w:tcBorders>
            <w:shd w:val="clear" w:color="auto" w:fill="auto"/>
            <w:noWrap/>
            <w:vAlign w:val="bottom"/>
            <w:hideMark/>
          </w:tcPr>
          <w:p w14:paraId="7C6C33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5E12F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97.3</w:t>
            </w:r>
          </w:p>
        </w:tc>
        <w:tc>
          <w:tcPr>
            <w:tcW w:w="673" w:type="dxa"/>
            <w:tcBorders>
              <w:top w:val="nil"/>
              <w:left w:val="nil"/>
              <w:bottom w:val="nil"/>
              <w:right w:val="nil"/>
            </w:tcBorders>
            <w:shd w:val="clear" w:color="auto" w:fill="auto"/>
            <w:noWrap/>
            <w:vAlign w:val="bottom"/>
            <w:hideMark/>
          </w:tcPr>
          <w:p w14:paraId="17B6B4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83.5</w:t>
            </w:r>
          </w:p>
        </w:tc>
        <w:tc>
          <w:tcPr>
            <w:tcW w:w="673" w:type="dxa"/>
            <w:tcBorders>
              <w:top w:val="nil"/>
              <w:left w:val="nil"/>
              <w:bottom w:val="nil"/>
              <w:right w:val="nil"/>
            </w:tcBorders>
            <w:shd w:val="clear" w:color="auto" w:fill="auto"/>
            <w:noWrap/>
            <w:vAlign w:val="bottom"/>
            <w:hideMark/>
          </w:tcPr>
          <w:p w14:paraId="57329E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4BED82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71B131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35B80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4" w:type="dxa"/>
            <w:tcBorders>
              <w:top w:val="nil"/>
              <w:left w:val="nil"/>
              <w:bottom w:val="nil"/>
              <w:right w:val="nil"/>
            </w:tcBorders>
            <w:shd w:val="clear" w:color="auto" w:fill="auto"/>
            <w:noWrap/>
            <w:vAlign w:val="bottom"/>
            <w:hideMark/>
          </w:tcPr>
          <w:p w14:paraId="6EF761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r>
      <w:tr w:rsidR="004B0B49" w:rsidRPr="0089132E" w14:paraId="1059A8EB" w14:textId="77777777" w:rsidTr="004B0B49">
        <w:trPr>
          <w:trHeight w:val="300"/>
        </w:trPr>
        <w:tc>
          <w:tcPr>
            <w:tcW w:w="1166" w:type="dxa"/>
            <w:tcBorders>
              <w:top w:val="nil"/>
              <w:left w:val="nil"/>
              <w:bottom w:val="nil"/>
              <w:right w:val="nil"/>
            </w:tcBorders>
            <w:shd w:val="clear" w:color="auto" w:fill="auto"/>
            <w:noWrap/>
            <w:vAlign w:val="bottom"/>
            <w:hideMark/>
          </w:tcPr>
          <w:p w14:paraId="36060F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WB0359</w:t>
            </w:r>
          </w:p>
        </w:tc>
        <w:tc>
          <w:tcPr>
            <w:tcW w:w="1320" w:type="dxa"/>
            <w:tcBorders>
              <w:top w:val="nil"/>
              <w:left w:val="nil"/>
              <w:bottom w:val="nil"/>
              <w:right w:val="nil"/>
            </w:tcBorders>
            <w:shd w:val="clear" w:color="auto" w:fill="auto"/>
            <w:noWrap/>
            <w:vAlign w:val="bottom"/>
            <w:hideMark/>
          </w:tcPr>
          <w:p w14:paraId="217C9A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444F4B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09FD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351_0</w:t>
            </w:r>
          </w:p>
        </w:tc>
        <w:tc>
          <w:tcPr>
            <w:tcW w:w="673" w:type="dxa"/>
            <w:tcBorders>
              <w:top w:val="nil"/>
              <w:left w:val="nil"/>
              <w:bottom w:val="nil"/>
              <w:right w:val="nil"/>
            </w:tcBorders>
            <w:shd w:val="clear" w:color="auto" w:fill="auto"/>
            <w:noWrap/>
            <w:vAlign w:val="bottom"/>
            <w:hideMark/>
          </w:tcPr>
          <w:p w14:paraId="6754E0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3E38AA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1EE124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3E3939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96.8</w:t>
            </w:r>
          </w:p>
        </w:tc>
        <w:tc>
          <w:tcPr>
            <w:tcW w:w="673" w:type="dxa"/>
            <w:tcBorders>
              <w:top w:val="nil"/>
              <w:left w:val="nil"/>
              <w:bottom w:val="nil"/>
              <w:right w:val="nil"/>
            </w:tcBorders>
            <w:shd w:val="clear" w:color="auto" w:fill="auto"/>
            <w:noWrap/>
            <w:vAlign w:val="bottom"/>
            <w:hideMark/>
          </w:tcPr>
          <w:p w14:paraId="34633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5E3A79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0455858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FEFDF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r>
      <w:tr w:rsidR="004B0B49" w:rsidRPr="0089132E" w14:paraId="6EB3AA42" w14:textId="77777777" w:rsidTr="004B0B49">
        <w:trPr>
          <w:trHeight w:val="300"/>
        </w:trPr>
        <w:tc>
          <w:tcPr>
            <w:tcW w:w="1166" w:type="dxa"/>
            <w:tcBorders>
              <w:top w:val="nil"/>
              <w:left w:val="nil"/>
              <w:bottom w:val="nil"/>
              <w:right w:val="nil"/>
            </w:tcBorders>
            <w:shd w:val="clear" w:color="auto" w:fill="auto"/>
            <w:noWrap/>
            <w:vAlign w:val="bottom"/>
            <w:hideMark/>
          </w:tcPr>
          <w:p w14:paraId="5AB1EB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WB0359</w:t>
            </w:r>
          </w:p>
        </w:tc>
        <w:tc>
          <w:tcPr>
            <w:tcW w:w="1320" w:type="dxa"/>
            <w:tcBorders>
              <w:top w:val="nil"/>
              <w:left w:val="nil"/>
              <w:bottom w:val="nil"/>
              <w:right w:val="nil"/>
            </w:tcBorders>
            <w:shd w:val="clear" w:color="auto" w:fill="auto"/>
            <w:noWrap/>
            <w:vAlign w:val="bottom"/>
            <w:hideMark/>
          </w:tcPr>
          <w:p w14:paraId="76A76D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100F4E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511E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351_1</w:t>
            </w:r>
          </w:p>
        </w:tc>
        <w:tc>
          <w:tcPr>
            <w:tcW w:w="673" w:type="dxa"/>
            <w:tcBorders>
              <w:top w:val="nil"/>
              <w:left w:val="nil"/>
              <w:bottom w:val="nil"/>
              <w:right w:val="nil"/>
            </w:tcBorders>
            <w:shd w:val="clear" w:color="auto" w:fill="auto"/>
            <w:noWrap/>
            <w:vAlign w:val="bottom"/>
            <w:hideMark/>
          </w:tcPr>
          <w:p w14:paraId="60FF46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3C2FC9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0.6</w:t>
            </w:r>
          </w:p>
        </w:tc>
        <w:tc>
          <w:tcPr>
            <w:tcW w:w="673" w:type="dxa"/>
            <w:tcBorders>
              <w:top w:val="nil"/>
              <w:left w:val="nil"/>
              <w:bottom w:val="nil"/>
              <w:right w:val="nil"/>
            </w:tcBorders>
            <w:shd w:val="clear" w:color="auto" w:fill="auto"/>
            <w:noWrap/>
            <w:vAlign w:val="bottom"/>
            <w:hideMark/>
          </w:tcPr>
          <w:p w14:paraId="106440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71098A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70.3</w:t>
            </w:r>
          </w:p>
        </w:tc>
        <w:tc>
          <w:tcPr>
            <w:tcW w:w="673" w:type="dxa"/>
            <w:tcBorders>
              <w:top w:val="nil"/>
              <w:left w:val="nil"/>
              <w:bottom w:val="nil"/>
              <w:right w:val="nil"/>
            </w:tcBorders>
            <w:shd w:val="clear" w:color="auto" w:fill="auto"/>
            <w:noWrap/>
            <w:vAlign w:val="bottom"/>
            <w:hideMark/>
          </w:tcPr>
          <w:p w14:paraId="161984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6BFD46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c>
          <w:tcPr>
            <w:tcW w:w="673" w:type="dxa"/>
            <w:tcBorders>
              <w:top w:val="nil"/>
              <w:left w:val="nil"/>
              <w:bottom w:val="nil"/>
              <w:right w:val="nil"/>
            </w:tcBorders>
            <w:shd w:val="clear" w:color="auto" w:fill="auto"/>
            <w:noWrap/>
            <w:vAlign w:val="bottom"/>
            <w:hideMark/>
          </w:tcPr>
          <w:p w14:paraId="6E8CE6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4" w:type="dxa"/>
            <w:tcBorders>
              <w:top w:val="nil"/>
              <w:left w:val="nil"/>
              <w:bottom w:val="nil"/>
              <w:right w:val="nil"/>
            </w:tcBorders>
            <w:shd w:val="clear" w:color="auto" w:fill="auto"/>
            <w:noWrap/>
            <w:vAlign w:val="bottom"/>
            <w:hideMark/>
          </w:tcPr>
          <w:p w14:paraId="2E863B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r>
      <w:tr w:rsidR="004B0B49" w:rsidRPr="0089132E" w14:paraId="6B831B5F" w14:textId="77777777" w:rsidTr="004B0B49">
        <w:trPr>
          <w:trHeight w:val="300"/>
        </w:trPr>
        <w:tc>
          <w:tcPr>
            <w:tcW w:w="1166" w:type="dxa"/>
            <w:tcBorders>
              <w:top w:val="nil"/>
              <w:left w:val="nil"/>
              <w:bottom w:val="nil"/>
              <w:right w:val="nil"/>
            </w:tcBorders>
            <w:shd w:val="clear" w:color="auto" w:fill="auto"/>
            <w:noWrap/>
            <w:vAlign w:val="bottom"/>
            <w:hideMark/>
          </w:tcPr>
          <w:p w14:paraId="7D9794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WB0365</w:t>
            </w:r>
          </w:p>
        </w:tc>
        <w:tc>
          <w:tcPr>
            <w:tcW w:w="1320" w:type="dxa"/>
            <w:tcBorders>
              <w:top w:val="nil"/>
              <w:left w:val="nil"/>
              <w:bottom w:val="nil"/>
              <w:right w:val="nil"/>
            </w:tcBorders>
            <w:shd w:val="clear" w:color="auto" w:fill="auto"/>
            <w:noWrap/>
            <w:vAlign w:val="bottom"/>
            <w:hideMark/>
          </w:tcPr>
          <w:p w14:paraId="3B25C3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32BDB4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2CADE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356_0</w:t>
            </w:r>
          </w:p>
        </w:tc>
        <w:tc>
          <w:tcPr>
            <w:tcW w:w="673" w:type="dxa"/>
            <w:tcBorders>
              <w:top w:val="nil"/>
              <w:left w:val="nil"/>
              <w:bottom w:val="nil"/>
              <w:right w:val="nil"/>
            </w:tcBorders>
            <w:shd w:val="clear" w:color="auto" w:fill="auto"/>
            <w:noWrap/>
            <w:vAlign w:val="bottom"/>
            <w:hideMark/>
          </w:tcPr>
          <w:p w14:paraId="2BB724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2BF0A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49C51B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c>
          <w:tcPr>
            <w:tcW w:w="673" w:type="dxa"/>
            <w:tcBorders>
              <w:top w:val="nil"/>
              <w:left w:val="nil"/>
              <w:bottom w:val="nil"/>
              <w:right w:val="nil"/>
            </w:tcBorders>
            <w:shd w:val="clear" w:color="auto" w:fill="auto"/>
            <w:noWrap/>
            <w:vAlign w:val="bottom"/>
            <w:hideMark/>
          </w:tcPr>
          <w:p w14:paraId="29B5AD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39D273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599CF4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756F3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c>
          <w:tcPr>
            <w:tcW w:w="674" w:type="dxa"/>
            <w:tcBorders>
              <w:top w:val="nil"/>
              <w:left w:val="nil"/>
              <w:bottom w:val="nil"/>
              <w:right w:val="nil"/>
            </w:tcBorders>
            <w:shd w:val="clear" w:color="auto" w:fill="auto"/>
            <w:noWrap/>
            <w:vAlign w:val="bottom"/>
            <w:hideMark/>
          </w:tcPr>
          <w:p w14:paraId="46775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r>
      <w:tr w:rsidR="004B0B49" w:rsidRPr="0089132E" w14:paraId="44BEBD5B" w14:textId="77777777" w:rsidTr="004B0B49">
        <w:trPr>
          <w:trHeight w:val="300"/>
        </w:trPr>
        <w:tc>
          <w:tcPr>
            <w:tcW w:w="1166" w:type="dxa"/>
            <w:tcBorders>
              <w:top w:val="nil"/>
              <w:left w:val="nil"/>
              <w:bottom w:val="nil"/>
              <w:right w:val="nil"/>
            </w:tcBorders>
            <w:shd w:val="clear" w:color="auto" w:fill="auto"/>
            <w:noWrap/>
            <w:vAlign w:val="bottom"/>
            <w:hideMark/>
          </w:tcPr>
          <w:p w14:paraId="1FBDFB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WB0365</w:t>
            </w:r>
          </w:p>
        </w:tc>
        <w:tc>
          <w:tcPr>
            <w:tcW w:w="1320" w:type="dxa"/>
            <w:tcBorders>
              <w:top w:val="nil"/>
              <w:left w:val="nil"/>
              <w:bottom w:val="nil"/>
              <w:right w:val="nil"/>
            </w:tcBorders>
            <w:shd w:val="clear" w:color="auto" w:fill="auto"/>
            <w:noWrap/>
            <w:vAlign w:val="bottom"/>
            <w:hideMark/>
          </w:tcPr>
          <w:p w14:paraId="566479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6790D80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ABC45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356_1</w:t>
            </w:r>
          </w:p>
        </w:tc>
        <w:tc>
          <w:tcPr>
            <w:tcW w:w="673" w:type="dxa"/>
            <w:tcBorders>
              <w:top w:val="nil"/>
              <w:left w:val="nil"/>
              <w:bottom w:val="nil"/>
              <w:right w:val="nil"/>
            </w:tcBorders>
            <w:shd w:val="clear" w:color="auto" w:fill="auto"/>
            <w:noWrap/>
            <w:vAlign w:val="bottom"/>
            <w:hideMark/>
          </w:tcPr>
          <w:p w14:paraId="63D491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6CDC29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99.5</w:t>
            </w:r>
          </w:p>
        </w:tc>
        <w:tc>
          <w:tcPr>
            <w:tcW w:w="673" w:type="dxa"/>
            <w:tcBorders>
              <w:top w:val="nil"/>
              <w:left w:val="nil"/>
              <w:bottom w:val="nil"/>
              <w:right w:val="nil"/>
            </w:tcBorders>
            <w:shd w:val="clear" w:color="auto" w:fill="auto"/>
            <w:noWrap/>
            <w:vAlign w:val="bottom"/>
            <w:hideMark/>
          </w:tcPr>
          <w:p w14:paraId="552F81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1A848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6977D9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w:t>
            </w:r>
          </w:p>
        </w:tc>
        <w:tc>
          <w:tcPr>
            <w:tcW w:w="673" w:type="dxa"/>
            <w:tcBorders>
              <w:top w:val="nil"/>
              <w:left w:val="nil"/>
              <w:bottom w:val="nil"/>
              <w:right w:val="nil"/>
            </w:tcBorders>
            <w:shd w:val="clear" w:color="auto" w:fill="auto"/>
            <w:noWrap/>
            <w:vAlign w:val="bottom"/>
            <w:hideMark/>
          </w:tcPr>
          <w:p w14:paraId="35F20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202694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4" w:type="dxa"/>
            <w:tcBorders>
              <w:top w:val="nil"/>
              <w:left w:val="nil"/>
              <w:bottom w:val="nil"/>
              <w:right w:val="nil"/>
            </w:tcBorders>
            <w:shd w:val="clear" w:color="auto" w:fill="auto"/>
            <w:noWrap/>
            <w:vAlign w:val="bottom"/>
            <w:hideMark/>
          </w:tcPr>
          <w:p w14:paraId="032BDC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r>
      <w:tr w:rsidR="004B0B49" w:rsidRPr="0089132E" w14:paraId="0949509B" w14:textId="77777777" w:rsidTr="004B0B49">
        <w:trPr>
          <w:trHeight w:val="300"/>
        </w:trPr>
        <w:tc>
          <w:tcPr>
            <w:tcW w:w="1166" w:type="dxa"/>
            <w:tcBorders>
              <w:top w:val="nil"/>
              <w:left w:val="nil"/>
              <w:bottom w:val="nil"/>
              <w:right w:val="nil"/>
            </w:tcBorders>
            <w:shd w:val="clear" w:color="auto" w:fill="auto"/>
            <w:noWrap/>
            <w:vAlign w:val="bottom"/>
            <w:hideMark/>
          </w:tcPr>
          <w:p w14:paraId="64732F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MRW0181</w:t>
            </w:r>
          </w:p>
        </w:tc>
        <w:tc>
          <w:tcPr>
            <w:tcW w:w="1320" w:type="dxa"/>
            <w:tcBorders>
              <w:top w:val="nil"/>
              <w:left w:val="nil"/>
              <w:bottom w:val="nil"/>
              <w:right w:val="nil"/>
            </w:tcBorders>
            <w:shd w:val="clear" w:color="auto" w:fill="auto"/>
            <w:noWrap/>
            <w:vAlign w:val="bottom"/>
            <w:hideMark/>
          </w:tcPr>
          <w:p w14:paraId="31EC00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45ECB2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49B1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363_0</w:t>
            </w:r>
          </w:p>
        </w:tc>
        <w:tc>
          <w:tcPr>
            <w:tcW w:w="673" w:type="dxa"/>
            <w:tcBorders>
              <w:top w:val="nil"/>
              <w:left w:val="nil"/>
              <w:bottom w:val="nil"/>
              <w:right w:val="nil"/>
            </w:tcBorders>
            <w:shd w:val="clear" w:color="auto" w:fill="auto"/>
            <w:noWrap/>
            <w:vAlign w:val="bottom"/>
            <w:hideMark/>
          </w:tcPr>
          <w:p w14:paraId="6E03F8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295627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18.2</w:t>
            </w:r>
          </w:p>
        </w:tc>
        <w:tc>
          <w:tcPr>
            <w:tcW w:w="673" w:type="dxa"/>
            <w:tcBorders>
              <w:top w:val="nil"/>
              <w:left w:val="nil"/>
              <w:bottom w:val="nil"/>
              <w:right w:val="nil"/>
            </w:tcBorders>
            <w:shd w:val="clear" w:color="auto" w:fill="auto"/>
            <w:noWrap/>
            <w:vAlign w:val="bottom"/>
            <w:hideMark/>
          </w:tcPr>
          <w:p w14:paraId="69336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74B0AE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79.8</w:t>
            </w:r>
          </w:p>
        </w:tc>
        <w:tc>
          <w:tcPr>
            <w:tcW w:w="673" w:type="dxa"/>
            <w:tcBorders>
              <w:top w:val="nil"/>
              <w:left w:val="nil"/>
              <w:bottom w:val="nil"/>
              <w:right w:val="nil"/>
            </w:tcBorders>
            <w:shd w:val="clear" w:color="auto" w:fill="auto"/>
            <w:noWrap/>
            <w:vAlign w:val="bottom"/>
            <w:hideMark/>
          </w:tcPr>
          <w:p w14:paraId="39318D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3D1CEE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9E6E4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49CAEF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r>
      <w:tr w:rsidR="004B0B49" w:rsidRPr="0089132E" w14:paraId="64BE041D" w14:textId="77777777" w:rsidTr="004B0B49">
        <w:trPr>
          <w:trHeight w:val="300"/>
        </w:trPr>
        <w:tc>
          <w:tcPr>
            <w:tcW w:w="1166" w:type="dxa"/>
            <w:tcBorders>
              <w:top w:val="nil"/>
              <w:left w:val="nil"/>
              <w:bottom w:val="nil"/>
              <w:right w:val="nil"/>
            </w:tcBorders>
            <w:shd w:val="clear" w:color="auto" w:fill="auto"/>
            <w:noWrap/>
            <w:vAlign w:val="bottom"/>
            <w:hideMark/>
          </w:tcPr>
          <w:p w14:paraId="5CA602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MRW0181</w:t>
            </w:r>
          </w:p>
        </w:tc>
        <w:tc>
          <w:tcPr>
            <w:tcW w:w="1320" w:type="dxa"/>
            <w:tcBorders>
              <w:top w:val="nil"/>
              <w:left w:val="nil"/>
              <w:bottom w:val="nil"/>
              <w:right w:val="nil"/>
            </w:tcBorders>
            <w:shd w:val="clear" w:color="auto" w:fill="auto"/>
            <w:noWrap/>
            <w:vAlign w:val="bottom"/>
            <w:hideMark/>
          </w:tcPr>
          <w:p w14:paraId="67B81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1B8AD9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8D6A5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363_1</w:t>
            </w:r>
          </w:p>
        </w:tc>
        <w:tc>
          <w:tcPr>
            <w:tcW w:w="673" w:type="dxa"/>
            <w:tcBorders>
              <w:top w:val="nil"/>
              <w:left w:val="nil"/>
              <w:bottom w:val="nil"/>
              <w:right w:val="nil"/>
            </w:tcBorders>
            <w:shd w:val="clear" w:color="auto" w:fill="auto"/>
            <w:noWrap/>
            <w:vAlign w:val="bottom"/>
            <w:hideMark/>
          </w:tcPr>
          <w:p w14:paraId="1D8887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19C9B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6AAFA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702AE7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38F19F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17.5</w:t>
            </w:r>
          </w:p>
        </w:tc>
        <w:tc>
          <w:tcPr>
            <w:tcW w:w="673" w:type="dxa"/>
            <w:tcBorders>
              <w:top w:val="nil"/>
              <w:left w:val="nil"/>
              <w:bottom w:val="nil"/>
              <w:right w:val="nil"/>
            </w:tcBorders>
            <w:shd w:val="clear" w:color="auto" w:fill="auto"/>
            <w:noWrap/>
            <w:vAlign w:val="bottom"/>
            <w:hideMark/>
          </w:tcPr>
          <w:p w14:paraId="28791D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49689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4" w:type="dxa"/>
            <w:tcBorders>
              <w:top w:val="nil"/>
              <w:left w:val="nil"/>
              <w:bottom w:val="nil"/>
              <w:right w:val="nil"/>
            </w:tcBorders>
            <w:shd w:val="clear" w:color="auto" w:fill="auto"/>
            <w:noWrap/>
            <w:vAlign w:val="bottom"/>
            <w:hideMark/>
          </w:tcPr>
          <w:p w14:paraId="4D2377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r>
      <w:tr w:rsidR="004B0B49" w:rsidRPr="0089132E" w14:paraId="15F04A5F" w14:textId="77777777" w:rsidTr="004B0B49">
        <w:trPr>
          <w:trHeight w:val="300"/>
        </w:trPr>
        <w:tc>
          <w:tcPr>
            <w:tcW w:w="1166" w:type="dxa"/>
            <w:tcBorders>
              <w:top w:val="nil"/>
              <w:left w:val="nil"/>
              <w:bottom w:val="nil"/>
              <w:right w:val="nil"/>
            </w:tcBorders>
            <w:shd w:val="clear" w:color="auto" w:fill="auto"/>
            <w:noWrap/>
            <w:vAlign w:val="bottom"/>
            <w:hideMark/>
          </w:tcPr>
          <w:p w14:paraId="68B0AE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5D10B5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650A3F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52370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381_0</w:t>
            </w:r>
          </w:p>
        </w:tc>
        <w:tc>
          <w:tcPr>
            <w:tcW w:w="673" w:type="dxa"/>
            <w:tcBorders>
              <w:top w:val="nil"/>
              <w:left w:val="nil"/>
              <w:bottom w:val="nil"/>
              <w:right w:val="nil"/>
            </w:tcBorders>
            <w:shd w:val="clear" w:color="auto" w:fill="auto"/>
            <w:noWrap/>
            <w:vAlign w:val="bottom"/>
            <w:hideMark/>
          </w:tcPr>
          <w:p w14:paraId="4B9292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c>
          <w:tcPr>
            <w:tcW w:w="673" w:type="dxa"/>
            <w:tcBorders>
              <w:top w:val="nil"/>
              <w:left w:val="nil"/>
              <w:bottom w:val="nil"/>
              <w:right w:val="nil"/>
            </w:tcBorders>
            <w:shd w:val="clear" w:color="auto" w:fill="auto"/>
            <w:noWrap/>
            <w:vAlign w:val="bottom"/>
            <w:hideMark/>
          </w:tcPr>
          <w:p w14:paraId="511324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6665D7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6C0459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75.5</w:t>
            </w:r>
          </w:p>
        </w:tc>
        <w:tc>
          <w:tcPr>
            <w:tcW w:w="673" w:type="dxa"/>
            <w:tcBorders>
              <w:top w:val="nil"/>
              <w:left w:val="nil"/>
              <w:bottom w:val="nil"/>
              <w:right w:val="nil"/>
            </w:tcBorders>
            <w:shd w:val="clear" w:color="auto" w:fill="auto"/>
            <w:noWrap/>
            <w:vAlign w:val="bottom"/>
            <w:hideMark/>
          </w:tcPr>
          <w:p w14:paraId="7DE7F6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46DC0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027CF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4" w:type="dxa"/>
            <w:tcBorders>
              <w:top w:val="nil"/>
              <w:left w:val="nil"/>
              <w:bottom w:val="nil"/>
              <w:right w:val="nil"/>
            </w:tcBorders>
            <w:shd w:val="clear" w:color="auto" w:fill="auto"/>
            <w:noWrap/>
            <w:vAlign w:val="bottom"/>
            <w:hideMark/>
          </w:tcPr>
          <w:p w14:paraId="10472F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r>
      <w:tr w:rsidR="004B0B49" w:rsidRPr="0089132E" w14:paraId="4B88C215" w14:textId="77777777" w:rsidTr="004B0B49">
        <w:trPr>
          <w:trHeight w:val="300"/>
        </w:trPr>
        <w:tc>
          <w:tcPr>
            <w:tcW w:w="1166" w:type="dxa"/>
            <w:tcBorders>
              <w:top w:val="nil"/>
              <w:left w:val="nil"/>
              <w:bottom w:val="nil"/>
              <w:right w:val="nil"/>
            </w:tcBorders>
            <w:shd w:val="clear" w:color="auto" w:fill="auto"/>
            <w:noWrap/>
            <w:vAlign w:val="bottom"/>
            <w:hideMark/>
          </w:tcPr>
          <w:p w14:paraId="3E61CB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WB0323</w:t>
            </w:r>
          </w:p>
        </w:tc>
        <w:tc>
          <w:tcPr>
            <w:tcW w:w="1320" w:type="dxa"/>
            <w:tcBorders>
              <w:top w:val="nil"/>
              <w:left w:val="nil"/>
              <w:bottom w:val="nil"/>
              <w:right w:val="nil"/>
            </w:tcBorders>
            <w:shd w:val="clear" w:color="auto" w:fill="auto"/>
            <w:noWrap/>
            <w:vAlign w:val="bottom"/>
            <w:hideMark/>
          </w:tcPr>
          <w:p w14:paraId="48BEF4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60ABFB5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0D6CB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381_1</w:t>
            </w:r>
          </w:p>
        </w:tc>
        <w:tc>
          <w:tcPr>
            <w:tcW w:w="673" w:type="dxa"/>
            <w:tcBorders>
              <w:top w:val="nil"/>
              <w:left w:val="nil"/>
              <w:bottom w:val="nil"/>
              <w:right w:val="nil"/>
            </w:tcBorders>
            <w:shd w:val="clear" w:color="auto" w:fill="auto"/>
            <w:noWrap/>
            <w:vAlign w:val="bottom"/>
            <w:hideMark/>
          </w:tcPr>
          <w:p w14:paraId="0B41D2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7723A2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3" w:type="dxa"/>
            <w:tcBorders>
              <w:top w:val="nil"/>
              <w:left w:val="nil"/>
              <w:bottom w:val="nil"/>
              <w:right w:val="nil"/>
            </w:tcBorders>
            <w:shd w:val="clear" w:color="auto" w:fill="auto"/>
            <w:noWrap/>
            <w:vAlign w:val="bottom"/>
            <w:hideMark/>
          </w:tcPr>
          <w:p w14:paraId="2D238C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w:t>
            </w:r>
          </w:p>
        </w:tc>
        <w:tc>
          <w:tcPr>
            <w:tcW w:w="673" w:type="dxa"/>
            <w:tcBorders>
              <w:top w:val="nil"/>
              <w:left w:val="nil"/>
              <w:bottom w:val="nil"/>
              <w:right w:val="nil"/>
            </w:tcBorders>
            <w:shd w:val="clear" w:color="auto" w:fill="auto"/>
            <w:noWrap/>
            <w:vAlign w:val="bottom"/>
            <w:hideMark/>
          </w:tcPr>
          <w:p w14:paraId="47C0AF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460C62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642F9C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118C98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4" w:type="dxa"/>
            <w:tcBorders>
              <w:top w:val="nil"/>
              <w:left w:val="nil"/>
              <w:bottom w:val="nil"/>
              <w:right w:val="nil"/>
            </w:tcBorders>
            <w:shd w:val="clear" w:color="auto" w:fill="auto"/>
            <w:noWrap/>
            <w:vAlign w:val="bottom"/>
            <w:hideMark/>
          </w:tcPr>
          <w:p w14:paraId="59B9E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r>
      <w:tr w:rsidR="004B0B49" w:rsidRPr="0089132E" w14:paraId="787F3E9C" w14:textId="77777777" w:rsidTr="004B0B49">
        <w:trPr>
          <w:trHeight w:val="300"/>
        </w:trPr>
        <w:tc>
          <w:tcPr>
            <w:tcW w:w="1166" w:type="dxa"/>
            <w:tcBorders>
              <w:top w:val="nil"/>
              <w:left w:val="nil"/>
              <w:bottom w:val="nil"/>
              <w:right w:val="nil"/>
            </w:tcBorders>
            <w:shd w:val="clear" w:color="auto" w:fill="auto"/>
            <w:noWrap/>
            <w:vAlign w:val="bottom"/>
            <w:hideMark/>
          </w:tcPr>
          <w:p w14:paraId="588A8B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SR0068</w:t>
            </w:r>
          </w:p>
        </w:tc>
        <w:tc>
          <w:tcPr>
            <w:tcW w:w="1320" w:type="dxa"/>
            <w:tcBorders>
              <w:top w:val="nil"/>
              <w:left w:val="nil"/>
              <w:bottom w:val="nil"/>
              <w:right w:val="nil"/>
            </w:tcBorders>
            <w:shd w:val="clear" w:color="auto" w:fill="auto"/>
            <w:noWrap/>
            <w:vAlign w:val="bottom"/>
            <w:hideMark/>
          </w:tcPr>
          <w:p w14:paraId="5625E2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9/20/2010</w:t>
            </w:r>
          </w:p>
        </w:tc>
        <w:tc>
          <w:tcPr>
            <w:tcW w:w="1114" w:type="dxa"/>
            <w:tcBorders>
              <w:top w:val="nil"/>
              <w:left w:val="nil"/>
              <w:bottom w:val="nil"/>
              <w:right w:val="nil"/>
            </w:tcBorders>
            <w:shd w:val="clear" w:color="auto" w:fill="auto"/>
            <w:noWrap/>
            <w:vAlign w:val="bottom"/>
            <w:hideMark/>
          </w:tcPr>
          <w:p w14:paraId="066D453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046C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385_0</w:t>
            </w:r>
          </w:p>
        </w:tc>
        <w:tc>
          <w:tcPr>
            <w:tcW w:w="673" w:type="dxa"/>
            <w:tcBorders>
              <w:top w:val="nil"/>
              <w:left w:val="nil"/>
              <w:bottom w:val="nil"/>
              <w:right w:val="nil"/>
            </w:tcBorders>
            <w:shd w:val="clear" w:color="auto" w:fill="auto"/>
            <w:noWrap/>
            <w:vAlign w:val="bottom"/>
            <w:hideMark/>
          </w:tcPr>
          <w:p w14:paraId="29CFB6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c>
          <w:tcPr>
            <w:tcW w:w="673" w:type="dxa"/>
            <w:tcBorders>
              <w:top w:val="nil"/>
              <w:left w:val="nil"/>
              <w:bottom w:val="nil"/>
              <w:right w:val="nil"/>
            </w:tcBorders>
            <w:shd w:val="clear" w:color="auto" w:fill="auto"/>
            <w:noWrap/>
            <w:vAlign w:val="bottom"/>
            <w:hideMark/>
          </w:tcPr>
          <w:p w14:paraId="2096D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55530AF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DD857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1F9B3B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213961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31566C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4" w:type="dxa"/>
            <w:tcBorders>
              <w:top w:val="nil"/>
              <w:left w:val="nil"/>
              <w:bottom w:val="nil"/>
              <w:right w:val="nil"/>
            </w:tcBorders>
            <w:shd w:val="clear" w:color="auto" w:fill="auto"/>
            <w:noWrap/>
            <w:vAlign w:val="bottom"/>
            <w:hideMark/>
          </w:tcPr>
          <w:p w14:paraId="5B8AD7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r>
      <w:tr w:rsidR="004B0B49" w:rsidRPr="0089132E" w14:paraId="27ABE487" w14:textId="77777777" w:rsidTr="004B0B49">
        <w:trPr>
          <w:trHeight w:val="300"/>
        </w:trPr>
        <w:tc>
          <w:tcPr>
            <w:tcW w:w="1166" w:type="dxa"/>
            <w:tcBorders>
              <w:top w:val="nil"/>
              <w:left w:val="nil"/>
              <w:bottom w:val="nil"/>
              <w:right w:val="nil"/>
            </w:tcBorders>
            <w:shd w:val="clear" w:color="auto" w:fill="auto"/>
            <w:noWrap/>
            <w:vAlign w:val="bottom"/>
            <w:hideMark/>
          </w:tcPr>
          <w:p w14:paraId="4491E1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SR0068</w:t>
            </w:r>
          </w:p>
        </w:tc>
        <w:tc>
          <w:tcPr>
            <w:tcW w:w="1320" w:type="dxa"/>
            <w:tcBorders>
              <w:top w:val="nil"/>
              <w:left w:val="nil"/>
              <w:bottom w:val="nil"/>
              <w:right w:val="nil"/>
            </w:tcBorders>
            <w:shd w:val="clear" w:color="auto" w:fill="auto"/>
            <w:noWrap/>
            <w:vAlign w:val="bottom"/>
            <w:hideMark/>
          </w:tcPr>
          <w:p w14:paraId="2B9539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9/20/2010</w:t>
            </w:r>
          </w:p>
        </w:tc>
        <w:tc>
          <w:tcPr>
            <w:tcW w:w="1114" w:type="dxa"/>
            <w:tcBorders>
              <w:top w:val="nil"/>
              <w:left w:val="nil"/>
              <w:bottom w:val="nil"/>
              <w:right w:val="nil"/>
            </w:tcBorders>
            <w:shd w:val="clear" w:color="auto" w:fill="auto"/>
            <w:noWrap/>
            <w:vAlign w:val="bottom"/>
            <w:hideMark/>
          </w:tcPr>
          <w:p w14:paraId="16D1C5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9F7A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385_1</w:t>
            </w:r>
          </w:p>
        </w:tc>
        <w:tc>
          <w:tcPr>
            <w:tcW w:w="673" w:type="dxa"/>
            <w:tcBorders>
              <w:top w:val="nil"/>
              <w:left w:val="nil"/>
              <w:bottom w:val="nil"/>
              <w:right w:val="nil"/>
            </w:tcBorders>
            <w:shd w:val="clear" w:color="auto" w:fill="auto"/>
            <w:noWrap/>
            <w:vAlign w:val="bottom"/>
            <w:hideMark/>
          </w:tcPr>
          <w:p w14:paraId="692AB5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267EC9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69154CD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3169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0F9665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17C33E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384636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4" w:type="dxa"/>
            <w:tcBorders>
              <w:top w:val="nil"/>
              <w:left w:val="nil"/>
              <w:bottom w:val="nil"/>
              <w:right w:val="nil"/>
            </w:tcBorders>
            <w:shd w:val="clear" w:color="auto" w:fill="auto"/>
            <w:noWrap/>
            <w:vAlign w:val="bottom"/>
            <w:hideMark/>
          </w:tcPr>
          <w:p w14:paraId="78A687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38EDCD0A" w14:textId="77777777" w:rsidTr="004B0B49">
        <w:trPr>
          <w:trHeight w:val="300"/>
        </w:trPr>
        <w:tc>
          <w:tcPr>
            <w:tcW w:w="1166" w:type="dxa"/>
            <w:tcBorders>
              <w:top w:val="nil"/>
              <w:left w:val="nil"/>
              <w:bottom w:val="nil"/>
              <w:right w:val="nil"/>
            </w:tcBorders>
            <w:shd w:val="clear" w:color="auto" w:fill="auto"/>
            <w:noWrap/>
            <w:vAlign w:val="bottom"/>
            <w:hideMark/>
          </w:tcPr>
          <w:p w14:paraId="086AC5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032834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8/9/2010</w:t>
            </w:r>
          </w:p>
        </w:tc>
        <w:tc>
          <w:tcPr>
            <w:tcW w:w="1114" w:type="dxa"/>
            <w:tcBorders>
              <w:top w:val="nil"/>
              <w:left w:val="nil"/>
              <w:bottom w:val="nil"/>
              <w:right w:val="nil"/>
            </w:tcBorders>
            <w:shd w:val="clear" w:color="auto" w:fill="auto"/>
            <w:noWrap/>
            <w:vAlign w:val="bottom"/>
            <w:hideMark/>
          </w:tcPr>
          <w:p w14:paraId="387F03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C678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393_0</w:t>
            </w:r>
          </w:p>
        </w:tc>
        <w:tc>
          <w:tcPr>
            <w:tcW w:w="673" w:type="dxa"/>
            <w:tcBorders>
              <w:top w:val="nil"/>
              <w:left w:val="nil"/>
              <w:bottom w:val="nil"/>
              <w:right w:val="nil"/>
            </w:tcBorders>
            <w:shd w:val="clear" w:color="auto" w:fill="auto"/>
            <w:noWrap/>
            <w:vAlign w:val="bottom"/>
            <w:hideMark/>
          </w:tcPr>
          <w:p w14:paraId="08025E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5DDEA2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w:t>
            </w:r>
          </w:p>
        </w:tc>
        <w:tc>
          <w:tcPr>
            <w:tcW w:w="673" w:type="dxa"/>
            <w:tcBorders>
              <w:top w:val="nil"/>
              <w:left w:val="nil"/>
              <w:bottom w:val="nil"/>
              <w:right w:val="nil"/>
            </w:tcBorders>
            <w:shd w:val="clear" w:color="auto" w:fill="auto"/>
            <w:noWrap/>
            <w:vAlign w:val="bottom"/>
            <w:hideMark/>
          </w:tcPr>
          <w:p w14:paraId="4119D9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7BD34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22.8</w:t>
            </w:r>
          </w:p>
        </w:tc>
        <w:tc>
          <w:tcPr>
            <w:tcW w:w="673" w:type="dxa"/>
            <w:tcBorders>
              <w:top w:val="nil"/>
              <w:left w:val="nil"/>
              <w:bottom w:val="nil"/>
              <w:right w:val="nil"/>
            </w:tcBorders>
            <w:shd w:val="clear" w:color="auto" w:fill="auto"/>
            <w:noWrap/>
            <w:vAlign w:val="bottom"/>
            <w:hideMark/>
          </w:tcPr>
          <w:p w14:paraId="508B20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047125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w:t>
            </w:r>
          </w:p>
        </w:tc>
        <w:tc>
          <w:tcPr>
            <w:tcW w:w="673" w:type="dxa"/>
            <w:tcBorders>
              <w:top w:val="nil"/>
              <w:left w:val="nil"/>
              <w:bottom w:val="nil"/>
              <w:right w:val="nil"/>
            </w:tcBorders>
            <w:shd w:val="clear" w:color="auto" w:fill="auto"/>
            <w:noWrap/>
            <w:vAlign w:val="bottom"/>
            <w:hideMark/>
          </w:tcPr>
          <w:p w14:paraId="03BE2F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4" w:type="dxa"/>
            <w:tcBorders>
              <w:top w:val="nil"/>
              <w:left w:val="nil"/>
              <w:bottom w:val="nil"/>
              <w:right w:val="nil"/>
            </w:tcBorders>
            <w:shd w:val="clear" w:color="auto" w:fill="auto"/>
            <w:noWrap/>
            <w:vAlign w:val="bottom"/>
            <w:hideMark/>
          </w:tcPr>
          <w:p w14:paraId="323F13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12.6</w:t>
            </w:r>
          </w:p>
        </w:tc>
      </w:tr>
      <w:tr w:rsidR="004B0B49" w:rsidRPr="0089132E" w14:paraId="324F3408" w14:textId="77777777" w:rsidTr="004B0B49">
        <w:trPr>
          <w:trHeight w:val="300"/>
        </w:trPr>
        <w:tc>
          <w:tcPr>
            <w:tcW w:w="1166" w:type="dxa"/>
            <w:tcBorders>
              <w:top w:val="nil"/>
              <w:left w:val="nil"/>
              <w:bottom w:val="nil"/>
              <w:right w:val="nil"/>
            </w:tcBorders>
            <w:shd w:val="clear" w:color="auto" w:fill="auto"/>
            <w:noWrap/>
            <w:vAlign w:val="bottom"/>
            <w:hideMark/>
          </w:tcPr>
          <w:p w14:paraId="15DFB8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42A66B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8/9/2010</w:t>
            </w:r>
          </w:p>
        </w:tc>
        <w:tc>
          <w:tcPr>
            <w:tcW w:w="1114" w:type="dxa"/>
            <w:tcBorders>
              <w:top w:val="nil"/>
              <w:left w:val="nil"/>
              <w:bottom w:val="nil"/>
              <w:right w:val="nil"/>
            </w:tcBorders>
            <w:shd w:val="clear" w:color="auto" w:fill="auto"/>
            <w:noWrap/>
            <w:vAlign w:val="bottom"/>
            <w:hideMark/>
          </w:tcPr>
          <w:p w14:paraId="0569895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CC798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393_1</w:t>
            </w:r>
          </w:p>
        </w:tc>
        <w:tc>
          <w:tcPr>
            <w:tcW w:w="673" w:type="dxa"/>
            <w:tcBorders>
              <w:top w:val="nil"/>
              <w:left w:val="nil"/>
              <w:bottom w:val="nil"/>
              <w:right w:val="nil"/>
            </w:tcBorders>
            <w:shd w:val="clear" w:color="auto" w:fill="auto"/>
            <w:noWrap/>
            <w:vAlign w:val="bottom"/>
            <w:hideMark/>
          </w:tcPr>
          <w:p w14:paraId="5035B0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20.7</w:t>
            </w:r>
          </w:p>
        </w:tc>
        <w:tc>
          <w:tcPr>
            <w:tcW w:w="673" w:type="dxa"/>
            <w:tcBorders>
              <w:top w:val="nil"/>
              <w:left w:val="nil"/>
              <w:bottom w:val="nil"/>
              <w:right w:val="nil"/>
            </w:tcBorders>
            <w:shd w:val="clear" w:color="auto" w:fill="auto"/>
            <w:noWrap/>
            <w:vAlign w:val="bottom"/>
            <w:hideMark/>
          </w:tcPr>
          <w:p w14:paraId="36C4AB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3205AF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F3203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5CB941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43.6</w:t>
            </w:r>
          </w:p>
        </w:tc>
        <w:tc>
          <w:tcPr>
            <w:tcW w:w="673" w:type="dxa"/>
            <w:tcBorders>
              <w:top w:val="nil"/>
              <w:left w:val="nil"/>
              <w:bottom w:val="nil"/>
              <w:right w:val="nil"/>
            </w:tcBorders>
            <w:shd w:val="clear" w:color="auto" w:fill="auto"/>
            <w:noWrap/>
            <w:vAlign w:val="bottom"/>
            <w:hideMark/>
          </w:tcPr>
          <w:p w14:paraId="4A19C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A771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4" w:type="dxa"/>
            <w:tcBorders>
              <w:top w:val="nil"/>
              <w:left w:val="nil"/>
              <w:bottom w:val="nil"/>
              <w:right w:val="nil"/>
            </w:tcBorders>
            <w:shd w:val="clear" w:color="auto" w:fill="auto"/>
            <w:noWrap/>
            <w:vAlign w:val="bottom"/>
            <w:hideMark/>
          </w:tcPr>
          <w:p w14:paraId="25C5DA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ACEC42C" w14:textId="77777777" w:rsidTr="004B0B49">
        <w:trPr>
          <w:trHeight w:val="300"/>
        </w:trPr>
        <w:tc>
          <w:tcPr>
            <w:tcW w:w="1166" w:type="dxa"/>
            <w:tcBorders>
              <w:top w:val="nil"/>
              <w:left w:val="nil"/>
              <w:bottom w:val="nil"/>
              <w:right w:val="nil"/>
            </w:tcBorders>
            <w:shd w:val="clear" w:color="auto" w:fill="auto"/>
            <w:noWrap/>
            <w:vAlign w:val="bottom"/>
            <w:hideMark/>
          </w:tcPr>
          <w:p w14:paraId="238BE8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MRW0177</w:t>
            </w:r>
          </w:p>
        </w:tc>
        <w:tc>
          <w:tcPr>
            <w:tcW w:w="1320" w:type="dxa"/>
            <w:tcBorders>
              <w:top w:val="nil"/>
              <w:left w:val="nil"/>
              <w:bottom w:val="nil"/>
              <w:right w:val="nil"/>
            </w:tcBorders>
            <w:shd w:val="clear" w:color="auto" w:fill="auto"/>
            <w:noWrap/>
            <w:vAlign w:val="bottom"/>
            <w:hideMark/>
          </w:tcPr>
          <w:p w14:paraId="495ACF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3BDDD83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BBC0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405_0</w:t>
            </w:r>
          </w:p>
        </w:tc>
        <w:tc>
          <w:tcPr>
            <w:tcW w:w="673" w:type="dxa"/>
            <w:tcBorders>
              <w:top w:val="nil"/>
              <w:left w:val="nil"/>
              <w:bottom w:val="nil"/>
              <w:right w:val="nil"/>
            </w:tcBorders>
            <w:shd w:val="clear" w:color="auto" w:fill="auto"/>
            <w:noWrap/>
            <w:vAlign w:val="bottom"/>
            <w:hideMark/>
          </w:tcPr>
          <w:p w14:paraId="65D1A2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366491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4B2AE9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484A89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6E93E5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3AD408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734C0C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4" w:type="dxa"/>
            <w:tcBorders>
              <w:top w:val="nil"/>
              <w:left w:val="nil"/>
              <w:bottom w:val="nil"/>
              <w:right w:val="nil"/>
            </w:tcBorders>
            <w:shd w:val="clear" w:color="auto" w:fill="auto"/>
            <w:noWrap/>
            <w:vAlign w:val="bottom"/>
            <w:hideMark/>
          </w:tcPr>
          <w:p w14:paraId="478A96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12.2</w:t>
            </w:r>
          </w:p>
        </w:tc>
      </w:tr>
      <w:tr w:rsidR="004B0B49" w:rsidRPr="0089132E" w14:paraId="7AB3EF49" w14:textId="77777777" w:rsidTr="004B0B49">
        <w:trPr>
          <w:trHeight w:val="300"/>
        </w:trPr>
        <w:tc>
          <w:tcPr>
            <w:tcW w:w="1166" w:type="dxa"/>
            <w:tcBorders>
              <w:top w:val="nil"/>
              <w:left w:val="nil"/>
              <w:bottom w:val="nil"/>
              <w:right w:val="nil"/>
            </w:tcBorders>
            <w:shd w:val="clear" w:color="auto" w:fill="auto"/>
            <w:noWrap/>
            <w:vAlign w:val="bottom"/>
            <w:hideMark/>
          </w:tcPr>
          <w:p w14:paraId="59488D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MRW0177</w:t>
            </w:r>
          </w:p>
        </w:tc>
        <w:tc>
          <w:tcPr>
            <w:tcW w:w="1320" w:type="dxa"/>
            <w:tcBorders>
              <w:top w:val="nil"/>
              <w:left w:val="nil"/>
              <w:bottom w:val="nil"/>
              <w:right w:val="nil"/>
            </w:tcBorders>
            <w:shd w:val="clear" w:color="auto" w:fill="auto"/>
            <w:noWrap/>
            <w:vAlign w:val="bottom"/>
            <w:hideMark/>
          </w:tcPr>
          <w:p w14:paraId="4F5CAB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313A708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FB3E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405_1</w:t>
            </w:r>
          </w:p>
        </w:tc>
        <w:tc>
          <w:tcPr>
            <w:tcW w:w="673" w:type="dxa"/>
            <w:tcBorders>
              <w:top w:val="nil"/>
              <w:left w:val="nil"/>
              <w:bottom w:val="nil"/>
              <w:right w:val="nil"/>
            </w:tcBorders>
            <w:shd w:val="clear" w:color="auto" w:fill="auto"/>
            <w:noWrap/>
            <w:vAlign w:val="bottom"/>
            <w:hideMark/>
          </w:tcPr>
          <w:p w14:paraId="2686CC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1C6271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079AB7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56CA9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449CC2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tcBorders>
              <w:top w:val="nil"/>
              <w:left w:val="nil"/>
              <w:bottom w:val="nil"/>
              <w:right w:val="nil"/>
            </w:tcBorders>
            <w:shd w:val="clear" w:color="auto" w:fill="auto"/>
            <w:noWrap/>
            <w:vAlign w:val="bottom"/>
            <w:hideMark/>
          </w:tcPr>
          <w:p w14:paraId="4CE3C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5A2134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94.7</w:t>
            </w:r>
          </w:p>
        </w:tc>
        <w:tc>
          <w:tcPr>
            <w:tcW w:w="674" w:type="dxa"/>
            <w:tcBorders>
              <w:top w:val="nil"/>
              <w:left w:val="nil"/>
              <w:bottom w:val="nil"/>
              <w:right w:val="nil"/>
            </w:tcBorders>
            <w:shd w:val="clear" w:color="auto" w:fill="auto"/>
            <w:noWrap/>
            <w:vAlign w:val="bottom"/>
            <w:hideMark/>
          </w:tcPr>
          <w:p w14:paraId="46E282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r>
      <w:tr w:rsidR="004B0B49" w:rsidRPr="0089132E" w14:paraId="40C2D5E8" w14:textId="77777777" w:rsidTr="004B0B49">
        <w:trPr>
          <w:trHeight w:val="300"/>
        </w:trPr>
        <w:tc>
          <w:tcPr>
            <w:tcW w:w="1166" w:type="dxa"/>
            <w:tcBorders>
              <w:top w:val="nil"/>
              <w:left w:val="nil"/>
              <w:bottom w:val="nil"/>
              <w:right w:val="nil"/>
            </w:tcBorders>
            <w:shd w:val="clear" w:color="auto" w:fill="auto"/>
            <w:noWrap/>
            <w:vAlign w:val="bottom"/>
            <w:hideMark/>
          </w:tcPr>
          <w:p w14:paraId="63EFBE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WB0340</w:t>
            </w:r>
          </w:p>
        </w:tc>
        <w:tc>
          <w:tcPr>
            <w:tcW w:w="1320" w:type="dxa"/>
            <w:tcBorders>
              <w:top w:val="nil"/>
              <w:left w:val="nil"/>
              <w:bottom w:val="nil"/>
              <w:right w:val="nil"/>
            </w:tcBorders>
            <w:shd w:val="clear" w:color="auto" w:fill="auto"/>
            <w:noWrap/>
            <w:vAlign w:val="bottom"/>
            <w:hideMark/>
          </w:tcPr>
          <w:p w14:paraId="7F6B2B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10/11/2010</w:t>
            </w:r>
          </w:p>
        </w:tc>
        <w:tc>
          <w:tcPr>
            <w:tcW w:w="1114" w:type="dxa"/>
            <w:tcBorders>
              <w:top w:val="nil"/>
              <w:left w:val="nil"/>
              <w:bottom w:val="nil"/>
              <w:right w:val="nil"/>
            </w:tcBorders>
            <w:shd w:val="clear" w:color="auto" w:fill="auto"/>
            <w:noWrap/>
            <w:vAlign w:val="bottom"/>
            <w:hideMark/>
          </w:tcPr>
          <w:p w14:paraId="4D5DB9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A811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414_0</w:t>
            </w:r>
          </w:p>
        </w:tc>
        <w:tc>
          <w:tcPr>
            <w:tcW w:w="673" w:type="dxa"/>
            <w:tcBorders>
              <w:top w:val="nil"/>
              <w:left w:val="nil"/>
              <w:bottom w:val="nil"/>
              <w:right w:val="nil"/>
            </w:tcBorders>
            <w:shd w:val="clear" w:color="auto" w:fill="auto"/>
            <w:noWrap/>
            <w:vAlign w:val="bottom"/>
            <w:hideMark/>
          </w:tcPr>
          <w:p w14:paraId="0DC3F4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31788F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791A2D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7C4CC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3" w:type="dxa"/>
            <w:tcBorders>
              <w:top w:val="nil"/>
              <w:left w:val="nil"/>
              <w:bottom w:val="nil"/>
              <w:right w:val="nil"/>
            </w:tcBorders>
            <w:shd w:val="clear" w:color="auto" w:fill="auto"/>
            <w:noWrap/>
            <w:vAlign w:val="bottom"/>
            <w:hideMark/>
          </w:tcPr>
          <w:p w14:paraId="28F2CA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055F9A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3FB5EC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4" w:type="dxa"/>
            <w:tcBorders>
              <w:top w:val="nil"/>
              <w:left w:val="nil"/>
              <w:bottom w:val="nil"/>
              <w:right w:val="nil"/>
            </w:tcBorders>
            <w:shd w:val="clear" w:color="auto" w:fill="auto"/>
            <w:noWrap/>
            <w:vAlign w:val="bottom"/>
            <w:hideMark/>
          </w:tcPr>
          <w:p w14:paraId="413F9E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r>
      <w:tr w:rsidR="004B0B49" w:rsidRPr="0089132E" w14:paraId="6683D948" w14:textId="77777777" w:rsidTr="004B0B49">
        <w:trPr>
          <w:trHeight w:val="300"/>
        </w:trPr>
        <w:tc>
          <w:tcPr>
            <w:tcW w:w="1166" w:type="dxa"/>
            <w:tcBorders>
              <w:top w:val="nil"/>
              <w:left w:val="nil"/>
              <w:bottom w:val="nil"/>
              <w:right w:val="nil"/>
            </w:tcBorders>
            <w:shd w:val="clear" w:color="auto" w:fill="auto"/>
            <w:noWrap/>
            <w:vAlign w:val="bottom"/>
            <w:hideMark/>
          </w:tcPr>
          <w:p w14:paraId="0D94ED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WB0340</w:t>
            </w:r>
          </w:p>
        </w:tc>
        <w:tc>
          <w:tcPr>
            <w:tcW w:w="1320" w:type="dxa"/>
            <w:tcBorders>
              <w:top w:val="nil"/>
              <w:left w:val="nil"/>
              <w:bottom w:val="nil"/>
              <w:right w:val="nil"/>
            </w:tcBorders>
            <w:shd w:val="clear" w:color="auto" w:fill="auto"/>
            <w:noWrap/>
            <w:vAlign w:val="bottom"/>
            <w:hideMark/>
          </w:tcPr>
          <w:p w14:paraId="255A38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10/11/2010</w:t>
            </w:r>
          </w:p>
        </w:tc>
        <w:tc>
          <w:tcPr>
            <w:tcW w:w="1114" w:type="dxa"/>
            <w:tcBorders>
              <w:top w:val="nil"/>
              <w:left w:val="nil"/>
              <w:bottom w:val="nil"/>
              <w:right w:val="nil"/>
            </w:tcBorders>
            <w:shd w:val="clear" w:color="auto" w:fill="auto"/>
            <w:noWrap/>
            <w:vAlign w:val="bottom"/>
            <w:hideMark/>
          </w:tcPr>
          <w:p w14:paraId="114879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683E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414_1</w:t>
            </w:r>
          </w:p>
        </w:tc>
        <w:tc>
          <w:tcPr>
            <w:tcW w:w="673" w:type="dxa"/>
            <w:tcBorders>
              <w:top w:val="nil"/>
              <w:left w:val="nil"/>
              <w:bottom w:val="nil"/>
              <w:right w:val="nil"/>
            </w:tcBorders>
            <w:shd w:val="clear" w:color="auto" w:fill="auto"/>
            <w:noWrap/>
            <w:vAlign w:val="bottom"/>
            <w:hideMark/>
          </w:tcPr>
          <w:p w14:paraId="4E3427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41DA2F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6A4FF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14.6</w:t>
            </w:r>
          </w:p>
        </w:tc>
        <w:tc>
          <w:tcPr>
            <w:tcW w:w="673" w:type="dxa"/>
            <w:tcBorders>
              <w:top w:val="nil"/>
              <w:left w:val="nil"/>
              <w:bottom w:val="nil"/>
              <w:right w:val="nil"/>
            </w:tcBorders>
            <w:shd w:val="clear" w:color="auto" w:fill="auto"/>
            <w:noWrap/>
            <w:vAlign w:val="bottom"/>
            <w:hideMark/>
          </w:tcPr>
          <w:p w14:paraId="19B18E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4BB0EF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5DDE9C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402EEA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4" w:type="dxa"/>
            <w:tcBorders>
              <w:top w:val="nil"/>
              <w:left w:val="nil"/>
              <w:bottom w:val="nil"/>
              <w:right w:val="nil"/>
            </w:tcBorders>
            <w:shd w:val="clear" w:color="auto" w:fill="auto"/>
            <w:noWrap/>
            <w:vAlign w:val="bottom"/>
            <w:hideMark/>
          </w:tcPr>
          <w:p w14:paraId="62D6D3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r>
      <w:tr w:rsidR="004B0B49" w:rsidRPr="0089132E" w14:paraId="4DD5DD9D" w14:textId="77777777" w:rsidTr="004B0B49">
        <w:trPr>
          <w:trHeight w:val="300"/>
        </w:trPr>
        <w:tc>
          <w:tcPr>
            <w:tcW w:w="1166" w:type="dxa"/>
            <w:tcBorders>
              <w:top w:val="nil"/>
              <w:left w:val="nil"/>
              <w:bottom w:val="nil"/>
              <w:right w:val="nil"/>
            </w:tcBorders>
            <w:shd w:val="clear" w:color="auto" w:fill="auto"/>
            <w:noWrap/>
            <w:vAlign w:val="bottom"/>
            <w:hideMark/>
          </w:tcPr>
          <w:p w14:paraId="6B3390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NGP0225</w:t>
            </w:r>
          </w:p>
        </w:tc>
        <w:tc>
          <w:tcPr>
            <w:tcW w:w="1320" w:type="dxa"/>
            <w:tcBorders>
              <w:top w:val="nil"/>
              <w:left w:val="nil"/>
              <w:bottom w:val="nil"/>
              <w:right w:val="nil"/>
            </w:tcBorders>
            <w:shd w:val="clear" w:color="auto" w:fill="auto"/>
            <w:noWrap/>
            <w:vAlign w:val="bottom"/>
            <w:hideMark/>
          </w:tcPr>
          <w:p w14:paraId="344A9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6/21/2011</w:t>
            </w:r>
          </w:p>
        </w:tc>
        <w:tc>
          <w:tcPr>
            <w:tcW w:w="1114" w:type="dxa"/>
            <w:tcBorders>
              <w:top w:val="nil"/>
              <w:left w:val="nil"/>
              <w:bottom w:val="nil"/>
              <w:right w:val="nil"/>
            </w:tcBorders>
            <w:shd w:val="clear" w:color="auto" w:fill="auto"/>
            <w:noWrap/>
            <w:vAlign w:val="bottom"/>
            <w:hideMark/>
          </w:tcPr>
          <w:p w14:paraId="2C91C3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EFDA1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427_0</w:t>
            </w:r>
          </w:p>
        </w:tc>
        <w:tc>
          <w:tcPr>
            <w:tcW w:w="673" w:type="dxa"/>
            <w:tcBorders>
              <w:top w:val="nil"/>
              <w:left w:val="nil"/>
              <w:bottom w:val="nil"/>
              <w:right w:val="nil"/>
            </w:tcBorders>
            <w:shd w:val="clear" w:color="auto" w:fill="auto"/>
            <w:noWrap/>
            <w:vAlign w:val="bottom"/>
            <w:hideMark/>
          </w:tcPr>
          <w:p w14:paraId="131B7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1FE9E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6C2331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1D34F2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134B6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4FE401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790773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4" w:type="dxa"/>
            <w:tcBorders>
              <w:top w:val="nil"/>
              <w:left w:val="nil"/>
              <w:bottom w:val="nil"/>
              <w:right w:val="nil"/>
            </w:tcBorders>
            <w:shd w:val="clear" w:color="auto" w:fill="auto"/>
            <w:noWrap/>
            <w:vAlign w:val="bottom"/>
            <w:hideMark/>
          </w:tcPr>
          <w:p w14:paraId="2DF93E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r>
      <w:tr w:rsidR="004B0B49" w:rsidRPr="0089132E" w14:paraId="3076661C" w14:textId="77777777" w:rsidTr="004B0B49">
        <w:trPr>
          <w:trHeight w:val="300"/>
        </w:trPr>
        <w:tc>
          <w:tcPr>
            <w:tcW w:w="1166" w:type="dxa"/>
            <w:tcBorders>
              <w:top w:val="nil"/>
              <w:left w:val="nil"/>
              <w:bottom w:val="nil"/>
              <w:right w:val="nil"/>
            </w:tcBorders>
            <w:shd w:val="clear" w:color="auto" w:fill="auto"/>
            <w:noWrap/>
            <w:vAlign w:val="bottom"/>
            <w:hideMark/>
          </w:tcPr>
          <w:p w14:paraId="20A3AB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NGP0225</w:t>
            </w:r>
          </w:p>
        </w:tc>
        <w:tc>
          <w:tcPr>
            <w:tcW w:w="1320" w:type="dxa"/>
            <w:tcBorders>
              <w:top w:val="nil"/>
              <w:left w:val="nil"/>
              <w:bottom w:val="nil"/>
              <w:right w:val="nil"/>
            </w:tcBorders>
            <w:shd w:val="clear" w:color="auto" w:fill="auto"/>
            <w:noWrap/>
            <w:vAlign w:val="bottom"/>
            <w:hideMark/>
          </w:tcPr>
          <w:p w14:paraId="41E3E6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6/21/2011</w:t>
            </w:r>
          </w:p>
        </w:tc>
        <w:tc>
          <w:tcPr>
            <w:tcW w:w="1114" w:type="dxa"/>
            <w:tcBorders>
              <w:top w:val="nil"/>
              <w:left w:val="nil"/>
              <w:bottom w:val="nil"/>
              <w:right w:val="nil"/>
            </w:tcBorders>
            <w:shd w:val="clear" w:color="auto" w:fill="auto"/>
            <w:noWrap/>
            <w:vAlign w:val="bottom"/>
            <w:hideMark/>
          </w:tcPr>
          <w:p w14:paraId="5EFF82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2F40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427_1</w:t>
            </w:r>
          </w:p>
        </w:tc>
        <w:tc>
          <w:tcPr>
            <w:tcW w:w="673" w:type="dxa"/>
            <w:tcBorders>
              <w:top w:val="nil"/>
              <w:left w:val="nil"/>
              <w:bottom w:val="nil"/>
              <w:right w:val="nil"/>
            </w:tcBorders>
            <w:shd w:val="clear" w:color="auto" w:fill="auto"/>
            <w:noWrap/>
            <w:vAlign w:val="bottom"/>
            <w:hideMark/>
          </w:tcPr>
          <w:p w14:paraId="2EB7BD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59DEA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4D6BE1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23.5</w:t>
            </w:r>
          </w:p>
        </w:tc>
        <w:tc>
          <w:tcPr>
            <w:tcW w:w="673" w:type="dxa"/>
            <w:tcBorders>
              <w:top w:val="nil"/>
              <w:left w:val="nil"/>
              <w:bottom w:val="nil"/>
              <w:right w:val="nil"/>
            </w:tcBorders>
            <w:shd w:val="clear" w:color="auto" w:fill="auto"/>
            <w:noWrap/>
            <w:vAlign w:val="bottom"/>
            <w:hideMark/>
          </w:tcPr>
          <w:p w14:paraId="3EB45E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289F1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796642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6305CE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4" w:type="dxa"/>
            <w:tcBorders>
              <w:top w:val="nil"/>
              <w:left w:val="nil"/>
              <w:bottom w:val="nil"/>
              <w:right w:val="nil"/>
            </w:tcBorders>
            <w:shd w:val="clear" w:color="auto" w:fill="auto"/>
            <w:noWrap/>
            <w:vAlign w:val="bottom"/>
            <w:hideMark/>
          </w:tcPr>
          <w:p w14:paraId="70DB84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r>
      <w:tr w:rsidR="004B0B49" w:rsidRPr="0089132E" w14:paraId="110C6002" w14:textId="77777777" w:rsidTr="004B0B49">
        <w:trPr>
          <w:trHeight w:val="300"/>
        </w:trPr>
        <w:tc>
          <w:tcPr>
            <w:tcW w:w="1166" w:type="dxa"/>
            <w:tcBorders>
              <w:top w:val="nil"/>
              <w:left w:val="nil"/>
              <w:bottom w:val="nil"/>
              <w:right w:val="nil"/>
            </w:tcBorders>
            <w:shd w:val="clear" w:color="auto" w:fill="auto"/>
            <w:noWrap/>
            <w:vAlign w:val="bottom"/>
            <w:hideMark/>
          </w:tcPr>
          <w:p w14:paraId="49380A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NGP0232</w:t>
            </w:r>
          </w:p>
        </w:tc>
        <w:tc>
          <w:tcPr>
            <w:tcW w:w="1320" w:type="dxa"/>
            <w:tcBorders>
              <w:top w:val="nil"/>
              <w:left w:val="nil"/>
              <w:bottom w:val="nil"/>
              <w:right w:val="nil"/>
            </w:tcBorders>
            <w:shd w:val="clear" w:color="auto" w:fill="auto"/>
            <w:noWrap/>
            <w:vAlign w:val="bottom"/>
            <w:hideMark/>
          </w:tcPr>
          <w:p w14:paraId="060051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7/27/2011</w:t>
            </w:r>
          </w:p>
        </w:tc>
        <w:tc>
          <w:tcPr>
            <w:tcW w:w="1114" w:type="dxa"/>
            <w:tcBorders>
              <w:top w:val="nil"/>
              <w:left w:val="nil"/>
              <w:bottom w:val="nil"/>
              <w:right w:val="nil"/>
            </w:tcBorders>
            <w:shd w:val="clear" w:color="auto" w:fill="auto"/>
            <w:noWrap/>
            <w:vAlign w:val="bottom"/>
            <w:hideMark/>
          </w:tcPr>
          <w:p w14:paraId="5535CE8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C412C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435_0</w:t>
            </w:r>
          </w:p>
        </w:tc>
        <w:tc>
          <w:tcPr>
            <w:tcW w:w="673" w:type="dxa"/>
            <w:tcBorders>
              <w:top w:val="nil"/>
              <w:left w:val="nil"/>
              <w:bottom w:val="nil"/>
              <w:right w:val="nil"/>
            </w:tcBorders>
            <w:shd w:val="clear" w:color="auto" w:fill="auto"/>
            <w:noWrap/>
            <w:vAlign w:val="bottom"/>
            <w:hideMark/>
          </w:tcPr>
          <w:p w14:paraId="3B4D20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18F2EC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c>
          <w:tcPr>
            <w:tcW w:w="673" w:type="dxa"/>
            <w:tcBorders>
              <w:top w:val="nil"/>
              <w:left w:val="nil"/>
              <w:bottom w:val="nil"/>
              <w:right w:val="nil"/>
            </w:tcBorders>
            <w:shd w:val="clear" w:color="auto" w:fill="auto"/>
            <w:noWrap/>
            <w:vAlign w:val="bottom"/>
            <w:hideMark/>
          </w:tcPr>
          <w:p w14:paraId="3A75E3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579370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3" w:type="dxa"/>
            <w:tcBorders>
              <w:top w:val="nil"/>
              <w:left w:val="nil"/>
              <w:bottom w:val="nil"/>
              <w:right w:val="nil"/>
            </w:tcBorders>
            <w:shd w:val="clear" w:color="auto" w:fill="auto"/>
            <w:noWrap/>
            <w:vAlign w:val="bottom"/>
            <w:hideMark/>
          </w:tcPr>
          <w:p w14:paraId="4E4989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18.4</w:t>
            </w:r>
          </w:p>
        </w:tc>
        <w:tc>
          <w:tcPr>
            <w:tcW w:w="673" w:type="dxa"/>
            <w:tcBorders>
              <w:top w:val="nil"/>
              <w:left w:val="nil"/>
              <w:bottom w:val="nil"/>
              <w:right w:val="nil"/>
            </w:tcBorders>
            <w:shd w:val="clear" w:color="auto" w:fill="auto"/>
            <w:noWrap/>
            <w:vAlign w:val="bottom"/>
            <w:hideMark/>
          </w:tcPr>
          <w:p w14:paraId="762EDF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F33E1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4" w:type="dxa"/>
            <w:tcBorders>
              <w:top w:val="nil"/>
              <w:left w:val="nil"/>
              <w:bottom w:val="nil"/>
              <w:right w:val="nil"/>
            </w:tcBorders>
            <w:shd w:val="clear" w:color="auto" w:fill="auto"/>
            <w:noWrap/>
            <w:vAlign w:val="bottom"/>
            <w:hideMark/>
          </w:tcPr>
          <w:p w14:paraId="046AD22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7C37C2F1" w14:textId="77777777" w:rsidTr="004B0B49">
        <w:trPr>
          <w:trHeight w:val="300"/>
        </w:trPr>
        <w:tc>
          <w:tcPr>
            <w:tcW w:w="1166" w:type="dxa"/>
            <w:tcBorders>
              <w:top w:val="nil"/>
              <w:left w:val="nil"/>
              <w:bottom w:val="nil"/>
              <w:right w:val="nil"/>
            </w:tcBorders>
            <w:shd w:val="clear" w:color="auto" w:fill="auto"/>
            <w:noWrap/>
            <w:vAlign w:val="bottom"/>
            <w:hideMark/>
          </w:tcPr>
          <w:p w14:paraId="22CBF7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NGP0232</w:t>
            </w:r>
          </w:p>
        </w:tc>
        <w:tc>
          <w:tcPr>
            <w:tcW w:w="1320" w:type="dxa"/>
            <w:tcBorders>
              <w:top w:val="nil"/>
              <w:left w:val="nil"/>
              <w:bottom w:val="nil"/>
              <w:right w:val="nil"/>
            </w:tcBorders>
            <w:shd w:val="clear" w:color="auto" w:fill="auto"/>
            <w:noWrap/>
            <w:vAlign w:val="bottom"/>
            <w:hideMark/>
          </w:tcPr>
          <w:p w14:paraId="05E8B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7/27/2011</w:t>
            </w:r>
          </w:p>
        </w:tc>
        <w:tc>
          <w:tcPr>
            <w:tcW w:w="1114" w:type="dxa"/>
            <w:tcBorders>
              <w:top w:val="nil"/>
              <w:left w:val="nil"/>
              <w:bottom w:val="nil"/>
              <w:right w:val="nil"/>
            </w:tcBorders>
            <w:shd w:val="clear" w:color="auto" w:fill="auto"/>
            <w:noWrap/>
            <w:vAlign w:val="bottom"/>
            <w:hideMark/>
          </w:tcPr>
          <w:p w14:paraId="4B51717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E7B4C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435_1</w:t>
            </w:r>
          </w:p>
        </w:tc>
        <w:tc>
          <w:tcPr>
            <w:tcW w:w="673" w:type="dxa"/>
            <w:tcBorders>
              <w:top w:val="nil"/>
              <w:left w:val="nil"/>
              <w:bottom w:val="nil"/>
              <w:right w:val="nil"/>
            </w:tcBorders>
            <w:shd w:val="clear" w:color="auto" w:fill="auto"/>
            <w:noWrap/>
            <w:vAlign w:val="bottom"/>
            <w:hideMark/>
          </w:tcPr>
          <w:p w14:paraId="2B2297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69208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1F491D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53040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w:t>
            </w:r>
          </w:p>
        </w:tc>
        <w:tc>
          <w:tcPr>
            <w:tcW w:w="673" w:type="dxa"/>
            <w:tcBorders>
              <w:top w:val="nil"/>
              <w:left w:val="nil"/>
              <w:bottom w:val="nil"/>
              <w:right w:val="nil"/>
            </w:tcBorders>
            <w:shd w:val="clear" w:color="auto" w:fill="auto"/>
            <w:noWrap/>
            <w:vAlign w:val="bottom"/>
            <w:hideMark/>
          </w:tcPr>
          <w:p w14:paraId="5D179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14.9</w:t>
            </w:r>
          </w:p>
        </w:tc>
        <w:tc>
          <w:tcPr>
            <w:tcW w:w="673" w:type="dxa"/>
            <w:tcBorders>
              <w:top w:val="nil"/>
              <w:left w:val="nil"/>
              <w:bottom w:val="nil"/>
              <w:right w:val="nil"/>
            </w:tcBorders>
            <w:shd w:val="clear" w:color="auto" w:fill="auto"/>
            <w:noWrap/>
            <w:vAlign w:val="bottom"/>
            <w:hideMark/>
          </w:tcPr>
          <w:p w14:paraId="6DC2AE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0BB6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4" w:type="dxa"/>
            <w:tcBorders>
              <w:top w:val="nil"/>
              <w:left w:val="nil"/>
              <w:bottom w:val="nil"/>
              <w:right w:val="nil"/>
            </w:tcBorders>
            <w:shd w:val="clear" w:color="auto" w:fill="auto"/>
            <w:noWrap/>
            <w:vAlign w:val="bottom"/>
            <w:hideMark/>
          </w:tcPr>
          <w:p w14:paraId="11A183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80.0</w:t>
            </w:r>
          </w:p>
        </w:tc>
      </w:tr>
      <w:tr w:rsidR="004B0B49" w:rsidRPr="0089132E" w14:paraId="510FADDC" w14:textId="77777777" w:rsidTr="004B0B49">
        <w:trPr>
          <w:trHeight w:val="300"/>
        </w:trPr>
        <w:tc>
          <w:tcPr>
            <w:tcW w:w="1166" w:type="dxa"/>
            <w:tcBorders>
              <w:top w:val="nil"/>
              <w:left w:val="nil"/>
              <w:bottom w:val="nil"/>
              <w:right w:val="nil"/>
            </w:tcBorders>
            <w:shd w:val="clear" w:color="auto" w:fill="auto"/>
            <w:noWrap/>
            <w:vAlign w:val="bottom"/>
            <w:hideMark/>
          </w:tcPr>
          <w:p w14:paraId="023E95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WB0378</w:t>
            </w:r>
          </w:p>
        </w:tc>
        <w:tc>
          <w:tcPr>
            <w:tcW w:w="1320" w:type="dxa"/>
            <w:tcBorders>
              <w:top w:val="nil"/>
              <w:left w:val="nil"/>
              <w:bottom w:val="nil"/>
              <w:right w:val="nil"/>
            </w:tcBorders>
            <w:shd w:val="clear" w:color="auto" w:fill="auto"/>
            <w:noWrap/>
            <w:vAlign w:val="bottom"/>
            <w:hideMark/>
          </w:tcPr>
          <w:p w14:paraId="3605DC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9/27/2011</w:t>
            </w:r>
          </w:p>
        </w:tc>
        <w:tc>
          <w:tcPr>
            <w:tcW w:w="1114" w:type="dxa"/>
            <w:tcBorders>
              <w:top w:val="nil"/>
              <w:left w:val="nil"/>
              <w:bottom w:val="nil"/>
              <w:right w:val="nil"/>
            </w:tcBorders>
            <w:shd w:val="clear" w:color="auto" w:fill="auto"/>
            <w:noWrap/>
            <w:vAlign w:val="bottom"/>
            <w:hideMark/>
          </w:tcPr>
          <w:p w14:paraId="19DE4F2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8E55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443_0</w:t>
            </w:r>
          </w:p>
        </w:tc>
        <w:tc>
          <w:tcPr>
            <w:tcW w:w="673" w:type="dxa"/>
            <w:tcBorders>
              <w:top w:val="nil"/>
              <w:left w:val="nil"/>
              <w:bottom w:val="nil"/>
              <w:right w:val="nil"/>
            </w:tcBorders>
            <w:shd w:val="clear" w:color="auto" w:fill="auto"/>
            <w:noWrap/>
            <w:vAlign w:val="bottom"/>
            <w:hideMark/>
          </w:tcPr>
          <w:p w14:paraId="6F85C3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99D36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F50A2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738151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432D32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37EF3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7072B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4" w:type="dxa"/>
            <w:tcBorders>
              <w:top w:val="nil"/>
              <w:left w:val="nil"/>
              <w:bottom w:val="nil"/>
              <w:right w:val="nil"/>
            </w:tcBorders>
            <w:shd w:val="clear" w:color="auto" w:fill="auto"/>
            <w:noWrap/>
            <w:vAlign w:val="bottom"/>
            <w:hideMark/>
          </w:tcPr>
          <w:p w14:paraId="7CBF46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r>
      <w:tr w:rsidR="004B0B49" w:rsidRPr="0089132E" w14:paraId="46DEBD86" w14:textId="77777777" w:rsidTr="004B0B49">
        <w:trPr>
          <w:trHeight w:val="300"/>
        </w:trPr>
        <w:tc>
          <w:tcPr>
            <w:tcW w:w="1166" w:type="dxa"/>
            <w:tcBorders>
              <w:top w:val="nil"/>
              <w:left w:val="nil"/>
              <w:bottom w:val="nil"/>
              <w:right w:val="nil"/>
            </w:tcBorders>
            <w:shd w:val="clear" w:color="auto" w:fill="auto"/>
            <w:noWrap/>
            <w:vAlign w:val="bottom"/>
            <w:hideMark/>
          </w:tcPr>
          <w:p w14:paraId="618DB5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WB0378</w:t>
            </w:r>
          </w:p>
        </w:tc>
        <w:tc>
          <w:tcPr>
            <w:tcW w:w="1320" w:type="dxa"/>
            <w:tcBorders>
              <w:top w:val="nil"/>
              <w:left w:val="nil"/>
              <w:bottom w:val="nil"/>
              <w:right w:val="nil"/>
            </w:tcBorders>
            <w:shd w:val="clear" w:color="auto" w:fill="auto"/>
            <w:noWrap/>
            <w:vAlign w:val="bottom"/>
            <w:hideMark/>
          </w:tcPr>
          <w:p w14:paraId="148079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9/27/2011</w:t>
            </w:r>
          </w:p>
        </w:tc>
        <w:tc>
          <w:tcPr>
            <w:tcW w:w="1114" w:type="dxa"/>
            <w:tcBorders>
              <w:top w:val="nil"/>
              <w:left w:val="nil"/>
              <w:bottom w:val="nil"/>
              <w:right w:val="nil"/>
            </w:tcBorders>
            <w:shd w:val="clear" w:color="auto" w:fill="auto"/>
            <w:noWrap/>
            <w:vAlign w:val="bottom"/>
            <w:hideMark/>
          </w:tcPr>
          <w:p w14:paraId="1FC6FB0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98A7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443_1</w:t>
            </w:r>
          </w:p>
        </w:tc>
        <w:tc>
          <w:tcPr>
            <w:tcW w:w="673" w:type="dxa"/>
            <w:tcBorders>
              <w:top w:val="nil"/>
              <w:left w:val="nil"/>
              <w:bottom w:val="nil"/>
              <w:right w:val="nil"/>
            </w:tcBorders>
            <w:shd w:val="clear" w:color="auto" w:fill="auto"/>
            <w:noWrap/>
            <w:vAlign w:val="bottom"/>
            <w:hideMark/>
          </w:tcPr>
          <w:p w14:paraId="0E4C00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14C667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3" w:type="dxa"/>
            <w:tcBorders>
              <w:top w:val="nil"/>
              <w:left w:val="nil"/>
              <w:bottom w:val="nil"/>
              <w:right w:val="nil"/>
            </w:tcBorders>
            <w:shd w:val="clear" w:color="auto" w:fill="auto"/>
            <w:noWrap/>
            <w:vAlign w:val="bottom"/>
            <w:hideMark/>
          </w:tcPr>
          <w:p w14:paraId="1A8BBBD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DB1FB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2FFDBF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34AA1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7CE910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20.0</w:t>
            </w:r>
          </w:p>
        </w:tc>
        <w:tc>
          <w:tcPr>
            <w:tcW w:w="674" w:type="dxa"/>
            <w:tcBorders>
              <w:top w:val="nil"/>
              <w:left w:val="nil"/>
              <w:bottom w:val="nil"/>
              <w:right w:val="nil"/>
            </w:tcBorders>
            <w:shd w:val="clear" w:color="auto" w:fill="auto"/>
            <w:noWrap/>
            <w:vAlign w:val="bottom"/>
            <w:hideMark/>
          </w:tcPr>
          <w:p w14:paraId="142E14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r>
      <w:tr w:rsidR="004B0B49" w:rsidRPr="0089132E" w14:paraId="7C87B91E" w14:textId="77777777" w:rsidTr="004B0B49">
        <w:trPr>
          <w:trHeight w:val="300"/>
        </w:trPr>
        <w:tc>
          <w:tcPr>
            <w:tcW w:w="1166" w:type="dxa"/>
            <w:tcBorders>
              <w:top w:val="nil"/>
              <w:left w:val="nil"/>
              <w:bottom w:val="nil"/>
              <w:right w:val="nil"/>
            </w:tcBorders>
            <w:shd w:val="clear" w:color="auto" w:fill="auto"/>
            <w:noWrap/>
            <w:vAlign w:val="bottom"/>
            <w:hideMark/>
          </w:tcPr>
          <w:p w14:paraId="6A19AB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MRE0030</w:t>
            </w:r>
          </w:p>
        </w:tc>
        <w:tc>
          <w:tcPr>
            <w:tcW w:w="1320" w:type="dxa"/>
            <w:tcBorders>
              <w:top w:val="nil"/>
              <w:left w:val="nil"/>
              <w:bottom w:val="nil"/>
              <w:right w:val="nil"/>
            </w:tcBorders>
            <w:shd w:val="clear" w:color="auto" w:fill="auto"/>
            <w:noWrap/>
            <w:vAlign w:val="bottom"/>
            <w:hideMark/>
          </w:tcPr>
          <w:p w14:paraId="75CA98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8/16/2011</w:t>
            </w:r>
          </w:p>
        </w:tc>
        <w:tc>
          <w:tcPr>
            <w:tcW w:w="1114" w:type="dxa"/>
            <w:tcBorders>
              <w:top w:val="nil"/>
              <w:left w:val="nil"/>
              <w:bottom w:val="nil"/>
              <w:right w:val="nil"/>
            </w:tcBorders>
            <w:shd w:val="clear" w:color="auto" w:fill="auto"/>
            <w:noWrap/>
            <w:vAlign w:val="bottom"/>
            <w:hideMark/>
          </w:tcPr>
          <w:p w14:paraId="785B7E8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127E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451_0</w:t>
            </w:r>
          </w:p>
        </w:tc>
        <w:tc>
          <w:tcPr>
            <w:tcW w:w="673" w:type="dxa"/>
            <w:tcBorders>
              <w:top w:val="nil"/>
              <w:left w:val="nil"/>
              <w:bottom w:val="nil"/>
              <w:right w:val="nil"/>
            </w:tcBorders>
            <w:shd w:val="clear" w:color="auto" w:fill="auto"/>
            <w:noWrap/>
            <w:vAlign w:val="bottom"/>
            <w:hideMark/>
          </w:tcPr>
          <w:p w14:paraId="058CC7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4CA83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3" w:type="dxa"/>
            <w:tcBorders>
              <w:top w:val="nil"/>
              <w:left w:val="nil"/>
              <w:bottom w:val="nil"/>
              <w:right w:val="nil"/>
            </w:tcBorders>
            <w:shd w:val="clear" w:color="auto" w:fill="auto"/>
            <w:noWrap/>
            <w:vAlign w:val="bottom"/>
            <w:hideMark/>
          </w:tcPr>
          <w:p w14:paraId="681FB6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23B29D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77.1</w:t>
            </w:r>
          </w:p>
        </w:tc>
        <w:tc>
          <w:tcPr>
            <w:tcW w:w="673" w:type="dxa"/>
            <w:tcBorders>
              <w:top w:val="nil"/>
              <w:left w:val="nil"/>
              <w:bottom w:val="nil"/>
              <w:right w:val="nil"/>
            </w:tcBorders>
            <w:shd w:val="clear" w:color="auto" w:fill="auto"/>
            <w:noWrap/>
            <w:vAlign w:val="bottom"/>
            <w:hideMark/>
          </w:tcPr>
          <w:p w14:paraId="164933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11409C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76C2E0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4" w:type="dxa"/>
            <w:tcBorders>
              <w:top w:val="nil"/>
              <w:left w:val="nil"/>
              <w:bottom w:val="nil"/>
              <w:right w:val="nil"/>
            </w:tcBorders>
            <w:shd w:val="clear" w:color="auto" w:fill="auto"/>
            <w:noWrap/>
            <w:vAlign w:val="bottom"/>
            <w:hideMark/>
          </w:tcPr>
          <w:p w14:paraId="2D1E3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r>
      <w:tr w:rsidR="004B0B49" w:rsidRPr="0089132E" w14:paraId="52CF1802" w14:textId="77777777" w:rsidTr="004B0B49">
        <w:trPr>
          <w:trHeight w:val="300"/>
        </w:trPr>
        <w:tc>
          <w:tcPr>
            <w:tcW w:w="1166" w:type="dxa"/>
            <w:tcBorders>
              <w:top w:val="nil"/>
              <w:left w:val="nil"/>
              <w:bottom w:val="nil"/>
              <w:right w:val="nil"/>
            </w:tcBorders>
            <w:shd w:val="clear" w:color="auto" w:fill="auto"/>
            <w:noWrap/>
            <w:vAlign w:val="bottom"/>
            <w:hideMark/>
          </w:tcPr>
          <w:p w14:paraId="7DD5B9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MRE0030</w:t>
            </w:r>
          </w:p>
        </w:tc>
        <w:tc>
          <w:tcPr>
            <w:tcW w:w="1320" w:type="dxa"/>
            <w:tcBorders>
              <w:top w:val="nil"/>
              <w:left w:val="nil"/>
              <w:bottom w:val="nil"/>
              <w:right w:val="nil"/>
            </w:tcBorders>
            <w:shd w:val="clear" w:color="auto" w:fill="auto"/>
            <w:noWrap/>
            <w:vAlign w:val="bottom"/>
            <w:hideMark/>
          </w:tcPr>
          <w:p w14:paraId="0B3732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8/16/2011</w:t>
            </w:r>
          </w:p>
        </w:tc>
        <w:tc>
          <w:tcPr>
            <w:tcW w:w="1114" w:type="dxa"/>
            <w:tcBorders>
              <w:top w:val="nil"/>
              <w:left w:val="nil"/>
              <w:bottom w:val="nil"/>
              <w:right w:val="nil"/>
            </w:tcBorders>
            <w:shd w:val="clear" w:color="auto" w:fill="auto"/>
            <w:noWrap/>
            <w:vAlign w:val="bottom"/>
            <w:hideMark/>
          </w:tcPr>
          <w:p w14:paraId="5F89455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03602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451_1</w:t>
            </w:r>
          </w:p>
        </w:tc>
        <w:tc>
          <w:tcPr>
            <w:tcW w:w="673" w:type="dxa"/>
            <w:tcBorders>
              <w:top w:val="nil"/>
              <w:left w:val="nil"/>
              <w:bottom w:val="nil"/>
              <w:right w:val="nil"/>
            </w:tcBorders>
            <w:shd w:val="clear" w:color="auto" w:fill="auto"/>
            <w:noWrap/>
            <w:vAlign w:val="bottom"/>
            <w:hideMark/>
          </w:tcPr>
          <w:p w14:paraId="22FD93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750D56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1BB76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65F4B2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776BAE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790A4D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1B4D55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4" w:type="dxa"/>
            <w:tcBorders>
              <w:top w:val="nil"/>
              <w:left w:val="nil"/>
              <w:bottom w:val="nil"/>
              <w:right w:val="nil"/>
            </w:tcBorders>
            <w:shd w:val="clear" w:color="auto" w:fill="auto"/>
            <w:noWrap/>
            <w:vAlign w:val="bottom"/>
            <w:hideMark/>
          </w:tcPr>
          <w:p w14:paraId="00E7AC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r>
      <w:tr w:rsidR="004B0B49" w:rsidRPr="0089132E" w14:paraId="23B0A11D" w14:textId="77777777" w:rsidTr="004B0B49">
        <w:trPr>
          <w:trHeight w:val="300"/>
        </w:trPr>
        <w:tc>
          <w:tcPr>
            <w:tcW w:w="1166" w:type="dxa"/>
            <w:tcBorders>
              <w:top w:val="nil"/>
              <w:left w:val="nil"/>
              <w:bottom w:val="nil"/>
              <w:right w:val="nil"/>
            </w:tcBorders>
            <w:shd w:val="clear" w:color="auto" w:fill="auto"/>
            <w:noWrap/>
            <w:vAlign w:val="bottom"/>
            <w:hideMark/>
          </w:tcPr>
          <w:p w14:paraId="6DD8DD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MRE0029</w:t>
            </w:r>
          </w:p>
        </w:tc>
        <w:tc>
          <w:tcPr>
            <w:tcW w:w="1320" w:type="dxa"/>
            <w:tcBorders>
              <w:top w:val="nil"/>
              <w:left w:val="nil"/>
              <w:bottom w:val="nil"/>
              <w:right w:val="nil"/>
            </w:tcBorders>
            <w:shd w:val="clear" w:color="auto" w:fill="auto"/>
            <w:noWrap/>
            <w:vAlign w:val="bottom"/>
            <w:hideMark/>
          </w:tcPr>
          <w:p w14:paraId="33C83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9/21/2011</w:t>
            </w:r>
          </w:p>
        </w:tc>
        <w:tc>
          <w:tcPr>
            <w:tcW w:w="1114" w:type="dxa"/>
            <w:tcBorders>
              <w:top w:val="nil"/>
              <w:left w:val="nil"/>
              <w:bottom w:val="nil"/>
              <w:right w:val="nil"/>
            </w:tcBorders>
            <w:shd w:val="clear" w:color="auto" w:fill="auto"/>
            <w:noWrap/>
            <w:vAlign w:val="bottom"/>
            <w:hideMark/>
          </w:tcPr>
          <w:p w14:paraId="241FD6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48383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463_0</w:t>
            </w:r>
          </w:p>
        </w:tc>
        <w:tc>
          <w:tcPr>
            <w:tcW w:w="673" w:type="dxa"/>
            <w:tcBorders>
              <w:top w:val="nil"/>
              <w:left w:val="nil"/>
              <w:bottom w:val="nil"/>
              <w:right w:val="nil"/>
            </w:tcBorders>
            <w:shd w:val="clear" w:color="auto" w:fill="auto"/>
            <w:noWrap/>
            <w:vAlign w:val="bottom"/>
            <w:hideMark/>
          </w:tcPr>
          <w:p w14:paraId="7469F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205D6D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3B4747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38822B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c>
          <w:tcPr>
            <w:tcW w:w="673" w:type="dxa"/>
            <w:tcBorders>
              <w:top w:val="nil"/>
              <w:left w:val="nil"/>
              <w:bottom w:val="nil"/>
              <w:right w:val="nil"/>
            </w:tcBorders>
            <w:shd w:val="clear" w:color="auto" w:fill="auto"/>
            <w:noWrap/>
            <w:vAlign w:val="bottom"/>
            <w:hideMark/>
          </w:tcPr>
          <w:p w14:paraId="74C0B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20C7E1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2F18A4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4" w:type="dxa"/>
            <w:tcBorders>
              <w:top w:val="nil"/>
              <w:left w:val="nil"/>
              <w:bottom w:val="nil"/>
              <w:right w:val="nil"/>
            </w:tcBorders>
            <w:shd w:val="clear" w:color="auto" w:fill="auto"/>
            <w:noWrap/>
            <w:vAlign w:val="bottom"/>
            <w:hideMark/>
          </w:tcPr>
          <w:p w14:paraId="5F60E7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42D5DFF3" w14:textId="77777777" w:rsidTr="004B0B49">
        <w:trPr>
          <w:trHeight w:val="300"/>
        </w:trPr>
        <w:tc>
          <w:tcPr>
            <w:tcW w:w="1166" w:type="dxa"/>
            <w:tcBorders>
              <w:top w:val="nil"/>
              <w:left w:val="nil"/>
              <w:bottom w:val="nil"/>
              <w:right w:val="nil"/>
            </w:tcBorders>
            <w:shd w:val="clear" w:color="auto" w:fill="auto"/>
            <w:noWrap/>
            <w:vAlign w:val="bottom"/>
            <w:hideMark/>
          </w:tcPr>
          <w:p w14:paraId="4A21A4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MRE0029</w:t>
            </w:r>
          </w:p>
        </w:tc>
        <w:tc>
          <w:tcPr>
            <w:tcW w:w="1320" w:type="dxa"/>
            <w:tcBorders>
              <w:top w:val="nil"/>
              <w:left w:val="nil"/>
              <w:bottom w:val="nil"/>
              <w:right w:val="nil"/>
            </w:tcBorders>
            <w:shd w:val="clear" w:color="auto" w:fill="auto"/>
            <w:noWrap/>
            <w:vAlign w:val="bottom"/>
            <w:hideMark/>
          </w:tcPr>
          <w:p w14:paraId="07C239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9/21/2011</w:t>
            </w:r>
          </w:p>
        </w:tc>
        <w:tc>
          <w:tcPr>
            <w:tcW w:w="1114" w:type="dxa"/>
            <w:tcBorders>
              <w:top w:val="nil"/>
              <w:left w:val="nil"/>
              <w:bottom w:val="nil"/>
              <w:right w:val="nil"/>
            </w:tcBorders>
            <w:shd w:val="clear" w:color="auto" w:fill="auto"/>
            <w:noWrap/>
            <w:vAlign w:val="bottom"/>
            <w:hideMark/>
          </w:tcPr>
          <w:p w14:paraId="4125A0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B891C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463_1</w:t>
            </w:r>
          </w:p>
        </w:tc>
        <w:tc>
          <w:tcPr>
            <w:tcW w:w="673" w:type="dxa"/>
            <w:tcBorders>
              <w:top w:val="nil"/>
              <w:left w:val="nil"/>
              <w:bottom w:val="nil"/>
              <w:right w:val="nil"/>
            </w:tcBorders>
            <w:shd w:val="clear" w:color="auto" w:fill="auto"/>
            <w:noWrap/>
            <w:vAlign w:val="bottom"/>
            <w:hideMark/>
          </w:tcPr>
          <w:p w14:paraId="360F2B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7F0F7C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1036D3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24F4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w:t>
            </w:r>
          </w:p>
        </w:tc>
        <w:tc>
          <w:tcPr>
            <w:tcW w:w="673" w:type="dxa"/>
            <w:tcBorders>
              <w:top w:val="nil"/>
              <w:left w:val="nil"/>
              <w:bottom w:val="nil"/>
              <w:right w:val="nil"/>
            </w:tcBorders>
            <w:shd w:val="clear" w:color="auto" w:fill="auto"/>
            <w:noWrap/>
            <w:vAlign w:val="bottom"/>
            <w:hideMark/>
          </w:tcPr>
          <w:p w14:paraId="57280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3606C4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3CA3A5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4" w:type="dxa"/>
            <w:tcBorders>
              <w:top w:val="nil"/>
              <w:left w:val="nil"/>
              <w:bottom w:val="nil"/>
              <w:right w:val="nil"/>
            </w:tcBorders>
            <w:shd w:val="clear" w:color="auto" w:fill="auto"/>
            <w:noWrap/>
            <w:vAlign w:val="bottom"/>
            <w:hideMark/>
          </w:tcPr>
          <w:p w14:paraId="6D1B13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r>
      <w:tr w:rsidR="004B0B49" w:rsidRPr="0089132E" w14:paraId="172DC95D" w14:textId="77777777" w:rsidTr="004B0B49">
        <w:trPr>
          <w:trHeight w:val="300"/>
        </w:trPr>
        <w:tc>
          <w:tcPr>
            <w:tcW w:w="1166" w:type="dxa"/>
            <w:tcBorders>
              <w:top w:val="nil"/>
              <w:left w:val="nil"/>
              <w:bottom w:val="nil"/>
              <w:right w:val="nil"/>
            </w:tcBorders>
            <w:shd w:val="clear" w:color="auto" w:fill="auto"/>
            <w:noWrap/>
            <w:vAlign w:val="bottom"/>
            <w:hideMark/>
          </w:tcPr>
          <w:p w14:paraId="21FD3F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NGP0239</w:t>
            </w:r>
          </w:p>
        </w:tc>
        <w:tc>
          <w:tcPr>
            <w:tcW w:w="1320" w:type="dxa"/>
            <w:tcBorders>
              <w:top w:val="nil"/>
              <w:left w:val="nil"/>
              <w:bottom w:val="nil"/>
              <w:right w:val="nil"/>
            </w:tcBorders>
            <w:shd w:val="clear" w:color="auto" w:fill="auto"/>
            <w:noWrap/>
            <w:vAlign w:val="bottom"/>
            <w:hideMark/>
          </w:tcPr>
          <w:p w14:paraId="0B67A9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9/29/2011</w:t>
            </w:r>
          </w:p>
        </w:tc>
        <w:tc>
          <w:tcPr>
            <w:tcW w:w="1114" w:type="dxa"/>
            <w:tcBorders>
              <w:top w:val="nil"/>
              <w:left w:val="nil"/>
              <w:bottom w:val="nil"/>
              <w:right w:val="nil"/>
            </w:tcBorders>
            <w:shd w:val="clear" w:color="auto" w:fill="auto"/>
            <w:noWrap/>
            <w:vAlign w:val="bottom"/>
            <w:hideMark/>
          </w:tcPr>
          <w:p w14:paraId="22DFDD3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13739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467_0</w:t>
            </w:r>
          </w:p>
        </w:tc>
        <w:tc>
          <w:tcPr>
            <w:tcW w:w="673" w:type="dxa"/>
            <w:tcBorders>
              <w:top w:val="nil"/>
              <w:left w:val="nil"/>
              <w:bottom w:val="nil"/>
              <w:right w:val="nil"/>
            </w:tcBorders>
            <w:shd w:val="clear" w:color="auto" w:fill="auto"/>
            <w:noWrap/>
            <w:vAlign w:val="bottom"/>
            <w:hideMark/>
          </w:tcPr>
          <w:p w14:paraId="3E9D9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3E5099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352C54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00C41D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7EA825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13AF8A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504E26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6129AF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r>
      <w:tr w:rsidR="004B0B49" w:rsidRPr="0089132E" w14:paraId="28096730" w14:textId="77777777" w:rsidTr="004B0B49">
        <w:trPr>
          <w:trHeight w:val="300"/>
        </w:trPr>
        <w:tc>
          <w:tcPr>
            <w:tcW w:w="1166" w:type="dxa"/>
            <w:tcBorders>
              <w:top w:val="nil"/>
              <w:left w:val="nil"/>
              <w:bottom w:val="nil"/>
              <w:right w:val="nil"/>
            </w:tcBorders>
            <w:shd w:val="clear" w:color="auto" w:fill="auto"/>
            <w:noWrap/>
            <w:vAlign w:val="bottom"/>
            <w:hideMark/>
          </w:tcPr>
          <w:p w14:paraId="5292B2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NGP0239</w:t>
            </w:r>
          </w:p>
        </w:tc>
        <w:tc>
          <w:tcPr>
            <w:tcW w:w="1320" w:type="dxa"/>
            <w:tcBorders>
              <w:top w:val="nil"/>
              <w:left w:val="nil"/>
              <w:bottom w:val="nil"/>
              <w:right w:val="nil"/>
            </w:tcBorders>
            <w:shd w:val="clear" w:color="auto" w:fill="auto"/>
            <w:noWrap/>
            <w:vAlign w:val="bottom"/>
            <w:hideMark/>
          </w:tcPr>
          <w:p w14:paraId="60D1F2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9/29/2011</w:t>
            </w:r>
          </w:p>
        </w:tc>
        <w:tc>
          <w:tcPr>
            <w:tcW w:w="1114" w:type="dxa"/>
            <w:tcBorders>
              <w:top w:val="nil"/>
              <w:left w:val="nil"/>
              <w:bottom w:val="nil"/>
              <w:right w:val="nil"/>
            </w:tcBorders>
            <w:shd w:val="clear" w:color="auto" w:fill="auto"/>
            <w:noWrap/>
            <w:vAlign w:val="bottom"/>
            <w:hideMark/>
          </w:tcPr>
          <w:p w14:paraId="7152F7B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F628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467_1</w:t>
            </w:r>
          </w:p>
        </w:tc>
        <w:tc>
          <w:tcPr>
            <w:tcW w:w="673" w:type="dxa"/>
            <w:tcBorders>
              <w:top w:val="nil"/>
              <w:left w:val="nil"/>
              <w:bottom w:val="nil"/>
              <w:right w:val="nil"/>
            </w:tcBorders>
            <w:shd w:val="clear" w:color="auto" w:fill="auto"/>
            <w:noWrap/>
            <w:vAlign w:val="bottom"/>
            <w:hideMark/>
          </w:tcPr>
          <w:p w14:paraId="7C7435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112D17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09E2A5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56FAE8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72B4F8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c>
          <w:tcPr>
            <w:tcW w:w="673" w:type="dxa"/>
            <w:tcBorders>
              <w:top w:val="nil"/>
              <w:left w:val="nil"/>
              <w:bottom w:val="nil"/>
              <w:right w:val="nil"/>
            </w:tcBorders>
            <w:shd w:val="clear" w:color="auto" w:fill="auto"/>
            <w:noWrap/>
            <w:vAlign w:val="bottom"/>
            <w:hideMark/>
          </w:tcPr>
          <w:p w14:paraId="23AAFC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1B44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4" w:type="dxa"/>
            <w:tcBorders>
              <w:top w:val="nil"/>
              <w:left w:val="nil"/>
              <w:bottom w:val="nil"/>
              <w:right w:val="nil"/>
            </w:tcBorders>
            <w:shd w:val="clear" w:color="auto" w:fill="auto"/>
            <w:noWrap/>
            <w:vAlign w:val="bottom"/>
            <w:hideMark/>
          </w:tcPr>
          <w:p w14:paraId="2BEFC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11B22FC8" w14:textId="77777777" w:rsidTr="004B0B49">
        <w:trPr>
          <w:trHeight w:val="300"/>
        </w:trPr>
        <w:tc>
          <w:tcPr>
            <w:tcW w:w="1166" w:type="dxa"/>
            <w:tcBorders>
              <w:top w:val="nil"/>
              <w:left w:val="nil"/>
              <w:bottom w:val="nil"/>
              <w:right w:val="nil"/>
            </w:tcBorders>
            <w:shd w:val="clear" w:color="auto" w:fill="auto"/>
            <w:noWrap/>
            <w:vAlign w:val="bottom"/>
            <w:hideMark/>
          </w:tcPr>
          <w:p w14:paraId="0BC85C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MRW0187</w:t>
            </w:r>
          </w:p>
        </w:tc>
        <w:tc>
          <w:tcPr>
            <w:tcW w:w="1320" w:type="dxa"/>
            <w:tcBorders>
              <w:top w:val="nil"/>
              <w:left w:val="nil"/>
              <w:bottom w:val="nil"/>
              <w:right w:val="nil"/>
            </w:tcBorders>
            <w:shd w:val="clear" w:color="auto" w:fill="auto"/>
            <w:noWrap/>
            <w:vAlign w:val="bottom"/>
            <w:hideMark/>
          </w:tcPr>
          <w:p w14:paraId="209A1F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8/10/2011</w:t>
            </w:r>
          </w:p>
        </w:tc>
        <w:tc>
          <w:tcPr>
            <w:tcW w:w="1114" w:type="dxa"/>
            <w:tcBorders>
              <w:top w:val="nil"/>
              <w:left w:val="nil"/>
              <w:bottom w:val="nil"/>
              <w:right w:val="nil"/>
            </w:tcBorders>
            <w:shd w:val="clear" w:color="auto" w:fill="auto"/>
            <w:noWrap/>
            <w:vAlign w:val="bottom"/>
            <w:hideMark/>
          </w:tcPr>
          <w:p w14:paraId="53B9C8E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95D2D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473_0</w:t>
            </w:r>
          </w:p>
        </w:tc>
        <w:tc>
          <w:tcPr>
            <w:tcW w:w="673" w:type="dxa"/>
            <w:tcBorders>
              <w:top w:val="nil"/>
              <w:left w:val="nil"/>
              <w:bottom w:val="nil"/>
              <w:right w:val="nil"/>
            </w:tcBorders>
            <w:shd w:val="clear" w:color="auto" w:fill="auto"/>
            <w:noWrap/>
            <w:vAlign w:val="bottom"/>
            <w:hideMark/>
          </w:tcPr>
          <w:p w14:paraId="26B48E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77D879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46BF50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c>
          <w:tcPr>
            <w:tcW w:w="673" w:type="dxa"/>
            <w:tcBorders>
              <w:top w:val="nil"/>
              <w:left w:val="nil"/>
              <w:bottom w:val="nil"/>
              <w:right w:val="nil"/>
            </w:tcBorders>
            <w:shd w:val="clear" w:color="auto" w:fill="auto"/>
            <w:noWrap/>
            <w:vAlign w:val="bottom"/>
            <w:hideMark/>
          </w:tcPr>
          <w:p w14:paraId="348073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3" w:type="dxa"/>
            <w:tcBorders>
              <w:top w:val="nil"/>
              <w:left w:val="nil"/>
              <w:bottom w:val="nil"/>
              <w:right w:val="nil"/>
            </w:tcBorders>
            <w:shd w:val="clear" w:color="auto" w:fill="auto"/>
            <w:noWrap/>
            <w:vAlign w:val="bottom"/>
            <w:hideMark/>
          </w:tcPr>
          <w:p w14:paraId="3ED9F6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38.3</w:t>
            </w:r>
          </w:p>
        </w:tc>
        <w:tc>
          <w:tcPr>
            <w:tcW w:w="673" w:type="dxa"/>
            <w:tcBorders>
              <w:top w:val="nil"/>
              <w:left w:val="nil"/>
              <w:bottom w:val="nil"/>
              <w:right w:val="nil"/>
            </w:tcBorders>
            <w:shd w:val="clear" w:color="auto" w:fill="auto"/>
            <w:noWrap/>
            <w:vAlign w:val="bottom"/>
            <w:hideMark/>
          </w:tcPr>
          <w:p w14:paraId="4ABFDF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3DE3A3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61122F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0588252D" w14:textId="77777777" w:rsidTr="004B0B49">
        <w:trPr>
          <w:trHeight w:val="300"/>
        </w:trPr>
        <w:tc>
          <w:tcPr>
            <w:tcW w:w="1166" w:type="dxa"/>
            <w:tcBorders>
              <w:top w:val="nil"/>
              <w:left w:val="nil"/>
              <w:bottom w:val="nil"/>
              <w:right w:val="nil"/>
            </w:tcBorders>
            <w:shd w:val="clear" w:color="auto" w:fill="auto"/>
            <w:noWrap/>
            <w:vAlign w:val="bottom"/>
            <w:hideMark/>
          </w:tcPr>
          <w:p w14:paraId="7BDFD48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MRW0187</w:t>
            </w:r>
          </w:p>
        </w:tc>
        <w:tc>
          <w:tcPr>
            <w:tcW w:w="1320" w:type="dxa"/>
            <w:tcBorders>
              <w:top w:val="nil"/>
              <w:left w:val="nil"/>
              <w:bottom w:val="nil"/>
              <w:right w:val="nil"/>
            </w:tcBorders>
            <w:shd w:val="clear" w:color="auto" w:fill="auto"/>
            <w:noWrap/>
            <w:vAlign w:val="bottom"/>
            <w:hideMark/>
          </w:tcPr>
          <w:p w14:paraId="54EA6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8/10/2011</w:t>
            </w:r>
          </w:p>
        </w:tc>
        <w:tc>
          <w:tcPr>
            <w:tcW w:w="1114" w:type="dxa"/>
            <w:tcBorders>
              <w:top w:val="nil"/>
              <w:left w:val="nil"/>
              <w:bottom w:val="nil"/>
              <w:right w:val="nil"/>
            </w:tcBorders>
            <w:shd w:val="clear" w:color="auto" w:fill="auto"/>
            <w:noWrap/>
            <w:vAlign w:val="bottom"/>
            <w:hideMark/>
          </w:tcPr>
          <w:p w14:paraId="3FA605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F2621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473_1</w:t>
            </w:r>
          </w:p>
        </w:tc>
        <w:tc>
          <w:tcPr>
            <w:tcW w:w="673" w:type="dxa"/>
            <w:tcBorders>
              <w:top w:val="nil"/>
              <w:left w:val="nil"/>
              <w:bottom w:val="nil"/>
              <w:right w:val="nil"/>
            </w:tcBorders>
            <w:shd w:val="clear" w:color="auto" w:fill="auto"/>
            <w:noWrap/>
            <w:vAlign w:val="bottom"/>
            <w:hideMark/>
          </w:tcPr>
          <w:p w14:paraId="54D6A2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49379E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75D0F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6DC989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67A16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c>
          <w:tcPr>
            <w:tcW w:w="673" w:type="dxa"/>
            <w:tcBorders>
              <w:top w:val="nil"/>
              <w:left w:val="nil"/>
              <w:bottom w:val="nil"/>
              <w:right w:val="nil"/>
            </w:tcBorders>
            <w:shd w:val="clear" w:color="auto" w:fill="auto"/>
            <w:noWrap/>
            <w:vAlign w:val="bottom"/>
            <w:hideMark/>
          </w:tcPr>
          <w:p w14:paraId="356508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7FF319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4" w:type="dxa"/>
            <w:tcBorders>
              <w:top w:val="nil"/>
              <w:left w:val="nil"/>
              <w:bottom w:val="nil"/>
              <w:right w:val="nil"/>
            </w:tcBorders>
            <w:shd w:val="clear" w:color="auto" w:fill="auto"/>
            <w:noWrap/>
            <w:vAlign w:val="bottom"/>
            <w:hideMark/>
          </w:tcPr>
          <w:p w14:paraId="2C1A3C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r>
      <w:tr w:rsidR="004B0B49" w:rsidRPr="0089132E" w14:paraId="08750F4E" w14:textId="77777777" w:rsidTr="004B0B49">
        <w:trPr>
          <w:trHeight w:val="300"/>
        </w:trPr>
        <w:tc>
          <w:tcPr>
            <w:tcW w:w="1166" w:type="dxa"/>
            <w:tcBorders>
              <w:top w:val="nil"/>
              <w:left w:val="nil"/>
              <w:bottom w:val="nil"/>
              <w:right w:val="nil"/>
            </w:tcBorders>
            <w:shd w:val="clear" w:color="auto" w:fill="auto"/>
            <w:noWrap/>
            <w:vAlign w:val="bottom"/>
            <w:hideMark/>
          </w:tcPr>
          <w:p w14:paraId="5306E2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MREI1</w:t>
            </w:r>
          </w:p>
        </w:tc>
        <w:tc>
          <w:tcPr>
            <w:tcW w:w="1320" w:type="dxa"/>
            <w:tcBorders>
              <w:top w:val="nil"/>
              <w:left w:val="nil"/>
              <w:bottom w:val="nil"/>
              <w:right w:val="nil"/>
            </w:tcBorders>
            <w:shd w:val="clear" w:color="auto" w:fill="auto"/>
            <w:noWrap/>
            <w:vAlign w:val="bottom"/>
            <w:hideMark/>
          </w:tcPr>
          <w:p w14:paraId="4A2FE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2B4C2DD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8891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484_0</w:t>
            </w:r>
          </w:p>
        </w:tc>
        <w:tc>
          <w:tcPr>
            <w:tcW w:w="673" w:type="dxa"/>
            <w:tcBorders>
              <w:top w:val="nil"/>
              <w:left w:val="nil"/>
              <w:bottom w:val="nil"/>
              <w:right w:val="nil"/>
            </w:tcBorders>
            <w:shd w:val="clear" w:color="auto" w:fill="auto"/>
            <w:noWrap/>
            <w:vAlign w:val="bottom"/>
            <w:hideMark/>
          </w:tcPr>
          <w:p w14:paraId="2633DB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2E861D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6A2B5E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1CD0DE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1405C1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3BE5F8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0729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4" w:type="dxa"/>
            <w:tcBorders>
              <w:top w:val="nil"/>
              <w:left w:val="nil"/>
              <w:bottom w:val="nil"/>
              <w:right w:val="nil"/>
            </w:tcBorders>
            <w:shd w:val="clear" w:color="auto" w:fill="auto"/>
            <w:noWrap/>
            <w:vAlign w:val="bottom"/>
            <w:hideMark/>
          </w:tcPr>
          <w:p w14:paraId="463F60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r>
      <w:tr w:rsidR="004B0B49" w:rsidRPr="0089132E" w14:paraId="203F0783" w14:textId="77777777" w:rsidTr="004B0B49">
        <w:trPr>
          <w:trHeight w:val="300"/>
        </w:trPr>
        <w:tc>
          <w:tcPr>
            <w:tcW w:w="1166" w:type="dxa"/>
            <w:tcBorders>
              <w:top w:val="nil"/>
              <w:left w:val="nil"/>
              <w:bottom w:val="nil"/>
              <w:right w:val="nil"/>
            </w:tcBorders>
            <w:shd w:val="clear" w:color="auto" w:fill="auto"/>
            <w:noWrap/>
            <w:vAlign w:val="bottom"/>
            <w:hideMark/>
          </w:tcPr>
          <w:p w14:paraId="0DD8E7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MREI1</w:t>
            </w:r>
          </w:p>
        </w:tc>
        <w:tc>
          <w:tcPr>
            <w:tcW w:w="1320" w:type="dxa"/>
            <w:tcBorders>
              <w:top w:val="nil"/>
              <w:left w:val="nil"/>
              <w:bottom w:val="nil"/>
              <w:right w:val="nil"/>
            </w:tcBorders>
            <w:shd w:val="clear" w:color="auto" w:fill="auto"/>
            <w:noWrap/>
            <w:vAlign w:val="bottom"/>
            <w:hideMark/>
          </w:tcPr>
          <w:p w14:paraId="553C7E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0CBFD79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BE6B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484_1</w:t>
            </w:r>
          </w:p>
        </w:tc>
        <w:tc>
          <w:tcPr>
            <w:tcW w:w="673" w:type="dxa"/>
            <w:tcBorders>
              <w:top w:val="nil"/>
              <w:left w:val="nil"/>
              <w:bottom w:val="nil"/>
              <w:right w:val="nil"/>
            </w:tcBorders>
            <w:shd w:val="clear" w:color="auto" w:fill="auto"/>
            <w:noWrap/>
            <w:vAlign w:val="bottom"/>
            <w:hideMark/>
          </w:tcPr>
          <w:p w14:paraId="4226A8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601C61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3" w:type="dxa"/>
            <w:tcBorders>
              <w:top w:val="nil"/>
              <w:left w:val="nil"/>
              <w:bottom w:val="nil"/>
              <w:right w:val="nil"/>
            </w:tcBorders>
            <w:shd w:val="clear" w:color="auto" w:fill="auto"/>
            <w:noWrap/>
            <w:vAlign w:val="bottom"/>
            <w:hideMark/>
          </w:tcPr>
          <w:p w14:paraId="3BD5E5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17CAF8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609F55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5BA96F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0E1C1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4" w:type="dxa"/>
            <w:tcBorders>
              <w:top w:val="nil"/>
              <w:left w:val="nil"/>
              <w:bottom w:val="nil"/>
              <w:right w:val="nil"/>
            </w:tcBorders>
            <w:shd w:val="clear" w:color="auto" w:fill="auto"/>
            <w:noWrap/>
            <w:vAlign w:val="bottom"/>
            <w:hideMark/>
          </w:tcPr>
          <w:p w14:paraId="65B307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r>
      <w:tr w:rsidR="004B0B49" w:rsidRPr="0089132E" w14:paraId="2A303C50" w14:textId="77777777" w:rsidTr="004B0B49">
        <w:trPr>
          <w:trHeight w:val="300"/>
        </w:trPr>
        <w:tc>
          <w:tcPr>
            <w:tcW w:w="1166" w:type="dxa"/>
            <w:tcBorders>
              <w:top w:val="nil"/>
              <w:left w:val="nil"/>
              <w:bottom w:val="nil"/>
              <w:right w:val="nil"/>
            </w:tcBorders>
            <w:shd w:val="clear" w:color="auto" w:fill="auto"/>
            <w:noWrap/>
            <w:vAlign w:val="bottom"/>
            <w:hideMark/>
          </w:tcPr>
          <w:p w14:paraId="2D0FDD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54AC42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6F8023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D19C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497_0</w:t>
            </w:r>
          </w:p>
        </w:tc>
        <w:tc>
          <w:tcPr>
            <w:tcW w:w="673" w:type="dxa"/>
            <w:tcBorders>
              <w:top w:val="nil"/>
              <w:left w:val="nil"/>
              <w:bottom w:val="nil"/>
              <w:right w:val="nil"/>
            </w:tcBorders>
            <w:shd w:val="clear" w:color="auto" w:fill="auto"/>
            <w:noWrap/>
            <w:vAlign w:val="bottom"/>
            <w:hideMark/>
          </w:tcPr>
          <w:p w14:paraId="0172CA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2BC77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1E57B4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25AE88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33A6F2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26B39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51F7E7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4" w:type="dxa"/>
            <w:tcBorders>
              <w:top w:val="nil"/>
              <w:left w:val="nil"/>
              <w:bottom w:val="nil"/>
              <w:right w:val="nil"/>
            </w:tcBorders>
            <w:shd w:val="clear" w:color="auto" w:fill="auto"/>
            <w:noWrap/>
            <w:vAlign w:val="bottom"/>
            <w:hideMark/>
          </w:tcPr>
          <w:p w14:paraId="2E811C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r>
      <w:tr w:rsidR="004B0B49" w:rsidRPr="0089132E" w14:paraId="20FB0F2F" w14:textId="77777777" w:rsidTr="004B0B49">
        <w:trPr>
          <w:trHeight w:val="300"/>
        </w:trPr>
        <w:tc>
          <w:tcPr>
            <w:tcW w:w="1166" w:type="dxa"/>
            <w:tcBorders>
              <w:top w:val="nil"/>
              <w:left w:val="nil"/>
              <w:bottom w:val="nil"/>
              <w:right w:val="nil"/>
            </w:tcBorders>
            <w:shd w:val="clear" w:color="auto" w:fill="auto"/>
            <w:noWrap/>
            <w:vAlign w:val="bottom"/>
            <w:hideMark/>
          </w:tcPr>
          <w:p w14:paraId="178697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21751C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24E5F3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C0E3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497_1</w:t>
            </w:r>
          </w:p>
        </w:tc>
        <w:tc>
          <w:tcPr>
            <w:tcW w:w="673" w:type="dxa"/>
            <w:tcBorders>
              <w:top w:val="nil"/>
              <w:left w:val="nil"/>
              <w:bottom w:val="nil"/>
              <w:right w:val="nil"/>
            </w:tcBorders>
            <w:shd w:val="clear" w:color="auto" w:fill="auto"/>
            <w:noWrap/>
            <w:vAlign w:val="bottom"/>
            <w:hideMark/>
          </w:tcPr>
          <w:p w14:paraId="16EC0C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78B934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c>
          <w:tcPr>
            <w:tcW w:w="673" w:type="dxa"/>
            <w:tcBorders>
              <w:top w:val="nil"/>
              <w:left w:val="nil"/>
              <w:bottom w:val="nil"/>
              <w:right w:val="nil"/>
            </w:tcBorders>
            <w:shd w:val="clear" w:color="auto" w:fill="auto"/>
            <w:noWrap/>
            <w:vAlign w:val="bottom"/>
            <w:hideMark/>
          </w:tcPr>
          <w:p w14:paraId="742F09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4B9180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280D59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234181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c>
          <w:tcPr>
            <w:tcW w:w="673" w:type="dxa"/>
            <w:tcBorders>
              <w:top w:val="nil"/>
              <w:left w:val="nil"/>
              <w:bottom w:val="nil"/>
              <w:right w:val="nil"/>
            </w:tcBorders>
            <w:shd w:val="clear" w:color="auto" w:fill="auto"/>
            <w:noWrap/>
            <w:vAlign w:val="bottom"/>
            <w:hideMark/>
          </w:tcPr>
          <w:p w14:paraId="2321F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4" w:type="dxa"/>
            <w:tcBorders>
              <w:top w:val="nil"/>
              <w:left w:val="nil"/>
              <w:bottom w:val="nil"/>
              <w:right w:val="nil"/>
            </w:tcBorders>
            <w:shd w:val="clear" w:color="auto" w:fill="auto"/>
            <w:noWrap/>
            <w:vAlign w:val="bottom"/>
            <w:hideMark/>
          </w:tcPr>
          <w:p w14:paraId="68911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C307FC4" w14:textId="77777777" w:rsidTr="004B0B49">
        <w:trPr>
          <w:trHeight w:val="300"/>
        </w:trPr>
        <w:tc>
          <w:tcPr>
            <w:tcW w:w="1166" w:type="dxa"/>
            <w:tcBorders>
              <w:top w:val="nil"/>
              <w:left w:val="nil"/>
              <w:bottom w:val="nil"/>
              <w:right w:val="nil"/>
            </w:tcBorders>
            <w:shd w:val="clear" w:color="auto" w:fill="auto"/>
            <w:noWrap/>
            <w:vAlign w:val="bottom"/>
            <w:hideMark/>
          </w:tcPr>
          <w:p w14:paraId="5A8241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MRC6</w:t>
            </w:r>
          </w:p>
        </w:tc>
        <w:tc>
          <w:tcPr>
            <w:tcW w:w="1320" w:type="dxa"/>
            <w:tcBorders>
              <w:top w:val="nil"/>
              <w:left w:val="nil"/>
              <w:bottom w:val="nil"/>
              <w:right w:val="nil"/>
            </w:tcBorders>
            <w:shd w:val="clear" w:color="auto" w:fill="auto"/>
            <w:noWrap/>
            <w:vAlign w:val="bottom"/>
            <w:hideMark/>
          </w:tcPr>
          <w:p w14:paraId="521DC4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10/9/2012</w:t>
            </w:r>
          </w:p>
        </w:tc>
        <w:tc>
          <w:tcPr>
            <w:tcW w:w="1114" w:type="dxa"/>
            <w:tcBorders>
              <w:top w:val="nil"/>
              <w:left w:val="nil"/>
              <w:bottom w:val="nil"/>
              <w:right w:val="nil"/>
            </w:tcBorders>
            <w:shd w:val="clear" w:color="auto" w:fill="auto"/>
            <w:noWrap/>
            <w:vAlign w:val="bottom"/>
            <w:hideMark/>
          </w:tcPr>
          <w:p w14:paraId="5AF87C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9BCB6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504_0</w:t>
            </w:r>
          </w:p>
        </w:tc>
        <w:tc>
          <w:tcPr>
            <w:tcW w:w="673" w:type="dxa"/>
            <w:tcBorders>
              <w:top w:val="nil"/>
              <w:left w:val="nil"/>
              <w:bottom w:val="nil"/>
              <w:right w:val="nil"/>
            </w:tcBorders>
            <w:shd w:val="clear" w:color="auto" w:fill="auto"/>
            <w:noWrap/>
            <w:vAlign w:val="bottom"/>
            <w:hideMark/>
          </w:tcPr>
          <w:p w14:paraId="27C35E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0CFF91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437AD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c>
          <w:tcPr>
            <w:tcW w:w="673" w:type="dxa"/>
            <w:tcBorders>
              <w:top w:val="nil"/>
              <w:left w:val="nil"/>
              <w:bottom w:val="nil"/>
              <w:right w:val="nil"/>
            </w:tcBorders>
            <w:shd w:val="clear" w:color="auto" w:fill="auto"/>
            <w:noWrap/>
            <w:vAlign w:val="bottom"/>
            <w:hideMark/>
          </w:tcPr>
          <w:p w14:paraId="5992FB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c>
          <w:tcPr>
            <w:tcW w:w="673" w:type="dxa"/>
            <w:tcBorders>
              <w:top w:val="nil"/>
              <w:left w:val="nil"/>
              <w:bottom w:val="nil"/>
              <w:right w:val="nil"/>
            </w:tcBorders>
            <w:shd w:val="clear" w:color="auto" w:fill="auto"/>
            <w:noWrap/>
            <w:vAlign w:val="bottom"/>
            <w:hideMark/>
          </w:tcPr>
          <w:p w14:paraId="76C4E4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7A83F8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33EA35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3B028E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r>
      <w:tr w:rsidR="004B0B49" w:rsidRPr="0089132E" w14:paraId="4F3BBC9E" w14:textId="77777777" w:rsidTr="004B0B49">
        <w:trPr>
          <w:trHeight w:val="300"/>
        </w:trPr>
        <w:tc>
          <w:tcPr>
            <w:tcW w:w="1166" w:type="dxa"/>
            <w:tcBorders>
              <w:top w:val="nil"/>
              <w:left w:val="nil"/>
              <w:bottom w:val="nil"/>
              <w:right w:val="nil"/>
            </w:tcBorders>
            <w:shd w:val="clear" w:color="auto" w:fill="auto"/>
            <w:noWrap/>
            <w:vAlign w:val="bottom"/>
            <w:hideMark/>
          </w:tcPr>
          <w:p w14:paraId="1BA272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MRC6</w:t>
            </w:r>
          </w:p>
        </w:tc>
        <w:tc>
          <w:tcPr>
            <w:tcW w:w="1320" w:type="dxa"/>
            <w:tcBorders>
              <w:top w:val="nil"/>
              <w:left w:val="nil"/>
              <w:bottom w:val="nil"/>
              <w:right w:val="nil"/>
            </w:tcBorders>
            <w:shd w:val="clear" w:color="auto" w:fill="auto"/>
            <w:noWrap/>
            <w:vAlign w:val="bottom"/>
            <w:hideMark/>
          </w:tcPr>
          <w:p w14:paraId="4204BD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10/9/2012</w:t>
            </w:r>
          </w:p>
        </w:tc>
        <w:tc>
          <w:tcPr>
            <w:tcW w:w="1114" w:type="dxa"/>
            <w:tcBorders>
              <w:top w:val="nil"/>
              <w:left w:val="nil"/>
              <w:bottom w:val="nil"/>
              <w:right w:val="nil"/>
            </w:tcBorders>
            <w:shd w:val="clear" w:color="auto" w:fill="auto"/>
            <w:noWrap/>
            <w:vAlign w:val="bottom"/>
            <w:hideMark/>
          </w:tcPr>
          <w:p w14:paraId="4AE540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7D5C5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504_1</w:t>
            </w:r>
          </w:p>
        </w:tc>
        <w:tc>
          <w:tcPr>
            <w:tcW w:w="673" w:type="dxa"/>
            <w:tcBorders>
              <w:top w:val="nil"/>
              <w:left w:val="nil"/>
              <w:bottom w:val="nil"/>
              <w:right w:val="nil"/>
            </w:tcBorders>
            <w:shd w:val="clear" w:color="auto" w:fill="auto"/>
            <w:noWrap/>
            <w:vAlign w:val="bottom"/>
            <w:hideMark/>
          </w:tcPr>
          <w:p w14:paraId="3F0F36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459B72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66.7</w:t>
            </w:r>
          </w:p>
        </w:tc>
        <w:tc>
          <w:tcPr>
            <w:tcW w:w="673" w:type="dxa"/>
            <w:tcBorders>
              <w:top w:val="nil"/>
              <w:left w:val="nil"/>
              <w:bottom w:val="nil"/>
              <w:right w:val="nil"/>
            </w:tcBorders>
            <w:shd w:val="clear" w:color="auto" w:fill="auto"/>
            <w:noWrap/>
            <w:vAlign w:val="bottom"/>
            <w:hideMark/>
          </w:tcPr>
          <w:p w14:paraId="779265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465DD0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181C50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114900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8A29C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84.7</w:t>
            </w:r>
          </w:p>
        </w:tc>
        <w:tc>
          <w:tcPr>
            <w:tcW w:w="674" w:type="dxa"/>
            <w:tcBorders>
              <w:top w:val="nil"/>
              <w:left w:val="nil"/>
              <w:bottom w:val="nil"/>
              <w:right w:val="nil"/>
            </w:tcBorders>
            <w:shd w:val="clear" w:color="auto" w:fill="auto"/>
            <w:noWrap/>
            <w:vAlign w:val="bottom"/>
            <w:hideMark/>
          </w:tcPr>
          <w:p w14:paraId="515BF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r>
      <w:tr w:rsidR="004B0B49" w:rsidRPr="0089132E" w14:paraId="7FD26139" w14:textId="77777777" w:rsidTr="004B0B49">
        <w:trPr>
          <w:trHeight w:val="300"/>
        </w:trPr>
        <w:tc>
          <w:tcPr>
            <w:tcW w:w="1166" w:type="dxa"/>
            <w:tcBorders>
              <w:top w:val="nil"/>
              <w:left w:val="nil"/>
              <w:bottom w:val="nil"/>
              <w:right w:val="nil"/>
            </w:tcBorders>
            <w:shd w:val="clear" w:color="auto" w:fill="auto"/>
            <w:noWrap/>
            <w:vAlign w:val="bottom"/>
            <w:hideMark/>
          </w:tcPr>
          <w:p w14:paraId="41BFD0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WB0385</w:t>
            </w:r>
          </w:p>
        </w:tc>
        <w:tc>
          <w:tcPr>
            <w:tcW w:w="1320" w:type="dxa"/>
            <w:tcBorders>
              <w:top w:val="nil"/>
              <w:left w:val="nil"/>
              <w:bottom w:val="nil"/>
              <w:right w:val="nil"/>
            </w:tcBorders>
            <w:shd w:val="clear" w:color="auto" w:fill="auto"/>
            <w:noWrap/>
            <w:vAlign w:val="bottom"/>
            <w:hideMark/>
          </w:tcPr>
          <w:p w14:paraId="769C02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8/1/2012</w:t>
            </w:r>
          </w:p>
        </w:tc>
        <w:tc>
          <w:tcPr>
            <w:tcW w:w="1114" w:type="dxa"/>
            <w:tcBorders>
              <w:top w:val="nil"/>
              <w:left w:val="nil"/>
              <w:bottom w:val="nil"/>
              <w:right w:val="nil"/>
            </w:tcBorders>
            <w:shd w:val="clear" w:color="auto" w:fill="auto"/>
            <w:noWrap/>
            <w:vAlign w:val="bottom"/>
            <w:hideMark/>
          </w:tcPr>
          <w:p w14:paraId="5A14A77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698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506_0</w:t>
            </w:r>
          </w:p>
        </w:tc>
        <w:tc>
          <w:tcPr>
            <w:tcW w:w="673" w:type="dxa"/>
            <w:tcBorders>
              <w:top w:val="nil"/>
              <w:left w:val="nil"/>
              <w:bottom w:val="nil"/>
              <w:right w:val="nil"/>
            </w:tcBorders>
            <w:shd w:val="clear" w:color="auto" w:fill="auto"/>
            <w:noWrap/>
            <w:vAlign w:val="bottom"/>
            <w:hideMark/>
          </w:tcPr>
          <w:p w14:paraId="1D0EE1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3" w:type="dxa"/>
            <w:tcBorders>
              <w:top w:val="nil"/>
              <w:left w:val="nil"/>
              <w:bottom w:val="nil"/>
              <w:right w:val="nil"/>
            </w:tcBorders>
            <w:shd w:val="clear" w:color="auto" w:fill="auto"/>
            <w:noWrap/>
            <w:vAlign w:val="bottom"/>
            <w:hideMark/>
          </w:tcPr>
          <w:p w14:paraId="5EE8E7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w:t>
            </w:r>
          </w:p>
        </w:tc>
        <w:tc>
          <w:tcPr>
            <w:tcW w:w="673" w:type="dxa"/>
            <w:tcBorders>
              <w:top w:val="nil"/>
              <w:left w:val="nil"/>
              <w:bottom w:val="nil"/>
              <w:right w:val="nil"/>
            </w:tcBorders>
            <w:shd w:val="clear" w:color="auto" w:fill="auto"/>
            <w:noWrap/>
            <w:vAlign w:val="bottom"/>
            <w:hideMark/>
          </w:tcPr>
          <w:p w14:paraId="27FD92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45FBF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6E5102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34D1D9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718B3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4" w:type="dxa"/>
            <w:tcBorders>
              <w:top w:val="nil"/>
              <w:left w:val="nil"/>
              <w:bottom w:val="nil"/>
              <w:right w:val="nil"/>
            </w:tcBorders>
            <w:shd w:val="clear" w:color="auto" w:fill="auto"/>
            <w:noWrap/>
            <w:vAlign w:val="bottom"/>
            <w:hideMark/>
          </w:tcPr>
          <w:p w14:paraId="059D54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2A931F26" w14:textId="77777777" w:rsidTr="004B0B49">
        <w:trPr>
          <w:trHeight w:val="300"/>
        </w:trPr>
        <w:tc>
          <w:tcPr>
            <w:tcW w:w="1166" w:type="dxa"/>
            <w:tcBorders>
              <w:top w:val="nil"/>
              <w:left w:val="nil"/>
              <w:bottom w:val="nil"/>
              <w:right w:val="nil"/>
            </w:tcBorders>
            <w:shd w:val="clear" w:color="auto" w:fill="auto"/>
            <w:noWrap/>
            <w:vAlign w:val="bottom"/>
            <w:hideMark/>
          </w:tcPr>
          <w:p w14:paraId="44E8B6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WB0385</w:t>
            </w:r>
          </w:p>
        </w:tc>
        <w:tc>
          <w:tcPr>
            <w:tcW w:w="1320" w:type="dxa"/>
            <w:tcBorders>
              <w:top w:val="nil"/>
              <w:left w:val="nil"/>
              <w:bottom w:val="nil"/>
              <w:right w:val="nil"/>
            </w:tcBorders>
            <w:shd w:val="clear" w:color="auto" w:fill="auto"/>
            <w:noWrap/>
            <w:vAlign w:val="bottom"/>
            <w:hideMark/>
          </w:tcPr>
          <w:p w14:paraId="2EAC45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8/1/2012</w:t>
            </w:r>
          </w:p>
        </w:tc>
        <w:tc>
          <w:tcPr>
            <w:tcW w:w="1114" w:type="dxa"/>
            <w:tcBorders>
              <w:top w:val="nil"/>
              <w:left w:val="nil"/>
              <w:bottom w:val="nil"/>
              <w:right w:val="nil"/>
            </w:tcBorders>
            <w:shd w:val="clear" w:color="auto" w:fill="auto"/>
            <w:noWrap/>
            <w:vAlign w:val="bottom"/>
            <w:hideMark/>
          </w:tcPr>
          <w:p w14:paraId="21F6E70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809FF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506_1</w:t>
            </w:r>
          </w:p>
        </w:tc>
        <w:tc>
          <w:tcPr>
            <w:tcW w:w="673" w:type="dxa"/>
            <w:tcBorders>
              <w:top w:val="nil"/>
              <w:left w:val="nil"/>
              <w:bottom w:val="nil"/>
              <w:right w:val="nil"/>
            </w:tcBorders>
            <w:shd w:val="clear" w:color="auto" w:fill="auto"/>
            <w:noWrap/>
            <w:vAlign w:val="bottom"/>
            <w:hideMark/>
          </w:tcPr>
          <w:p w14:paraId="52A2DE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43.3</w:t>
            </w:r>
          </w:p>
        </w:tc>
        <w:tc>
          <w:tcPr>
            <w:tcW w:w="673" w:type="dxa"/>
            <w:tcBorders>
              <w:top w:val="nil"/>
              <w:left w:val="nil"/>
              <w:bottom w:val="nil"/>
              <w:right w:val="nil"/>
            </w:tcBorders>
            <w:shd w:val="clear" w:color="auto" w:fill="auto"/>
            <w:noWrap/>
            <w:vAlign w:val="bottom"/>
            <w:hideMark/>
          </w:tcPr>
          <w:p w14:paraId="4D38ED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w:t>
            </w:r>
          </w:p>
        </w:tc>
        <w:tc>
          <w:tcPr>
            <w:tcW w:w="673" w:type="dxa"/>
            <w:tcBorders>
              <w:top w:val="nil"/>
              <w:left w:val="nil"/>
              <w:bottom w:val="nil"/>
              <w:right w:val="nil"/>
            </w:tcBorders>
            <w:shd w:val="clear" w:color="auto" w:fill="auto"/>
            <w:noWrap/>
            <w:vAlign w:val="bottom"/>
            <w:hideMark/>
          </w:tcPr>
          <w:p w14:paraId="1BF27F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411E97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3" w:type="dxa"/>
            <w:tcBorders>
              <w:top w:val="nil"/>
              <w:left w:val="nil"/>
              <w:bottom w:val="nil"/>
              <w:right w:val="nil"/>
            </w:tcBorders>
            <w:shd w:val="clear" w:color="auto" w:fill="auto"/>
            <w:noWrap/>
            <w:vAlign w:val="bottom"/>
            <w:hideMark/>
          </w:tcPr>
          <w:p w14:paraId="4DB048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7EE9FA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71330A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4" w:type="dxa"/>
            <w:tcBorders>
              <w:top w:val="nil"/>
              <w:left w:val="nil"/>
              <w:bottom w:val="nil"/>
              <w:right w:val="nil"/>
            </w:tcBorders>
            <w:shd w:val="clear" w:color="auto" w:fill="auto"/>
            <w:noWrap/>
            <w:vAlign w:val="bottom"/>
            <w:hideMark/>
          </w:tcPr>
          <w:p w14:paraId="4E36E2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24.7</w:t>
            </w:r>
          </w:p>
        </w:tc>
      </w:tr>
      <w:tr w:rsidR="004B0B49" w:rsidRPr="0089132E" w14:paraId="5B1958AA" w14:textId="77777777" w:rsidTr="004B0B49">
        <w:trPr>
          <w:trHeight w:val="300"/>
        </w:trPr>
        <w:tc>
          <w:tcPr>
            <w:tcW w:w="1166" w:type="dxa"/>
            <w:tcBorders>
              <w:top w:val="nil"/>
              <w:left w:val="nil"/>
              <w:bottom w:val="nil"/>
              <w:right w:val="nil"/>
            </w:tcBorders>
            <w:shd w:val="clear" w:color="auto" w:fill="auto"/>
            <w:noWrap/>
            <w:vAlign w:val="bottom"/>
            <w:hideMark/>
          </w:tcPr>
          <w:p w14:paraId="691EC3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WB88</w:t>
            </w:r>
          </w:p>
        </w:tc>
        <w:tc>
          <w:tcPr>
            <w:tcW w:w="1320" w:type="dxa"/>
            <w:tcBorders>
              <w:top w:val="nil"/>
              <w:left w:val="nil"/>
              <w:bottom w:val="nil"/>
              <w:right w:val="nil"/>
            </w:tcBorders>
            <w:shd w:val="clear" w:color="auto" w:fill="auto"/>
            <w:noWrap/>
            <w:vAlign w:val="bottom"/>
            <w:hideMark/>
          </w:tcPr>
          <w:p w14:paraId="5C3E14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10/10/2012</w:t>
            </w:r>
          </w:p>
        </w:tc>
        <w:tc>
          <w:tcPr>
            <w:tcW w:w="1114" w:type="dxa"/>
            <w:tcBorders>
              <w:top w:val="nil"/>
              <w:left w:val="nil"/>
              <w:bottom w:val="nil"/>
              <w:right w:val="nil"/>
            </w:tcBorders>
            <w:shd w:val="clear" w:color="auto" w:fill="auto"/>
            <w:noWrap/>
            <w:vAlign w:val="bottom"/>
            <w:hideMark/>
          </w:tcPr>
          <w:p w14:paraId="54B3FB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7CC7E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515_0</w:t>
            </w:r>
          </w:p>
        </w:tc>
        <w:tc>
          <w:tcPr>
            <w:tcW w:w="673" w:type="dxa"/>
            <w:tcBorders>
              <w:top w:val="nil"/>
              <w:left w:val="nil"/>
              <w:bottom w:val="nil"/>
              <w:right w:val="nil"/>
            </w:tcBorders>
            <w:shd w:val="clear" w:color="auto" w:fill="auto"/>
            <w:noWrap/>
            <w:vAlign w:val="bottom"/>
            <w:hideMark/>
          </w:tcPr>
          <w:p w14:paraId="1B220C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04437E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c>
          <w:tcPr>
            <w:tcW w:w="673" w:type="dxa"/>
            <w:tcBorders>
              <w:top w:val="nil"/>
              <w:left w:val="nil"/>
              <w:bottom w:val="nil"/>
              <w:right w:val="nil"/>
            </w:tcBorders>
            <w:shd w:val="clear" w:color="auto" w:fill="auto"/>
            <w:noWrap/>
            <w:vAlign w:val="bottom"/>
            <w:hideMark/>
          </w:tcPr>
          <w:p w14:paraId="2C606F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0A9C6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c>
          <w:tcPr>
            <w:tcW w:w="673" w:type="dxa"/>
            <w:tcBorders>
              <w:top w:val="nil"/>
              <w:left w:val="nil"/>
              <w:bottom w:val="nil"/>
              <w:right w:val="nil"/>
            </w:tcBorders>
            <w:shd w:val="clear" w:color="auto" w:fill="auto"/>
            <w:noWrap/>
            <w:vAlign w:val="bottom"/>
            <w:hideMark/>
          </w:tcPr>
          <w:p w14:paraId="2D1132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07C430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0C81DD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4" w:type="dxa"/>
            <w:tcBorders>
              <w:top w:val="nil"/>
              <w:left w:val="nil"/>
              <w:bottom w:val="nil"/>
              <w:right w:val="nil"/>
            </w:tcBorders>
            <w:shd w:val="clear" w:color="auto" w:fill="auto"/>
            <w:noWrap/>
            <w:vAlign w:val="bottom"/>
            <w:hideMark/>
          </w:tcPr>
          <w:p w14:paraId="6D1F0B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r>
      <w:tr w:rsidR="004B0B49" w:rsidRPr="0089132E" w14:paraId="7AD49F59" w14:textId="77777777" w:rsidTr="004B0B49">
        <w:trPr>
          <w:trHeight w:val="300"/>
        </w:trPr>
        <w:tc>
          <w:tcPr>
            <w:tcW w:w="1166" w:type="dxa"/>
            <w:tcBorders>
              <w:top w:val="nil"/>
              <w:left w:val="nil"/>
              <w:bottom w:val="nil"/>
              <w:right w:val="nil"/>
            </w:tcBorders>
            <w:shd w:val="clear" w:color="auto" w:fill="auto"/>
            <w:noWrap/>
            <w:vAlign w:val="bottom"/>
            <w:hideMark/>
          </w:tcPr>
          <w:p w14:paraId="766B5C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WB88</w:t>
            </w:r>
          </w:p>
        </w:tc>
        <w:tc>
          <w:tcPr>
            <w:tcW w:w="1320" w:type="dxa"/>
            <w:tcBorders>
              <w:top w:val="nil"/>
              <w:left w:val="nil"/>
              <w:bottom w:val="nil"/>
              <w:right w:val="nil"/>
            </w:tcBorders>
            <w:shd w:val="clear" w:color="auto" w:fill="auto"/>
            <w:noWrap/>
            <w:vAlign w:val="bottom"/>
            <w:hideMark/>
          </w:tcPr>
          <w:p w14:paraId="0FC3E1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10/10/2012</w:t>
            </w:r>
          </w:p>
        </w:tc>
        <w:tc>
          <w:tcPr>
            <w:tcW w:w="1114" w:type="dxa"/>
            <w:tcBorders>
              <w:top w:val="nil"/>
              <w:left w:val="nil"/>
              <w:bottom w:val="nil"/>
              <w:right w:val="nil"/>
            </w:tcBorders>
            <w:shd w:val="clear" w:color="auto" w:fill="auto"/>
            <w:noWrap/>
            <w:vAlign w:val="bottom"/>
            <w:hideMark/>
          </w:tcPr>
          <w:p w14:paraId="68A684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73C2A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515_1</w:t>
            </w:r>
          </w:p>
        </w:tc>
        <w:tc>
          <w:tcPr>
            <w:tcW w:w="673" w:type="dxa"/>
            <w:tcBorders>
              <w:top w:val="nil"/>
              <w:left w:val="nil"/>
              <w:bottom w:val="nil"/>
              <w:right w:val="nil"/>
            </w:tcBorders>
            <w:shd w:val="clear" w:color="auto" w:fill="auto"/>
            <w:noWrap/>
            <w:vAlign w:val="bottom"/>
            <w:hideMark/>
          </w:tcPr>
          <w:p w14:paraId="3A40DC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654679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5BA08B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39156C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05F1F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2F2A5A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06E734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4" w:type="dxa"/>
            <w:tcBorders>
              <w:top w:val="nil"/>
              <w:left w:val="nil"/>
              <w:bottom w:val="nil"/>
              <w:right w:val="nil"/>
            </w:tcBorders>
            <w:shd w:val="clear" w:color="auto" w:fill="auto"/>
            <w:noWrap/>
            <w:vAlign w:val="bottom"/>
            <w:hideMark/>
          </w:tcPr>
          <w:p w14:paraId="6ED84B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r>
      <w:tr w:rsidR="004B0B49" w:rsidRPr="0089132E" w14:paraId="03E3A053" w14:textId="77777777" w:rsidTr="004B0B49">
        <w:trPr>
          <w:trHeight w:val="300"/>
        </w:trPr>
        <w:tc>
          <w:tcPr>
            <w:tcW w:w="1166" w:type="dxa"/>
            <w:tcBorders>
              <w:top w:val="nil"/>
              <w:left w:val="nil"/>
              <w:bottom w:val="nil"/>
              <w:right w:val="nil"/>
            </w:tcBorders>
            <w:shd w:val="clear" w:color="auto" w:fill="auto"/>
            <w:noWrap/>
            <w:vAlign w:val="bottom"/>
            <w:hideMark/>
          </w:tcPr>
          <w:p w14:paraId="49F208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65354C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48BB7B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7C1E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616_0</w:t>
            </w:r>
          </w:p>
        </w:tc>
        <w:tc>
          <w:tcPr>
            <w:tcW w:w="673" w:type="dxa"/>
            <w:tcBorders>
              <w:top w:val="nil"/>
              <w:left w:val="nil"/>
              <w:bottom w:val="nil"/>
              <w:right w:val="nil"/>
            </w:tcBorders>
            <w:shd w:val="clear" w:color="auto" w:fill="auto"/>
            <w:noWrap/>
            <w:vAlign w:val="bottom"/>
            <w:hideMark/>
          </w:tcPr>
          <w:p w14:paraId="43AC17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3C1CEF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11.4</w:t>
            </w:r>
          </w:p>
        </w:tc>
        <w:tc>
          <w:tcPr>
            <w:tcW w:w="673" w:type="dxa"/>
            <w:tcBorders>
              <w:top w:val="nil"/>
              <w:left w:val="nil"/>
              <w:bottom w:val="nil"/>
              <w:right w:val="nil"/>
            </w:tcBorders>
            <w:shd w:val="clear" w:color="auto" w:fill="auto"/>
            <w:noWrap/>
            <w:vAlign w:val="bottom"/>
            <w:hideMark/>
          </w:tcPr>
          <w:p w14:paraId="3D2576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612CF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412A3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2A0455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033EA4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4" w:type="dxa"/>
            <w:tcBorders>
              <w:top w:val="nil"/>
              <w:left w:val="nil"/>
              <w:bottom w:val="nil"/>
              <w:right w:val="nil"/>
            </w:tcBorders>
            <w:shd w:val="clear" w:color="auto" w:fill="auto"/>
            <w:noWrap/>
            <w:vAlign w:val="bottom"/>
            <w:hideMark/>
          </w:tcPr>
          <w:p w14:paraId="1529E9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r>
      <w:tr w:rsidR="004B0B49" w:rsidRPr="0089132E" w14:paraId="7CA85E8A" w14:textId="77777777" w:rsidTr="004B0B49">
        <w:trPr>
          <w:trHeight w:val="300"/>
        </w:trPr>
        <w:tc>
          <w:tcPr>
            <w:tcW w:w="1166" w:type="dxa"/>
            <w:tcBorders>
              <w:top w:val="nil"/>
              <w:left w:val="nil"/>
              <w:bottom w:val="nil"/>
              <w:right w:val="nil"/>
            </w:tcBorders>
            <w:shd w:val="clear" w:color="auto" w:fill="auto"/>
            <w:noWrap/>
            <w:vAlign w:val="bottom"/>
            <w:hideMark/>
          </w:tcPr>
          <w:p w14:paraId="4E8A38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2793BD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69CE66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E34C6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616_1</w:t>
            </w:r>
          </w:p>
        </w:tc>
        <w:tc>
          <w:tcPr>
            <w:tcW w:w="673" w:type="dxa"/>
            <w:tcBorders>
              <w:top w:val="nil"/>
              <w:left w:val="nil"/>
              <w:bottom w:val="nil"/>
              <w:right w:val="nil"/>
            </w:tcBorders>
            <w:shd w:val="clear" w:color="auto" w:fill="auto"/>
            <w:noWrap/>
            <w:vAlign w:val="bottom"/>
            <w:hideMark/>
          </w:tcPr>
          <w:p w14:paraId="39A8E5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1F8A4A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w:t>
            </w:r>
          </w:p>
        </w:tc>
        <w:tc>
          <w:tcPr>
            <w:tcW w:w="673" w:type="dxa"/>
            <w:tcBorders>
              <w:top w:val="nil"/>
              <w:left w:val="nil"/>
              <w:bottom w:val="nil"/>
              <w:right w:val="nil"/>
            </w:tcBorders>
            <w:shd w:val="clear" w:color="auto" w:fill="auto"/>
            <w:noWrap/>
            <w:vAlign w:val="bottom"/>
            <w:hideMark/>
          </w:tcPr>
          <w:p w14:paraId="175B1B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1D28B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3DC90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635F2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40BF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6A0C80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5A6A842F" w14:textId="77777777" w:rsidTr="004B0B49">
        <w:trPr>
          <w:trHeight w:val="300"/>
        </w:trPr>
        <w:tc>
          <w:tcPr>
            <w:tcW w:w="1166" w:type="dxa"/>
            <w:tcBorders>
              <w:top w:val="nil"/>
              <w:left w:val="nil"/>
              <w:bottom w:val="nil"/>
              <w:right w:val="nil"/>
            </w:tcBorders>
            <w:shd w:val="clear" w:color="auto" w:fill="auto"/>
            <w:noWrap/>
            <w:vAlign w:val="bottom"/>
            <w:hideMark/>
          </w:tcPr>
          <w:p w14:paraId="623FDF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475FA6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3B7E328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36518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621_0</w:t>
            </w:r>
          </w:p>
        </w:tc>
        <w:tc>
          <w:tcPr>
            <w:tcW w:w="673" w:type="dxa"/>
            <w:tcBorders>
              <w:top w:val="nil"/>
              <w:left w:val="nil"/>
              <w:bottom w:val="nil"/>
              <w:right w:val="nil"/>
            </w:tcBorders>
            <w:shd w:val="clear" w:color="auto" w:fill="auto"/>
            <w:noWrap/>
            <w:vAlign w:val="bottom"/>
            <w:hideMark/>
          </w:tcPr>
          <w:p w14:paraId="0864B8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1AFD2A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D54FD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409927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74.4</w:t>
            </w:r>
          </w:p>
        </w:tc>
        <w:tc>
          <w:tcPr>
            <w:tcW w:w="673" w:type="dxa"/>
            <w:tcBorders>
              <w:top w:val="nil"/>
              <w:left w:val="nil"/>
              <w:bottom w:val="nil"/>
              <w:right w:val="nil"/>
            </w:tcBorders>
            <w:shd w:val="clear" w:color="auto" w:fill="auto"/>
            <w:noWrap/>
            <w:vAlign w:val="bottom"/>
            <w:hideMark/>
          </w:tcPr>
          <w:p w14:paraId="4E8EC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5790DC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6B734B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4" w:type="dxa"/>
            <w:tcBorders>
              <w:top w:val="nil"/>
              <w:left w:val="nil"/>
              <w:bottom w:val="nil"/>
              <w:right w:val="nil"/>
            </w:tcBorders>
            <w:shd w:val="clear" w:color="auto" w:fill="auto"/>
            <w:noWrap/>
            <w:vAlign w:val="bottom"/>
            <w:hideMark/>
          </w:tcPr>
          <w:p w14:paraId="411EEC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01530A10" w14:textId="77777777" w:rsidTr="004B0B49">
        <w:trPr>
          <w:trHeight w:val="300"/>
        </w:trPr>
        <w:tc>
          <w:tcPr>
            <w:tcW w:w="1166" w:type="dxa"/>
            <w:tcBorders>
              <w:top w:val="nil"/>
              <w:left w:val="nil"/>
              <w:bottom w:val="nil"/>
              <w:right w:val="nil"/>
            </w:tcBorders>
            <w:shd w:val="clear" w:color="auto" w:fill="auto"/>
            <w:noWrap/>
            <w:vAlign w:val="bottom"/>
            <w:hideMark/>
          </w:tcPr>
          <w:p w14:paraId="435DE9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WB0398</w:t>
            </w:r>
          </w:p>
        </w:tc>
        <w:tc>
          <w:tcPr>
            <w:tcW w:w="1320" w:type="dxa"/>
            <w:tcBorders>
              <w:top w:val="nil"/>
              <w:left w:val="nil"/>
              <w:bottom w:val="nil"/>
              <w:right w:val="nil"/>
            </w:tcBorders>
            <w:shd w:val="clear" w:color="auto" w:fill="auto"/>
            <w:noWrap/>
            <w:vAlign w:val="bottom"/>
            <w:hideMark/>
          </w:tcPr>
          <w:p w14:paraId="04C15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09618D1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E6EA3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621_1</w:t>
            </w:r>
          </w:p>
        </w:tc>
        <w:tc>
          <w:tcPr>
            <w:tcW w:w="673" w:type="dxa"/>
            <w:tcBorders>
              <w:top w:val="nil"/>
              <w:left w:val="nil"/>
              <w:bottom w:val="nil"/>
              <w:right w:val="nil"/>
            </w:tcBorders>
            <w:shd w:val="clear" w:color="auto" w:fill="auto"/>
            <w:noWrap/>
            <w:vAlign w:val="bottom"/>
            <w:hideMark/>
          </w:tcPr>
          <w:p w14:paraId="758D6C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D77CE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84078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2C4D1C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2553A8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1570E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27847E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4" w:type="dxa"/>
            <w:tcBorders>
              <w:top w:val="nil"/>
              <w:left w:val="nil"/>
              <w:bottom w:val="nil"/>
              <w:right w:val="nil"/>
            </w:tcBorders>
            <w:shd w:val="clear" w:color="auto" w:fill="auto"/>
            <w:noWrap/>
            <w:vAlign w:val="bottom"/>
            <w:hideMark/>
          </w:tcPr>
          <w:p w14:paraId="20EEB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A438466" w14:textId="77777777" w:rsidTr="004B0B49">
        <w:trPr>
          <w:trHeight w:val="300"/>
        </w:trPr>
        <w:tc>
          <w:tcPr>
            <w:tcW w:w="1166" w:type="dxa"/>
            <w:tcBorders>
              <w:top w:val="nil"/>
              <w:left w:val="nil"/>
              <w:bottom w:val="nil"/>
              <w:right w:val="nil"/>
            </w:tcBorders>
            <w:shd w:val="clear" w:color="auto" w:fill="auto"/>
            <w:noWrap/>
            <w:vAlign w:val="bottom"/>
            <w:hideMark/>
          </w:tcPr>
          <w:p w14:paraId="69B5B5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WB0386</w:t>
            </w:r>
          </w:p>
        </w:tc>
        <w:tc>
          <w:tcPr>
            <w:tcW w:w="1320" w:type="dxa"/>
            <w:tcBorders>
              <w:top w:val="nil"/>
              <w:left w:val="nil"/>
              <w:bottom w:val="nil"/>
              <w:right w:val="nil"/>
            </w:tcBorders>
            <w:shd w:val="clear" w:color="auto" w:fill="auto"/>
            <w:noWrap/>
            <w:vAlign w:val="bottom"/>
            <w:hideMark/>
          </w:tcPr>
          <w:p w14:paraId="7AFBC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7/31/2013</w:t>
            </w:r>
          </w:p>
        </w:tc>
        <w:tc>
          <w:tcPr>
            <w:tcW w:w="1114" w:type="dxa"/>
            <w:tcBorders>
              <w:top w:val="nil"/>
              <w:left w:val="nil"/>
              <w:bottom w:val="nil"/>
              <w:right w:val="nil"/>
            </w:tcBorders>
            <w:shd w:val="clear" w:color="auto" w:fill="auto"/>
            <w:noWrap/>
            <w:vAlign w:val="bottom"/>
            <w:hideMark/>
          </w:tcPr>
          <w:p w14:paraId="27459A1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434C0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630_0</w:t>
            </w:r>
          </w:p>
        </w:tc>
        <w:tc>
          <w:tcPr>
            <w:tcW w:w="673" w:type="dxa"/>
            <w:tcBorders>
              <w:top w:val="nil"/>
              <w:left w:val="nil"/>
              <w:bottom w:val="nil"/>
              <w:right w:val="nil"/>
            </w:tcBorders>
            <w:shd w:val="clear" w:color="auto" w:fill="auto"/>
            <w:noWrap/>
            <w:vAlign w:val="bottom"/>
            <w:hideMark/>
          </w:tcPr>
          <w:p w14:paraId="66C2A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12.9</w:t>
            </w:r>
          </w:p>
        </w:tc>
        <w:tc>
          <w:tcPr>
            <w:tcW w:w="673" w:type="dxa"/>
            <w:tcBorders>
              <w:top w:val="nil"/>
              <w:left w:val="nil"/>
              <w:bottom w:val="nil"/>
              <w:right w:val="nil"/>
            </w:tcBorders>
            <w:shd w:val="clear" w:color="auto" w:fill="auto"/>
            <w:noWrap/>
            <w:vAlign w:val="bottom"/>
            <w:hideMark/>
          </w:tcPr>
          <w:p w14:paraId="55C463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w:t>
            </w:r>
          </w:p>
        </w:tc>
        <w:tc>
          <w:tcPr>
            <w:tcW w:w="673" w:type="dxa"/>
            <w:tcBorders>
              <w:top w:val="nil"/>
              <w:left w:val="nil"/>
              <w:bottom w:val="nil"/>
              <w:right w:val="nil"/>
            </w:tcBorders>
            <w:shd w:val="clear" w:color="auto" w:fill="auto"/>
            <w:noWrap/>
            <w:vAlign w:val="bottom"/>
            <w:hideMark/>
          </w:tcPr>
          <w:p w14:paraId="6A362D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17.4</w:t>
            </w:r>
          </w:p>
        </w:tc>
        <w:tc>
          <w:tcPr>
            <w:tcW w:w="673" w:type="dxa"/>
            <w:tcBorders>
              <w:top w:val="nil"/>
              <w:left w:val="nil"/>
              <w:bottom w:val="nil"/>
              <w:right w:val="nil"/>
            </w:tcBorders>
            <w:shd w:val="clear" w:color="auto" w:fill="auto"/>
            <w:noWrap/>
            <w:vAlign w:val="bottom"/>
            <w:hideMark/>
          </w:tcPr>
          <w:p w14:paraId="3B8CD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382E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75BB7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14A0E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4" w:type="dxa"/>
            <w:tcBorders>
              <w:top w:val="nil"/>
              <w:left w:val="nil"/>
              <w:bottom w:val="nil"/>
              <w:right w:val="nil"/>
            </w:tcBorders>
            <w:shd w:val="clear" w:color="auto" w:fill="auto"/>
            <w:noWrap/>
            <w:vAlign w:val="bottom"/>
            <w:hideMark/>
          </w:tcPr>
          <w:p w14:paraId="7BBF05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CAE92FB" w14:textId="77777777" w:rsidTr="004B0B49">
        <w:trPr>
          <w:trHeight w:val="300"/>
        </w:trPr>
        <w:tc>
          <w:tcPr>
            <w:tcW w:w="1166" w:type="dxa"/>
            <w:tcBorders>
              <w:top w:val="nil"/>
              <w:left w:val="nil"/>
              <w:bottom w:val="nil"/>
              <w:right w:val="nil"/>
            </w:tcBorders>
            <w:shd w:val="clear" w:color="auto" w:fill="auto"/>
            <w:noWrap/>
            <w:vAlign w:val="bottom"/>
            <w:hideMark/>
          </w:tcPr>
          <w:p w14:paraId="3B3B29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WB0386</w:t>
            </w:r>
          </w:p>
        </w:tc>
        <w:tc>
          <w:tcPr>
            <w:tcW w:w="1320" w:type="dxa"/>
            <w:tcBorders>
              <w:top w:val="nil"/>
              <w:left w:val="nil"/>
              <w:bottom w:val="nil"/>
              <w:right w:val="nil"/>
            </w:tcBorders>
            <w:shd w:val="clear" w:color="auto" w:fill="auto"/>
            <w:noWrap/>
            <w:vAlign w:val="bottom"/>
            <w:hideMark/>
          </w:tcPr>
          <w:p w14:paraId="67A781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7/31/2013</w:t>
            </w:r>
          </w:p>
        </w:tc>
        <w:tc>
          <w:tcPr>
            <w:tcW w:w="1114" w:type="dxa"/>
            <w:tcBorders>
              <w:top w:val="nil"/>
              <w:left w:val="nil"/>
              <w:bottom w:val="nil"/>
              <w:right w:val="nil"/>
            </w:tcBorders>
            <w:shd w:val="clear" w:color="auto" w:fill="auto"/>
            <w:noWrap/>
            <w:vAlign w:val="bottom"/>
            <w:hideMark/>
          </w:tcPr>
          <w:p w14:paraId="2018850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B307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630_1</w:t>
            </w:r>
          </w:p>
        </w:tc>
        <w:tc>
          <w:tcPr>
            <w:tcW w:w="673" w:type="dxa"/>
            <w:tcBorders>
              <w:top w:val="nil"/>
              <w:left w:val="nil"/>
              <w:bottom w:val="nil"/>
              <w:right w:val="nil"/>
            </w:tcBorders>
            <w:shd w:val="clear" w:color="auto" w:fill="auto"/>
            <w:noWrap/>
            <w:vAlign w:val="bottom"/>
            <w:hideMark/>
          </w:tcPr>
          <w:p w14:paraId="5A3568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22.0</w:t>
            </w:r>
          </w:p>
        </w:tc>
        <w:tc>
          <w:tcPr>
            <w:tcW w:w="673" w:type="dxa"/>
            <w:tcBorders>
              <w:top w:val="nil"/>
              <w:left w:val="nil"/>
              <w:bottom w:val="nil"/>
              <w:right w:val="nil"/>
            </w:tcBorders>
            <w:shd w:val="clear" w:color="auto" w:fill="auto"/>
            <w:noWrap/>
            <w:vAlign w:val="bottom"/>
            <w:hideMark/>
          </w:tcPr>
          <w:p w14:paraId="4DFE18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F27A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w:t>
            </w:r>
          </w:p>
        </w:tc>
        <w:tc>
          <w:tcPr>
            <w:tcW w:w="673" w:type="dxa"/>
            <w:tcBorders>
              <w:top w:val="nil"/>
              <w:left w:val="nil"/>
              <w:bottom w:val="nil"/>
              <w:right w:val="nil"/>
            </w:tcBorders>
            <w:shd w:val="clear" w:color="auto" w:fill="auto"/>
            <w:noWrap/>
            <w:vAlign w:val="bottom"/>
            <w:hideMark/>
          </w:tcPr>
          <w:p w14:paraId="1C4A8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72AD69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3" w:type="dxa"/>
            <w:tcBorders>
              <w:top w:val="nil"/>
              <w:left w:val="nil"/>
              <w:bottom w:val="nil"/>
              <w:right w:val="nil"/>
            </w:tcBorders>
            <w:shd w:val="clear" w:color="auto" w:fill="auto"/>
            <w:noWrap/>
            <w:vAlign w:val="bottom"/>
            <w:hideMark/>
          </w:tcPr>
          <w:p w14:paraId="01A65E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683E3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4" w:type="dxa"/>
            <w:tcBorders>
              <w:top w:val="nil"/>
              <w:left w:val="nil"/>
              <w:bottom w:val="nil"/>
              <w:right w:val="nil"/>
            </w:tcBorders>
            <w:shd w:val="clear" w:color="auto" w:fill="auto"/>
            <w:noWrap/>
            <w:vAlign w:val="bottom"/>
            <w:hideMark/>
          </w:tcPr>
          <w:p w14:paraId="6CB81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009B2F6" w14:textId="77777777" w:rsidTr="004B0B49">
        <w:trPr>
          <w:trHeight w:val="300"/>
        </w:trPr>
        <w:tc>
          <w:tcPr>
            <w:tcW w:w="1166" w:type="dxa"/>
            <w:tcBorders>
              <w:top w:val="nil"/>
              <w:left w:val="nil"/>
              <w:bottom w:val="nil"/>
              <w:right w:val="nil"/>
            </w:tcBorders>
            <w:shd w:val="clear" w:color="auto" w:fill="auto"/>
            <w:noWrap/>
            <w:vAlign w:val="bottom"/>
            <w:hideMark/>
          </w:tcPr>
          <w:p w14:paraId="00499C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WB0413</w:t>
            </w:r>
          </w:p>
        </w:tc>
        <w:tc>
          <w:tcPr>
            <w:tcW w:w="1320" w:type="dxa"/>
            <w:tcBorders>
              <w:top w:val="nil"/>
              <w:left w:val="nil"/>
              <w:bottom w:val="nil"/>
              <w:right w:val="nil"/>
            </w:tcBorders>
            <w:shd w:val="clear" w:color="auto" w:fill="auto"/>
            <w:noWrap/>
            <w:vAlign w:val="bottom"/>
            <w:hideMark/>
          </w:tcPr>
          <w:p w14:paraId="2314E4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739B07C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8674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635_0</w:t>
            </w:r>
          </w:p>
        </w:tc>
        <w:tc>
          <w:tcPr>
            <w:tcW w:w="673" w:type="dxa"/>
            <w:tcBorders>
              <w:top w:val="nil"/>
              <w:left w:val="nil"/>
              <w:bottom w:val="nil"/>
              <w:right w:val="nil"/>
            </w:tcBorders>
            <w:shd w:val="clear" w:color="auto" w:fill="auto"/>
            <w:noWrap/>
            <w:vAlign w:val="bottom"/>
            <w:hideMark/>
          </w:tcPr>
          <w:p w14:paraId="4A2D3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52.1</w:t>
            </w:r>
          </w:p>
        </w:tc>
        <w:tc>
          <w:tcPr>
            <w:tcW w:w="673" w:type="dxa"/>
            <w:tcBorders>
              <w:top w:val="nil"/>
              <w:left w:val="nil"/>
              <w:bottom w:val="nil"/>
              <w:right w:val="nil"/>
            </w:tcBorders>
            <w:shd w:val="clear" w:color="auto" w:fill="auto"/>
            <w:noWrap/>
            <w:vAlign w:val="bottom"/>
            <w:hideMark/>
          </w:tcPr>
          <w:p w14:paraId="44492B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46038F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11927B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3B9898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68184B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07217C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4" w:type="dxa"/>
            <w:tcBorders>
              <w:top w:val="nil"/>
              <w:left w:val="nil"/>
              <w:bottom w:val="nil"/>
              <w:right w:val="nil"/>
            </w:tcBorders>
            <w:shd w:val="clear" w:color="auto" w:fill="auto"/>
            <w:noWrap/>
            <w:vAlign w:val="bottom"/>
            <w:hideMark/>
          </w:tcPr>
          <w:p w14:paraId="2AB014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r>
      <w:tr w:rsidR="004B0B49" w:rsidRPr="0089132E" w14:paraId="4912C5F1" w14:textId="77777777" w:rsidTr="004B0B49">
        <w:trPr>
          <w:trHeight w:val="300"/>
        </w:trPr>
        <w:tc>
          <w:tcPr>
            <w:tcW w:w="1166" w:type="dxa"/>
            <w:tcBorders>
              <w:top w:val="nil"/>
              <w:left w:val="nil"/>
              <w:bottom w:val="nil"/>
              <w:right w:val="nil"/>
            </w:tcBorders>
            <w:shd w:val="clear" w:color="auto" w:fill="auto"/>
            <w:noWrap/>
            <w:vAlign w:val="bottom"/>
            <w:hideMark/>
          </w:tcPr>
          <w:p w14:paraId="4F2361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WB0413</w:t>
            </w:r>
          </w:p>
        </w:tc>
        <w:tc>
          <w:tcPr>
            <w:tcW w:w="1320" w:type="dxa"/>
            <w:tcBorders>
              <w:top w:val="nil"/>
              <w:left w:val="nil"/>
              <w:bottom w:val="nil"/>
              <w:right w:val="nil"/>
            </w:tcBorders>
            <w:shd w:val="clear" w:color="auto" w:fill="auto"/>
            <w:noWrap/>
            <w:vAlign w:val="bottom"/>
            <w:hideMark/>
          </w:tcPr>
          <w:p w14:paraId="1B57D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15316A6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CAD9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635_1</w:t>
            </w:r>
          </w:p>
        </w:tc>
        <w:tc>
          <w:tcPr>
            <w:tcW w:w="673" w:type="dxa"/>
            <w:tcBorders>
              <w:top w:val="nil"/>
              <w:left w:val="nil"/>
              <w:bottom w:val="nil"/>
              <w:right w:val="nil"/>
            </w:tcBorders>
            <w:shd w:val="clear" w:color="auto" w:fill="auto"/>
            <w:noWrap/>
            <w:vAlign w:val="bottom"/>
            <w:hideMark/>
          </w:tcPr>
          <w:p w14:paraId="3813D5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6BEC21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5CE056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3" w:type="dxa"/>
            <w:tcBorders>
              <w:top w:val="nil"/>
              <w:left w:val="nil"/>
              <w:bottom w:val="nil"/>
              <w:right w:val="nil"/>
            </w:tcBorders>
            <w:shd w:val="clear" w:color="auto" w:fill="auto"/>
            <w:noWrap/>
            <w:vAlign w:val="bottom"/>
            <w:hideMark/>
          </w:tcPr>
          <w:p w14:paraId="25662E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w:t>
            </w:r>
          </w:p>
        </w:tc>
        <w:tc>
          <w:tcPr>
            <w:tcW w:w="673" w:type="dxa"/>
            <w:tcBorders>
              <w:top w:val="nil"/>
              <w:left w:val="nil"/>
              <w:bottom w:val="nil"/>
              <w:right w:val="nil"/>
            </w:tcBorders>
            <w:shd w:val="clear" w:color="auto" w:fill="auto"/>
            <w:noWrap/>
            <w:vAlign w:val="bottom"/>
            <w:hideMark/>
          </w:tcPr>
          <w:p w14:paraId="5C1F4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368BE3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2FAF7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w:t>
            </w:r>
          </w:p>
        </w:tc>
        <w:tc>
          <w:tcPr>
            <w:tcW w:w="674" w:type="dxa"/>
            <w:tcBorders>
              <w:top w:val="nil"/>
              <w:left w:val="nil"/>
              <w:bottom w:val="nil"/>
              <w:right w:val="nil"/>
            </w:tcBorders>
            <w:shd w:val="clear" w:color="auto" w:fill="auto"/>
            <w:noWrap/>
            <w:vAlign w:val="bottom"/>
            <w:hideMark/>
          </w:tcPr>
          <w:p w14:paraId="78B4BF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r>
      <w:tr w:rsidR="004B0B49" w:rsidRPr="0089132E" w14:paraId="1630DD32" w14:textId="77777777" w:rsidTr="004B0B49">
        <w:trPr>
          <w:trHeight w:val="300"/>
        </w:trPr>
        <w:tc>
          <w:tcPr>
            <w:tcW w:w="1166" w:type="dxa"/>
            <w:tcBorders>
              <w:top w:val="nil"/>
              <w:left w:val="nil"/>
              <w:bottom w:val="nil"/>
              <w:right w:val="nil"/>
            </w:tcBorders>
            <w:shd w:val="clear" w:color="auto" w:fill="auto"/>
            <w:noWrap/>
            <w:vAlign w:val="bottom"/>
            <w:hideMark/>
          </w:tcPr>
          <w:p w14:paraId="704095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MRC16</w:t>
            </w:r>
          </w:p>
        </w:tc>
        <w:tc>
          <w:tcPr>
            <w:tcW w:w="1320" w:type="dxa"/>
            <w:tcBorders>
              <w:top w:val="nil"/>
              <w:left w:val="nil"/>
              <w:bottom w:val="nil"/>
              <w:right w:val="nil"/>
            </w:tcBorders>
            <w:shd w:val="clear" w:color="auto" w:fill="auto"/>
            <w:noWrap/>
            <w:vAlign w:val="bottom"/>
            <w:hideMark/>
          </w:tcPr>
          <w:p w14:paraId="78B71F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10/2/2013</w:t>
            </w:r>
          </w:p>
        </w:tc>
        <w:tc>
          <w:tcPr>
            <w:tcW w:w="1114" w:type="dxa"/>
            <w:tcBorders>
              <w:top w:val="nil"/>
              <w:left w:val="nil"/>
              <w:bottom w:val="nil"/>
              <w:right w:val="nil"/>
            </w:tcBorders>
            <w:shd w:val="clear" w:color="auto" w:fill="auto"/>
            <w:noWrap/>
            <w:vAlign w:val="bottom"/>
            <w:hideMark/>
          </w:tcPr>
          <w:p w14:paraId="243644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0E6E9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646_0</w:t>
            </w:r>
          </w:p>
        </w:tc>
        <w:tc>
          <w:tcPr>
            <w:tcW w:w="673" w:type="dxa"/>
            <w:tcBorders>
              <w:top w:val="nil"/>
              <w:left w:val="nil"/>
              <w:bottom w:val="nil"/>
              <w:right w:val="nil"/>
            </w:tcBorders>
            <w:shd w:val="clear" w:color="auto" w:fill="auto"/>
            <w:noWrap/>
            <w:vAlign w:val="bottom"/>
            <w:hideMark/>
          </w:tcPr>
          <w:p w14:paraId="4587A8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0068B3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3" w:type="dxa"/>
            <w:tcBorders>
              <w:top w:val="nil"/>
              <w:left w:val="nil"/>
              <w:bottom w:val="nil"/>
              <w:right w:val="nil"/>
            </w:tcBorders>
            <w:shd w:val="clear" w:color="auto" w:fill="auto"/>
            <w:noWrap/>
            <w:vAlign w:val="bottom"/>
            <w:hideMark/>
          </w:tcPr>
          <w:p w14:paraId="4BB7B4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618679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7EE6B9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7460E2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43D83C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4" w:type="dxa"/>
            <w:tcBorders>
              <w:top w:val="nil"/>
              <w:left w:val="nil"/>
              <w:bottom w:val="nil"/>
              <w:right w:val="nil"/>
            </w:tcBorders>
            <w:shd w:val="clear" w:color="auto" w:fill="auto"/>
            <w:noWrap/>
            <w:vAlign w:val="bottom"/>
            <w:hideMark/>
          </w:tcPr>
          <w:p w14:paraId="599723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w:t>
            </w:r>
          </w:p>
        </w:tc>
      </w:tr>
      <w:tr w:rsidR="004B0B49" w:rsidRPr="0089132E" w14:paraId="65DDEA49" w14:textId="77777777" w:rsidTr="004B0B49">
        <w:trPr>
          <w:trHeight w:val="300"/>
        </w:trPr>
        <w:tc>
          <w:tcPr>
            <w:tcW w:w="1166" w:type="dxa"/>
            <w:tcBorders>
              <w:top w:val="nil"/>
              <w:left w:val="nil"/>
              <w:bottom w:val="nil"/>
              <w:right w:val="nil"/>
            </w:tcBorders>
            <w:shd w:val="clear" w:color="auto" w:fill="auto"/>
            <w:noWrap/>
            <w:vAlign w:val="bottom"/>
            <w:hideMark/>
          </w:tcPr>
          <w:p w14:paraId="6BA273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MRC16</w:t>
            </w:r>
          </w:p>
        </w:tc>
        <w:tc>
          <w:tcPr>
            <w:tcW w:w="1320" w:type="dxa"/>
            <w:tcBorders>
              <w:top w:val="nil"/>
              <w:left w:val="nil"/>
              <w:bottom w:val="nil"/>
              <w:right w:val="nil"/>
            </w:tcBorders>
            <w:shd w:val="clear" w:color="auto" w:fill="auto"/>
            <w:noWrap/>
            <w:vAlign w:val="bottom"/>
            <w:hideMark/>
          </w:tcPr>
          <w:p w14:paraId="5233C3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10/2/2013</w:t>
            </w:r>
          </w:p>
        </w:tc>
        <w:tc>
          <w:tcPr>
            <w:tcW w:w="1114" w:type="dxa"/>
            <w:tcBorders>
              <w:top w:val="nil"/>
              <w:left w:val="nil"/>
              <w:bottom w:val="nil"/>
              <w:right w:val="nil"/>
            </w:tcBorders>
            <w:shd w:val="clear" w:color="auto" w:fill="auto"/>
            <w:noWrap/>
            <w:vAlign w:val="bottom"/>
            <w:hideMark/>
          </w:tcPr>
          <w:p w14:paraId="26E636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8BD6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646_1</w:t>
            </w:r>
          </w:p>
        </w:tc>
        <w:tc>
          <w:tcPr>
            <w:tcW w:w="673" w:type="dxa"/>
            <w:tcBorders>
              <w:top w:val="nil"/>
              <w:left w:val="nil"/>
              <w:bottom w:val="nil"/>
              <w:right w:val="nil"/>
            </w:tcBorders>
            <w:shd w:val="clear" w:color="auto" w:fill="auto"/>
            <w:noWrap/>
            <w:vAlign w:val="bottom"/>
            <w:hideMark/>
          </w:tcPr>
          <w:p w14:paraId="460E7A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348F78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7F03E2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530886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97.7</w:t>
            </w:r>
          </w:p>
        </w:tc>
        <w:tc>
          <w:tcPr>
            <w:tcW w:w="673" w:type="dxa"/>
            <w:tcBorders>
              <w:top w:val="nil"/>
              <w:left w:val="nil"/>
              <w:bottom w:val="nil"/>
              <w:right w:val="nil"/>
            </w:tcBorders>
            <w:shd w:val="clear" w:color="auto" w:fill="auto"/>
            <w:noWrap/>
            <w:vAlign w:val="bottom"/>
            <w:hideMark/>
          </w:tcPr>
          <w:p w14:paraId="090B99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3" w:type="dxa"/>
            <w:tcBorders>
              <w:top w:val="nil"/>
              <w:left w:val="nil"/>
              <w:bottom w:val="nil"/>
              <w:right w:val="nil"/>
            </w:tcBorders>
            <w:shd w:val="clear" w:color="auto" w:fill="auto"/>
            <w:noWrap/>
            <w:vAlign w:val="bottom"/>
            <w:hideMark/>
          </w:tcPr>
          <w:p w14:paraId="1D0A02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241682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w:t>
            </w:r>
          </w:p>
        </w:tc>
        <w:tc>
          <w:tcPr>
            <w:tcW w:w="674" w:type="dxa"/>
            <w:tcBorders>
              <w:top w:val="nil"/>
              <w:left w:val="nil"/>
              <w:bottom w:val="nil"/>
              <w:right w:val="nil"/>
            </w:tcBorders>
            <w:shd w:val="clear" w:color="auto" w:fill="auto"/>
            <w:noWrap/>
            <w:vAlign w:val="bottom"/>
            <w:hideMark/>
          </w:tcPr>
          <w:p w14:paraId="0EA833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65D7F08D" w14:textId="77777777" w:rsidTr="004B0B49">
        <w:trPr>
          <w:trHeight w:val="300"/>
        </w:trPr>
        <w:tc>
          <w:tcPr>
            <w:tcW w:w="1166" w:type="dxa"/>
            <w:tcBorders>
              <w:top w:val="nil"/>
              <w:left w:val="nil"/>
              <w:bottom w:val="nil"/>
              <w:right w:val="nil"/>
            </w:tcBorders>
            <w:shd w:val="clear" w:color="auto" w:fill="auto"/>
            <w:noWrap/>
            <w:vAlign w:val="bottom"/>
            <w:hideMark/>
          </w:tcPr>
          <w:p w14:paraId="0D71D9C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WB202</w:t>
            </w:r>
          </w:p>
        </w:tc>
        <w:tc>
          <w:tcPr>
            <w:tcW w:w="1320" w:type="dxa"/>
            <w:tcBorders>
              <w:top w:val="nil"/>
              <w:left w:val="nil"/>
              <w:bottom w:val="nil"/>
              <w:right w:val="nil"/>
            </w:tcBorders>
            <w:shd w:val="clear" w:color="auto" w:fill="auto"/>
            <w:noWrap/>
            <w:vAlign w:val="bottom"/>
            <w:hideMark/>
          </w:tcPr>
          <w:p w14:paraId="63BC3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8/13/2013</w:t>
            </w:r>
          </w:p>
        </w:tc>
        <w:tc>
          <w:tcPr>
            <w:tcW w:w="1114" w:type="dxa"/>
            <w:tcBorders>
              <w:top w:val="nil"/>
              <w:left w:val="nil"/>
              <w:bottom w:val="nil"/>
              <w:right w:val="nil"/>
            </w:tcBorders>
            <w:shd w:val="clear" w:color="auto" w:fill="auto"/>
            <w:noWrap/>
            <w:vAlign w:val="bottom"/>
            <w:hideMark/>
          </w:tcPr>
          <w:p w14:paraId="47EDF78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3E2D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648_0</w:t>
            </w:r>
          </w:p>
        </w:tc>
        <w:tc>
          <w:tcPr>
            <w:tcW w:w="673" w:type="dxa"/>
            <w:tcBorders>
              <w:top w:val="nil"/>
              <w:left w:val="nil"/>
              <w:bottom w:val="nil"/>
              <w:right w:val="nil"/>
            </w:tcBorders>
            <w:shd w:val="clear" w:color="auto" w:fill="auto"/>
            <w:noWrap/>
            <w:vAlign w:val="bottom"/>
            <w:hideMark/>
          </w:tcPr>
          <w:p w14:paraId="5F6BC0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43D27E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22.0</w:t>
            </w:r>
          </w:p>
        </w:tc>
        <w:tc>
          <w:tcPr>
            <w:tcW w:w="673" w:type="dxa"/>
            <w:tcBorders>
              <w:top w:val="nil"/>
              <w:left w:val="nil"/>
              <w:bottom w:val="nil"/>
              <w:right w:val="nil"/>
            </w:tcBorders>
            <w:shd w:val="clear" w:color="auto" w:fill="auto"/>
            <w:noWrap/>
            <w:vAlign w:val="bottom"/>
            <w:hideMark/>
          </w:tcPr>
          <w:p w14:paraId="7D4918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c>
          <w:tcPr>
            <w:tcW w:w="673" w:type="dxa"/>
            <w:tcBorders>
              <w:top w:val="nil"/>
              <w:left w:val="nil"/>
              <w:bottom w:val="nil"/>
              <w:right w:val="nil"/>
            </w:tcBorders>
            <w:shd w:val="clear" w:color="auto" w:fill="auto"/>
            <w:noWrap/>
            <w:vAlign w:val="bottom"/>
            <w:hideMark/>
          </w:tcPr>
          <w:p w14:paraId="784C3E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1FFA98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3" w:type="dxa"/>
            <w:tcBorders>
              <w:top w:val="nil"/>
              <w:left w:val="nil"/>
              <w:bottom w:val="nil"/>
              <w:right w:val="nil"/>
            </w:tcBorders>
            <w:shd w:val="clear" w:color="auto" w:fill="auto"/>
            <w:noWrap/>
            <w:vAlign w:val="bottom"/>
            <w:hideMark/>
          </w:tcPr>
          <w:p w14:paraId="6BAC96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571BF6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4" w:type="dxa"/>
            <w:tcBorders>
              <w:top w:val="nil"/>
              <w:left w:val="nil"/>
              <w:bottom w:val="nil"/>
              <w:right w:val="nil"/>
            </w:tcBorders>
            <w:shd w:val="clear" w:color="auto" w:fill="auto"/>
            <w:noWrap/>
            <w:vAlign w:val="bottom"/>
            <w:hideMark/>
          </w:tcPr>
          <w:p w14:paraId="66C9C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516616F0" w14:textId="77777777" w:rsidTr="004B0B49">
        <w:trPr>
          <w:trHeight w:val="300"/>
        </w:trPr>
        <w:tc>
          <w:tcPr>
            <w:tcW w:w="1166" w:type="dxa"/>
            <w:tcBorders>
              <w:top w:val="nil"/>
              <w:left w:val="nil"/>
              <w:bottom w:val="nil"/>
              <w:right w:val="nil"/>
            </w:tcBorders>
            <w:shd w:val="clear" w:color="auto" w:fill="auto"/>
            <w:noWrap/>
            <w:vAlign w:val="bottom"/>
            <w:hideMark/>
          </w:tcPr>
          <w:p w14:paraId="28344E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WB202</w:t>
            </w:r>
          </w:p>
        </w:tc>
        <w:tc>
          <w:tcPr>
            <w:tcW w:w="1320" w:type="dxa"/>
            <w:tcBorders>
              <w:top w:val="nil"/>
              <w:left w:val="nil"/>
              <w:bottom w:val="nil"/>
              <w:right w:val="nil"/>
            </w:tcBorders>
            <w:shd w:val="clear" w:color="auto" w:fill="auto"/>
            <w:noWrap/>
            <w:vAlign w:val="bottom"/>
            <w:hideMark/>
          </w:tcPr>
          <w:p w14:paraId="79ABD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8/13/2013</w:t>
            </w:r>
          </w:p>
        </w:tc>
        <w:tc>
          <w:tcPr>
            <w:tcW w:w="1114" w:type="dxa"/>
            <w:tcBorders>
              <w:top w:val="nil"/>
              <w:left w:val="nil"/>
              <w:bottom w:val="nil"/>
              <w:right w:val="nil"/>
            </w:tcBorders>
            <w:shd w:val="clear" w:color="auto" w:fill="auto"/>
            <w:noWrap/>
            <w:vAlign w:val="bottom"/>
            <w:hideMark/>
          </w:tcPr>
          <w:p w14:paraId="50CB950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21D2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648_1</w:t>
            </w:r>
          </w:p>
        </w:tc>
        <w:tc>
          <w:tcPr>
            <w:tcW w:w="673" w:type="dxa"/>
            <w:tcBorders>
              <w:top w:val="nil"/>
              <w:left w:val="nil"/>
              <w:bottom w:val="nil"/>
              <w:right w:val="nil"/>
            </w:tcBorders>
            <w:shd w:val="clear" w:color="auto" w:fill="auto"/>
            <w:noWrap/>
            <w:vAlign w:val="bottom"/>
            <w:hideMark/>
          </w:tcPr>
          <w:p w14:paraId="058D2E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142CD2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c>
          <w:tcPr>
            <w:tcW w:w="673" w:type="dxa"/>
            <w:tcBorders>
              <w:top w:val="nil"/>
              <w:left w:val="nil"/>
              <w:bottom w:val="nil"/>
              <w:right w:val="nil"/>
            </w:tcBorders>
            <w:shd w:val="clear" w:color="auto" w:fill="auto"/>
            <w:noWrap/>
            <w:vAlign w:val="bottom"/>
            <w:hideMark/>
          </w:tcPr>
          <w:p w14:paraId="169D5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c>
          <w:tcPr>
            <w:tcW w:w="673" w:type="dxa"/>
            <w:tcBorders>
              <w:top w:val="nil"/>
              <w:left w:val="nil"/>
              <w:bottom w:val="nil"/>
              <w:right w:val="nil"/>
            </w:tcBorders>
            <w:shd w:val="clear" w:color="auto" w:fill="auto"/>
            <w:noWrap/>
            <w:vAlign w:val="bottom"/>
            <w:hideMark/>
          </w:tcPr>
          <w:p w14:paraId="2CE9F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26B381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4F770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23BE3A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c>
          <w:tcPr>
            <w:tcW w:w="674" w:type="dxa"/>
            <w:tcBorders>
              <w:top w:val="nil"/>
              <w:left w:val="nil"/>
              <w:bottom w:val="nil"/>
              <w:right w:val="nil"/>
            </w:tcBorders>
            <w:shd w:val="clear" w:color="auto" w:fill="auto"/>
            <w:noWrap/>
            <w:vAlign w:val="bottom"/>
            <w:hideMark/>
          </w:tcPr>
          <w:p w14:paraId="53CBED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r>
      <w:tr w:rsidR="004B0B49" w:rsidRPr="0089132E" w14:paraId="5960C3E0" w14:textId="77777777" w:rsidTr="004B0B49">
        <w:trPr>
          <w:trHeight w:val="300"/>
        </w:trPr>
        <w:tc>
          <w:tcPr>
            <w:tcW w:w="1166" w:type="dxa"/>
            <w:tcBorders>
              <w:top w:val="nil"/>
              <w:left w:val="nil"/>
              <w:bottom w:val="nil"/>
              <w:right w:val="nil"/>
            </w:tcBorders>
            <w:shd w:val="clear" w:color="auto" w:fill="auto"/>
            <w:noWrap/>
            <w:vAlign w:val="bottom"/>
            <w:hideMark/>
          </w:tcPr>
          <w:p w14:paraId="548ADC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MRC38</w:t>
            </w:r>
          </w:p>
        </w:tc>
        <w:tc>
          <w:tcPr>
            <w:tcW w:w="1320" w:type="dxa"/>
            <w:tcBorders>
              <w:top w:val="nil"/>
              <w:left w:val="nil"/>
              <w:bottom w:val="nil"/>
              <w:right w:val="nil"/>
            </w:tcBorders>
            <w:shd w:val="clear" w:color="auto" w:fill="auto"/>
            <w:noWrap/>
            <w:vAlign w:val="bottom"/>
            <w:hideMark/>
          </w:tcPr>
          <w:p w14:paraId="6E403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10/8/2014</w:t>
            </w:r>
          </w:p>
        </w:tc>
        <w:tc>
          <w:tcPr>
            <w:tcW w:w="1114" w:type="dxa"/>
            <w:tcBorders>
              <w:top w:val="nil"/>
              <w:left w:val="nil"/>
              <w:bottom w:val="nil"/>
              <w:right w:val="nil"/>
            </w:tcBorders>
            <w:shd w:val="clear" w:color="auto" w:fill="auto"/>
            <w:noWrap/>
            <w:vAlign w:val="bottom"/>
            <w:hideMark/>
          </w:tcPr>
          <w:p w14:paraId="30F18C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DA6C3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816_0</w:t>
            </w:r>
          </w:p>
        </w:tc>
        <w:tc>
          <w:tcPr>
            <w:tcW w:w="673" w:type="dxa"/>
            <w:tcBorders>
              <w:top w:val="nil"/>
              <w:left w:val="nil"/>
              <w:bottom w:val="nil"/>
              <w:right w:val="nil"/>
            </w:tcBorders>
            <w:shd w:val="clear" w:color="auto" w:fill="auto"/>
            <w:noWrap/>
            <w:vAlign w:val="bottom"/>
            <w:hideMark/>
          </w:tcPr>
          <w:p w14:paraId="41AF21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76A2BD5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C46DC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90.4</w:t>
            </w:r>
          </w:p>
        </w:tc>
        <w:tc>
          <w:tcPr>
            <w:tcW w:w="673" w:type="dxa"/>
            <w:tcBorders>
              <w:top w:val="nil"/>
              <w:left w:val="nil"/>
              <w:bottom w:val="nil"/>
              <w:right w:val="nil"/>
            </w:tcBorders>
            <w:shd w:val="clear" w:color="auto" w:fill="auto"/>
            <w:noWrap/>
            <w:vAlign w:val="bottom"/>
            <w:hideMark/>
          </w:tcPr>
          <w:p w14:paraId="257C195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4E58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13B6B1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62CECD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4" w:type="dxa"/>
            <w:tcBorders>
              <w:top w:val="nil"/>
              <w:left w:val="nil"/>
              <w:bottom w:val="nil"/>
              <w:right w:val="nil"/>
            </w:tcBorders>
            <w:shd w:val="clear" w:color="auto" w:fill="auto"/>
            <w:noWrap/>
            <w:vAlign w:val="bottom"/>
            <w:hideMark/>
          </w:tcPr>
          <w:p w14:paraId="32B809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r>
      <w:tr w:rsidR="004B0B49" w:rsidRPr="0089132E" w14:paraId="31850DA4" w14:textId="77777777" w:rsidTr="004B0B49">
        <w:trPr>
          <w:trHeight w:val="300"/>
        </w:trPr>
        <w:tc>
          <w:tcPr>
            <w:tcW w:w="1166" w:type="dxa"/>
            <w:tcBorders>
              <w:top w:val="nil"/>
              <w:left w:val="nil"/>
              <w:bottom w:val="nil"/>
              <w:right w:val="nil"/>
            </w:tcBorders>
            <w:shd w:val="clear" w:color="auto" w:fill="auto"/>
            <w:noWrap/>
            <w:vAlign w:val="bottom"/>
            <w:hideMark/>
          </w:tcPr>
          <w:p w14:paraId="704743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MRC38</w:t>
            </w:r>
          </w:p>
        </w:tc>
        <w:tc>
          <w:tcPr>
            <w:tcW w:w="1320" w:type="dxa"/>
            <w:tcBorders>
              <w:top w:val="nil"/>
              <w:left w:val="nil"/>
              <w:bottom w:val="nil"/>
              <w:right w:val="nil"/>
            </w:tcBorders>
            <w:shd w:val="clear" w:color="auto" w:fill="auto"/>
            <w:noWrap/>
            <w:vAlign w:val="bottom"/>
            <w:hideMark/>
          </w:tcPr>
          <w:p w14:paraId="790346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10/8/2014</w:t>
            </w:r>
          </w:p>
        </w:tc>
        <w:tc>
          <w:tcPr>
            <w:tcW w:w="1114" w:type="dxa"/>
            <w:tcBorders>
              <w:top w:val="nil"/>
              <w:left w:val="nil"/>
              <w:bottom w:val="nil"/>
              <w:right w:val="nil"/>
            </w:tcBorders>
            <w:shd w:val="clear" w:color="auto" w:fill="auto"/>
            <w:noWrap/>
            <w:vAlign w:val="bottom"/>
            <w:hideMark/>
          </w:tcPr>
          <w:p w14:paraId="0DC03E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33063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816_1</w:t>
            </w:r>
          </w:p>
        </w:tc>
        <w:tc>
          <w:tcPr>
            <w:tcW w:w="673" w:type="dxa"/>
            <w:tcBorders>
              <w:top w:val="nil"/>
              <w:left w:val="nil"/>
              <w:bottom w:val="nil"/>
              <w:right w:val="nil"/>
            </w:tcBorders>
            <w:shd w:val="clear" w:color="auto" w:fill="auto"/>
            <w:noWrap/>
            <w:vAlign w:val="bottom"/>
            <w:hideMark/>
          </w:tcPr>
          <w:p w14:paraId="125AE0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4366CF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w:t>
            </w:r>
          </w:p>
        </w:tc>
        <w:tc>
          <w:tcPr>
            <w:tcW w:w="673" w:type="dxa"/>
            <w:tcBorders>
              <w:top w:val="nil"/>
              <w:left w:val="nil"/>
              <w:bottom w:val="nil"/>
              <w:right w:val="nil"/>
            </w:tcBorders>
            <w:shd w:val="clear" w:color="auto" w:fill="auto"/>
            <w:noWrap/>
            <w:vAlign w:val="bottom"/>
            <w:hideMark/>
          </w:tcPr>
          <w:p w14:paraId="5A3D03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71B148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393AD3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c>
          <w:tcPr>
            <w:tcW w:w="673" w:type="dxa"/>
            <w:tcBorders>
              <w:top w:val="nil"/>
              <w:left w:val="nil"/>
              <w:bottom w:val="nil"/>
              <w:right w:val="nil"/>
            </w:tcBorders>
            <w:shd w:val="clear" w:color="auto" w:fill="auto"/>
            <w:noWrap/>
            <w:vAlign w:val="bottom"/>
            <w:hideMark/>
          </w:tcPr>
          <w:p w14:paraId="20CFA4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58DEBB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95.5</w:t>
            </w:r>
          </w:p>
        </w:tc>
        <w:tc>
          <w:tcPr>
            <w:tcW w:w="674" w:type="dxa"/>
            <w:tcBorders>
              <w:top w:val="nil"/>
              <w:left w:val="nil"/>
              <w:bottom w:val="nil"/>
              <w:right w:val="nil"/>
            </w:tcBorders>
            <w:shd w:val="clear" w:color="auto" w:fill="auto"/>
            <w:noWrap/>
            <w:vAlign w:val="bottom"/>
            <w:hideMark/>
          </w:tcPr>
          <w:p w14:paraId="73C040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r>
      <w:tr w:rsidR="004B0B49" w:rsidRPr="0089132E" w14:paraId="76F5B247" w14:textId="77777777" w:rsidTr="004B0B49">
        <w:trPr>
          <w:trHeight w:val="300"/>
        </w:trPr>
        <w:tc>
          <w:tcPr>
            <w:tcW w:w="1166" w:type="dxa"/>
            <w:tcBorders>
              <w:top w:val="nil"/>
              <w:left w:val="nil"/>
              <w:bottom w:val="nil"/>
              <w:right w:val="nil"/>
            </w:tcBorders>
            <w:shd w:val="clear" w:color="auto" w:fill="auto"/>
            <w:noWrap/>
            <w:vAlign w:val="bottom"/>
            <w:hideMark/>
          </w:tcPr>
          <w:p w14:paraId="58691E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MRW35</w:t>
            </w:r>
          </w:p>
        </w:tc>
        <w:tc>
          <w:tcPr>
            <w:tcW w:w="1320" w:type="dxa"/>
            <w:tcBorders>
              <w:top w:val="nil"/>
              <w:left w:val="nil"/>
              <w:bottom w:val="nil"/>
              <w:right w:val="nil"/>
            </w:tcBorders>
            <w:shd w:val="clear" w:color="auto" w:fill="auto"/>
            <w:noWrap/>
            <w:vAlign w:val="bottom"/>
            <w:hideMark/>
          </w:tcPr>
          <w:p w14:paraId="53C8B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9/24/2014</w:t>
            </w:r>
          </w:p>
        </w:tc>
        <w:tc>
          <w:tcPr>
            <w:tcW w:w="1114" w:type="dxa"/>
            <w:tcBorders>
              <w:top w:val="nil"/>
              <w:left w:val="nil"/>
              <w:bottom w:val="nil"/>
              <w:right w:val="nil"/>
            </w:tcBorders>
            <w:shd w:val="clear" w:color="auto" w:fill="auto"/>
            <w:noWrap/>
            <w:vAlign w:val="bottom"/>
            <w:hideMark/>
          </w:tcPr>
          <w:p w14:paraId="55FAB1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D6EFE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823_0</w:t>
            </w:r>
          </w:p>
        </w:tc>
        <w:tc>
          <w:tcPr>
            <w:tcW w:w="673" w:type="dxa"/>
            <w:tcBorders>
              <w:top w:val="nil"/>
              <w:left w:val="nil"/>
              <w:bottom w:val="nil"/>
              <w:right w:val="nil"/>
            </w:tcBorders>
            <w:shd w:val="clear" w:color="auto" w:fill="auto"/>
            <w:noWrap/>
            <w:vAlign w:val="bottom"/>
            <w:hideMark/>
          </w:tcPr>
          <w:p w14:paraId="762A3A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4D19EB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w:t>
            </w:r>
          </w:p>
        </w:tc>
        <w:tc>
          <w:tcPr>
            <w:tcW w:w="673" w:type="dxa"/>
            <w:tcBorders>
              <w:top w:val="nil"/>
              <w:left w:val="nil"/>
              <w:bottom w:val="nil"/>
              <w:right w:val="nil"/>
            </w:tcBorders>
            <w:shd w:val="clear" w:color="auto" w:fill="auto"/>
            <w:noWrap/>
            <w:vAlign w:val="bottom"/>
            <w:hideMark/>
          </w:tcPr>
          <w:p w14:paraId="7677A8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6792D8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0798AE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0771ED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38B5F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4" w:type="dxa"/>
            <w:tcBorders>
              <w:top w:val="nil"/>
              <w:left w:val="nil"/>
              <w:bottom w:val="nil"/>
              <w:right w:val="nil"/>
            </w:tcBorders>
            <w:shd w:val="clear" w:color="auto" w:fill="auto"/>
            <w:noWrap/>
            <w:vAlign w:val="bottom"/>
            <w:hideMark/>
          </w:tcPr>
          <w:p w14:paraId="37E8BF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62.7</w:t>
            </w:r>
          </w:p>
        </w:tc>
      </w:tr>
      <w:tr w:rsidR="004B0B49" w:rsidRPr="0089132E" w14:paraId="508CD73C" w14:textId="77777777" w:rsidTr="004B0B49">
        <w:trPr>
          <w:trHeight w:val="300"/>
        </w:trPr>
        <w:tc>
          <w:tcPr>
            <w:tcW w:w="1166" w:type="dxa"/>
            <w:tcBorders>
              <w:top w:val="nil"/>
              <w:left w:val="nil"/>
              <w:bottom w:val="nil"/>
              <w:right w:val="nil"/>
            </w:tcBorders>
            <w:shd w:val="clear" w:color="auto" w:fill="auto"/>
            <w:noWrap/>
            <w:vAlign w:val="bottom"/>
            <w:hideMark/>
          </w:tcPr>
          <w:p w14:paraId="4AC551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MRW35</w:t>
            </w:r>
          </w:p>
        </w:tc>
        <w:tc>
          <w:tcPr>
            <w:tcW w:w="1320" w:type="dxa"/>
            <w:tcBorders>
              <w:top w:val="nil"/>
              <w:left w:val="nil"/>
              <w:bottom w:val="nil"/>
              <w:right w:val="nil"/>
            </w:tcBorders>
            <w:shd w:val="clear" w:color="auto" w:fill="auto"/>
            <w:noWrap/>
            <w:vAlign w:val="bottom"/>
            <w:hideMark/>
          </w:tcPr>
          <w:p w14:paraId="0EC99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9/24/2014</w:t>
            </w:r>
          </w:p>
        </w:tc>
        <w:tc>
          <w:tcPr>
            <w:tcW w:w="1114" w:type="dxa"/>
            <w:tcBorders>
              <w:top w:val="nil"/>
              <w:left w:val="nil"/>
              <w:bottom w:val="nil"/>
              <w:right w:val="nil"/>
            </w:tcBorders>
            <w:shd w:val="clear" w:color="auto" w:fill="auto"/>
            <w:noWrap/>
            <w:vAlign w:val="bottom"/>
            <w:hideMark/>
          </w:tcPr>
          <w:p w14:paraId="676E96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88246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823_1</w:t>
            </w:r>
          </w:p>
        </w:tc>
        <w:tc>
          <w:tcPr>
            <w:tcW w:w="673" w:type="dxa"/>
            <w:tcBorders>
              <w:top w:val="nil"/>
              <w:left w:val="nil"/>
              <w:bottom w:val="nil"/>
              <w:right w:val="nil"/>
            </w:tcBorders>
            <w:shd w:val="clear" w:color="auto" w:fill="auto"/>
            <w:noWrap/>
            <w:vAlign w:val="bottom"/>
            <w:hideMark/>
          </w:tcPr>
          <w:p w14:paraId="58C762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740D59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c>
          <w:tcPr>
            <w:tcW w:w="673" w:type="dxa"/>
            <w:tcBorders>
              <w:top w:val="nil"/>
              <w:left w:val="nil"/>
              <w:bottom w:val="nil"/>
              <w:right w:val="nil"/>
            </w:tcBorders>
            <w:shd w:val="clear" w:color="auto" w:fill="auto"/>
            <w:noWrap/>
            <w:vAlign w:val="bottom"/>
            <w:hideMark/>
          </w:tcPr>
          <w:p w14:paraId="3F3AA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477CD07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A56AC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0A2BCA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4CF182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4" w:type="dxa"/>
            <w:tcBorders>
              <w:top w:val="nil"/>
              <w:left w:val="nil"/>
              <w:bottom w:val="nil"/>
              <w:right w:val="nil"/>
            </w:tcBorders>
            <w:shd w:val="clear" w:color="auto" w:fill="auto"/>
            <w:noWrap/>
            <w:vAlign w:val="bottom"/>
            <w:hideMark/>
          </w:tcPr>
          <w:p w14:paraId="6816DF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65.1</w:t>
            </w:r>
          </w:p>
        </w:tc>
      </w:tr>
      <w:tr w:rsidR="004B0B49" w:rsidRPr="0089132E" w14:paraId="33B87EA2" w14:textId="77777777" w:rsidTr="004B0B49">
        <w:trPr>
          <w:trHeight w:val="300"/>
        </w:trPr>
        <w:tc>
          <w:tcPr>
            <w:tcW w:w="1166" w:type="dxa"/>
            <w:tcBorders>
              <w:top w:val="nil"/>
              <w:left w:val="nil"/>
              <w:bottom w:val="nil"/>
              <w:right w:val="nil"/>
            </w:tcBorders>
            <w:shd w:val="clear" w:color="auto" w:fill="auto"/>
            <w:noWrap/>
            <w:vAlign w:val="bottom"/>
            <w:hideMark/>
          </w:tcPr>
          <w:p w14:paraId="4629EC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WB5</w:t>
            </w:r>
          </w:p>
        </w:tc>
        <w:tc>
          <w:tcPr>
            <w:tcW w:w="1320" w:type="dxa"/>
            <w:tcBorders>
              <w:top w:val="nil"/>
              <w:left w:val="nil"/>
              <w:bottom w:val="nil"/>
              <w:right w:val="nil"/>
            </w:tcBorders>
            <w:shd w:val="clear" w:color="auto" w:fill="auto"/>
            <w:noWrap/>
            <w:vAlign w:val="bottom"/>
            <w:hideMark/>
          </w:tcPr>
          <w:p w14:paraId="516DF2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10/9/2014</w:t>
            </w:r>
          </w:p>
        </w:tc>
        <w:tc>
          <w:tcPr>
            <w:tcW w:w="1114" w:type="dxa"/>
            <w:tcBorders>
              <w:top w:val="nil"/>
              <w:left w:val="nil"/>
              <w:bottom w:val="nil"/>
              <w:right w:val="nil"/>
            </w:tcBorders>
            <w:shd w:val="clear" w:color="auto" w:fill="auto"/>
            <w:noWrap/>
            <w:vAlign w:val="bottom"/>
            <w:hideMark/>
          </w:tcPr>
          <w:p w14:paraId="020F22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9A6E0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832_0</w:t>
            </w:r>
          </w:p>
        </w:tc>
        <w:tc>
          <w:tcPr>
            <w:tcW w:w="673" w:type="dxa"/>
            <w:tcBorders>
              <w:top w:val="nil"/>
              <w:left w:val="nil"/>
              <w:bottom w:val="nil"/>
              <w:right w:val="nil"/>
            </w:tcBorders>
            <w:shd w:val="clear" w:color="auto" w:fill="auto"/>
            <w:noWrap/>
            <w:vAlign w:val="bottom"/>
            <w:hideMark/>
          </w:tcPr>
          <w:p w14:paraId="32115B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5F02FE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3" w:type="dxa"/>
            <w:tcBorders>
              <w:top w:val="nil"/>
              <w:left w:val="nil"/>
              <w:bottom w:val="nil"/>
              <w:right w:val="nil"/>
            </w:tcBorders>
            <w:shd w:val="clear" w:color="auto" w:fill="auto"/>
            <w:noWrap/>
            <w:vAlign w:val="bottom"/>
            <w:hideMark/>
          </w:tcPr>
          <w:p w14:paraId="10DF16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596BAE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74.7</w:t>
            </w:r>
          </w:p>
        </w:tc>
        <w:tc>
          <w:tcPr>
            <w:tcW w:w="673" w:type="dxa"/>
            <w:tcBorders>
              <w:top w:val="nil"/>
              <w:left w:val="nil"/>
              <w:bottom w:val="nil"/>
              <w:right w:val="nil"/>
            </w:tcBorders>
            <w:shd w:val="clear" w:color="auto" w:fill="auto"/>
            <w:noWrap/>
            <w:vAlign w:val="bottom"/>
            <w:hideMark/>
          </w:tcPr>
          <w:p w14:paraId="13070E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10D58F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6BEDA6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4" w:type="dxa"/>
            <w:tcBorders>
              <w:top w:val="nil"/>
              <w:left w:val="nil"/>
              <w:bottom w:val="nil"/>
              <w:right w:val="nil"/>
            </w:tcBorders>
            <w:shd w:val="clear" w:color="auto" w:fill="auto"/>
            <w:noWrap/>
            <w:vAlign w:val="bottom"/>
            <w:hideMark/>
          </w:tcPr>
          <w:p w14:paraId="1718F6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r>
      <w:tr w:rsidR="004B0B49" w:rsidRPr="0089132E" w14:paraId="020C9023" w14:textId="77777777" w:rsidTr="004B0B49">
        <w:trPr>
          <w:trHeight w:val="300"/>
        </w:trPr>
        <w:tc>
          <w:tcPr>
            <w:tcW w:w="1166" w:type="dxa"/>
            <w:tcBorders>
              <w:top w:val="nil"/>
              <w:left w:val="nil"/>
              <w:bottom w:val="nil"/>
              <w:right w:val="nil"/>
            </w:tcBorders>
            <w:shd w:val="clear" w:color="auto" w:fill="auto"/>
            <w:noWrap/>
            <w:vAlign w:val="bottom"/>
            <w:hideMark/>
          </w:tcPr>
          <w:p w14:paraId="47DED1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WB5</w:t>
            </w:r>
          </w:p>
        </w:tc>
        <w:tc>
          <w:tcPr>
            <w:tcW w:w="1320" w:type="dxa"/>
            <w:tcBorders>
              <w:top w:val="nil"/>
              <w:left w:val="nil"/>
              <w:bottom w:val="nil"/>
              <w:right w:val="nil"/>
            </w:tcBorders>
            <w:shd w:val="clear" w:color="auto" w:fill="auto"/>
            <w:noWrap/>
            <w:vAlign w:val="bottom"/>
            <w:hideMark/>
          </w:tcPr>
          <w:p w14:paraId="4A22EA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10/9/2014</w:t>
            </w:r>
          </w:p>
        </w:tc>
        <w:tc>
          <w:tcPr>
            <w:tcW w:w="1114" w:type="dxa"/>
            <w:tcBorders>
              <w:top w:val="nil"/>
              <w:left w:val="nil"/>
              <w:bottom w:val="nil"/>
              <w:right w:val="nil"/>
            </w:tcBorders>
            <w:shd w:val="clear" w:color="auto" w:fill="auto"/>
            <w:noWrap/>
            <w:vAlign w:val="bottom"/>
            <w:hideMark/>
          </w:tcPr>
          <w:p w14:paraId="3879F3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9799C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832_1</w:t>
            </w:r>
          </w:p>
        </w:tc>
        <w:tc>
          <w:tcPr>
            <w:tcW w:w="673" w:type="dxa"/>
            <w:tcBorders>
              <w:top w:val="nil"/>
              <w:left w:val="nil"/>
              <w:bottom w:val="nil"/>
              <w:right w:val="nil"/>
            </w:tcBorders>
            <w:shd w:val="clear" w:color="auto" w:fill="auto"/>
            <w:noWrap/>
            <w:vAlign w:val="bottom"/>
            <w:hideMark/>
          </w:tcPr>
          <w:p w14:paraId="097524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6DFC97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35.6</w:t>
            </w:r>
          </w:p>
        </w:tc>
        <w:tc>
          <w:tcPr>
            <w:tcW w:w="673" w:type="dxa"/>
            <w:tcBorders>
              <w:top w:val="nil"/>
              <w:left w:val="nil"/>
              <w:bottom w:val="nil"/>
              <w:right w:val="nil"/>
            </w:tcBorders>
            <w:shd w:val="clear" w:color="auto" w:fill="auto"/>
            <w:noWrap/>
            <w:vAlign w:val="bottom"/>
            <w:hideMark/>
          </w:tcPr>
          <w:p w14:paraId="0E5EF4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3" w:type="dxa"/>
            <w:tcBorders>
              <w:top w:val="nil"/>
              <w:left w:val="nil"/>
              <w:bottom w:val="nil"/>
              <w:right w:val="nil"/>
            </w:tcBorders>
            <w:shd w:val="clear" w:color="auto" w:fill="auto"/>
            <w:noWrap/>
            <w:vAlign w:val="bottom"/>
            <w:hideMark/>
          </w:tcPr>
          <w:p w14:paraId="6BD4438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92F7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3E4A0C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39CA4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4" w:type="dxa"/>
            <w:tcBorders>
              <w:top w:val="nil"/>
              <w:left w:val="nil"/>
              <w:bottom w:val="nil"/>
              <w:right w:val="nil"/>
            </w:tcBorders>
            <w:shd w:val="clear" w:color="auto" w:fill="auto"/>
            <w:noWrap/>
            <w:vAlign w:val="bottom"/>
            <w:hideMark/>
          </w:tcPr>
          <w:p w14:paraId="20CD60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r>
      <w:tr w:rsidR="004B0B49" w:rsidRPr="0089132E" w14:paraId="757F40C7" w14:textId="77777777" w:rsidTr="004B0B49">
        <w:trPr>
          <w:trHeight w:val="300"/>
        </w:trPr>
        <w:tc>
          <w:tcPr>
            <w:tcW w:w="1166" w:type="dxa"/>
            <w:tcBorders>
              <w:top w:val="nil"/>
              <w:left w:val="nil"/>
              <w:bottom w:val="nil"/>
              <w:right w:val="nil"/>
            </w:tcBorders>
            <w:shd w:val="clear" w:color="auto" w:fill="auto"/>
            <w:noWrap/>
            <w:vAlign w:val="bottom"/>
            <w:hideMark/>
          </w:tcPr>
          <w:p w14:paraId="370243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6CF720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8/5/2015</w:t>
            </w:r>
          </w:p>
        </w:tc>
        <w:tc>
          <w:tcPr>
            <w:tcW w:w="1114" w:type="dxa"/>
            <w:tcBorders>
              <w:top w:val="nil"/>
              <w:left w:val="nil"/>
              <w:bottom w:val="nil"/>
              <w:right w:val="nil"/>
            </w:tcBorders>
            <w:shd w:val="clear" w:color="auto" w:fill="auto"/>
            <w:noWrap/>
            <w:vAlign w:val="bottom"/>
            <w:hideMark/>
          </w:tcPr>
          <w:p w14:paraId="5FA1B6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EBCB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949_0</w:t>
            </w:r>
          </w:p>
        </w:tc>
        <w:tc>
          <w:tcPr>
            <w:tcW w:w="673" w:type="dxa"/>
            <w:tcBorders>
              <w:top w:val="nil"/>
              <w:left w:val="nil"/>
              <w:bottom w:val="nil"/>
              <w:right w:val="nil"/>
            </w:tcBorders>
            <w:shd w:val="clear" w:color="auto" w:fill="auto"/>
            <w:noWrap/>
            <w:vAlign w:val="bottom"/>
            <w:hideMark/>
          </w:tcPr>
          <w:p w14:paraId="45F33C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1F77AC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w:t>
            </w:r>
          </w:p>
        </w:tc>
        <w:tc>
          <w:tcPr>
            <w:tcW w:w="673" w:type="dxa"/>
            <w:tcBorders>
              <w:top w:val="nil"/>
              <w:left w:val="nil"/>
              <w:bottom w:val="nil"/>
              <w:right w:val="nil"/>
            </w:tcBorders>
            <w:shd w:val="clear" w:color="auto" w:fill="auto"/>
            <w:noWrap/>
            <w:vAlign w:val="bottom"/>
            <w:hideMark/>
          </w:tcPr>
          <w:p w14:paraId="4D1C99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5D272C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79.9</w:t>
            </w:r>
          </w:p>
        </w:tc>
        <w:tc>
          <w:tcPr>
            <w:tcW w:w="673" w:type="dxa"/>
            <w:tcBorders>
              <w:top w:val="nil"/>
              <w:left w:val="nil"/>
              <w:bottom w:val="nil"/>
              <w:right w:val="nil"/>
            </w:tcBorders>
            <w:shd w:val="clear" w:color="auto" w:fill="auto"/>
            <w:noWrap/>
            <w:vAlign w:val="bottom"/>
            <w:hideMark/>
          </w:tcPr>
          <w:p w14:paraId="42F0B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7C849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49B4E0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76.6</w:t>
            </w:r>
          </w:p>
        </w:tc>
        <w:tc>
          <w:tcPr>
            <w:tcW w:w="674" w:type="dxa"/>
            <w:tcBorders>
              <w:top w:val="nil"/>
              <w:left w:val="nil"/>
              <w:bottom w:val="nil"/>
              <w:right w:val="nil"/>
            </w:tcBorders>
            <w:shd w:val="clear" w:color="auto" w:fill="auto"/>
            <w:noWrap/>
            <w:vAlign w:val="bottom"/>
            <w:hideMark/>
          </w:tcPr>
          <w:p w14:paraId="3B02C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r>
      <w:tr w:rsidR="004B0B49" w:rsidRPr="0089132E" w14:paraId="34F723A7" w14:textId="77777777" w:rsidTr="004B0B49">
        <w:trPr>
          <w:trHeight w:val="300"/>
        </w:trPr>
        <w:tc>
          <w:tcPr>
            <w:tcW w:w="1166" w:type="dxa"/>
            <w:tcBorders>
              <w:top w:val="nil"/>
              <w:left w:val="nil"/>
              <w:bottom w:val="nil"/>
              <w:right w:val="nil"/>
            </w:tcBorders>
            <w:shd w:val="clear" w:color="auto" w:fill="auto"/>
            <w:noWrap/>
            <w:vAlign w:val="bottom"/>
            <w:hideMark/>
          </w:tcPr>
          <w:p w14:paraId="2DE512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4814A3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8/5/2015</w:t>
            </w:r>
          </w:p>
        </w:tc>
        <w:tc>
          <w:tcPr>
            <w:tcW w:w="1114" w:type="dxa"/>
            <w:tcBorders>
              <w:top w:val="nil"/>
              <w:left w:val="nil"/>
              <w:bottom w:val="nil"/>
              <w:right w:val="nil"/>
            </w:tcBorders>
            <w:shd w:val="clear" w:color="auto" w:fill="auto"/>
            <w:noWrap/>
            <w:vAlign w:val="bottom"/>
            <w:hideMark/>
          </w:tcPr>
          <w:p w14:paraId="5AC230C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D71B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949_1</w:t>
            </w:r>
          </w:p>
        </w:tc>
        <w:tc>
          <w:tcPr>
            <w:tcW w:w="673" w:type="dxa"/>
            <w:tcBorders>
              <w:top w:val="nil"/>
              <w:left w:val="nil"/>
              <w:bottom w:val="nil"/>
              <w:right w:val="nil"/>
            </w:tcBorders>
            <w:shd w:val="clear" w:color="auto" w:fill="auto"/>
            <w:noWrap/>
            <w:vAlign w:val="bottom"/>
            <w:hideMark/>
          </w:tcPr>
          <w:p w14:paraId="653ADD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1E5BC1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116CA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2262B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c>
          <w:tcPr>
            <w:tcW w:w="673" w:type="dxa"/>
            <w:tcBorders>
              <w:top w:val="nil"/>
              <w:left w:val="nil"/>
              <w:bottom w:val="nil"/>
              <w:right w:val="nil"/>
            </w:tcBorders>
            <w:shd w:val="clear" w:color="auto" w:fill="auto"/>
            <w:noWrap/>
            <w:vAlign w:val="bottom"/>
            <w:hideMark/>
          </w:tcPr>
          <w:p w14:paraId="3F1A9E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7B2C75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739E50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1B80BD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r>
      <w:tr w:rsidR="004B0B49" w:rsidRPr="0089132E" w14:paraId="33B34A55" w14:textId="77777777" w:rsidTr="004B0B49">
        <w:trPr>
          <w:trHeight w:val="300"/>
        </w:trPr>
        <w:tc>
          <w:tcPr>
            <w:tcW w:w="1166" w:type="dxa"/>
            <w:tcBorders>
              <w:top w:val="nil"/>
              <w:left w:val="nil"/>
              <w:bottom w:val="nil"/>
              <w:right w:val="nil"/>
            </w:tcBorders>
            <w:shd w:val="clear" w:color="auto" w:fill="auto"/>
            <w:noWrap/>
            <w:vAlign w:val="bottom"/>
            <w:hideMark/>
          </w:tcPr>
          <w:p w14:paraId="081F7B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3AD3F8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8/4/2015</w:t>
            </w:r>
          </w:p>
        </w:tc>
        <w:tc>
          <w:tcPr>
            <w:tcW w:w="1114" w:type="dxa"/>
            <w:tcBorders>
              <w:top w:val="nil"/>
              <w:left w:val="nil"/>
              <w:bottom w:val="nil"/>
              <w:right w:val="nil"/>
            </w:tcBorders>
            <w:shd w:val="clear" w:color="auto" w:fill="auto"/>
            <w:noWrap/>
            <w:vAlign w:val="bottom"/>
            <w:hideMark/>
          </w:tcPr>
          <w:p w14:paraId="70E332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71DE5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970_0</w:t>
            </w:r>
          </w:p>
        </w:tc>
        <w:tc>
          <w:tcPr>
            <w:tcW w:w="673" w:type="dxa"/>
            <w:tcBorders>
              <w:top w:val="nil"/>
              <w:left w:val="nil"/>
              <w:bottom w:val="nil"/>
              <w:right w:val="nil"/>
            </w:tcBorders>
            <w:shd w:val="clear" w:color="auto" w:fill="auto"/>
            <w:noWrap/>
            <w:vAlign w:val="bottom"/>
            <w:hideMark/>
          </w:tcPr>
          <w:p w14:paraId="30FA8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c>
          <w:tcPr>
            <w:tcW w:w="673" w:type="dxa"/>
            <w:tcBorders>
              <w:top w:val="nil"/>
              <w:left w:val="nil"/>
              <w:bottom w:val="nil"/>
              <w:right w:val="nil"/>
            </w:tcBorders>
            <w:shd w:val="clear" w:color="auto" w:fill="auto"/>
            <w:noWrap/>
            <w:vAlign w:val="bottom"/>
            <w:hideMark/>
          </w:tcPr>
          <w:p w14:paraId="153E14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0996E4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7CBE14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2336C1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06BBD4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6EDFC5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84.4</w:t>
            </w:r>
          </w:p>
        </w:tc>
        <w:tc>
          <w:tcPr>
            <w:tcW w:w="674" w:type="dxa"/>
            <w:tcBorders>
              <w:top w:val="nil"/>
              <w:left w:val="nil"/>
              <w:bottom w:val="nil"/>
              <w:right w:val="nil"/>
            </w:tcBorders>
            <w:shd w:val="clear" w:color="auto" w:fill="auto"/>
            <w:noWrap/>
            <w:vAlign w:val="bottom"/>
            <w:hideMark/>
          </w:tcPr>
          <w:p w14:paraId="19B79A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79.0</w:t>
            </w:r>
          </w:p>
        </w:tc>
      </w:tr>
      <w:tr w:rsidR="004B0B49" w:rsidRPr="0089132E" w14:paraId="50C485AE" w14:textId="77777777" w:rsidTr="004B0B49">
        <w:trPr>
          <w:trHeight w:val="300"/>
        </w:trPr>
        <w:tc>
          <w:tcPr>
            <w:tcW w:w="1166" w:type="dxa"/>
            <w:tcBorders>
              <w:top w:val="nil"/>
              <w:left w:val="nil"/>
              <w:bottom w:val="nil"/>
              <w:right w:val="nil"/>
            </w:tcBorders>
            <w:shd w:val="clear" w:color="auto" w:fill="auto"/>
            <w:noWrap/>
            <w:vAlign w:val="bottom"/>
            <w:hideMark/>
          </w:tcPr>
          <w:p w14:paraId="00377B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6B94D7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8/4/2015</w:t>
            </w:r>
          </w:p>
        </w:tc>
        <w:tc>
          <w:tcPr>
            <w:tcW w:w="1114" w:type="dxa"/>
            <w:tcBorders>
              <w:top w:val="nil"/>
              <w:left w:val="nil"/>
              <w:bottom w:val="nil"/>
              <w:right w:val="nil"/>
            </w:tcBorders>
            <w:shd w:val="clear" w:color="auto" w:fill="auto"/>
            <w:noWrap/>
            <w:vAlign w:val="bottom"/>
            <w:hideMark/>
          </w:tcPr>
          <w:p w14:paraId="481122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4733D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970_1</w:t>
            </w:r>
          </w:p>
        </w:tc>
        <w:tc>
          <w:tcPr>
            <w:tcW w:w="673" w:type="dxa"/>
            <w:tcBorders>
              <w:top w:val="nil"/>
              <w:left w:val="nil"/>
              <w:bottom w:val="nil"/>
              <w:right w:val="nil"/>
            </w:tcBorders>
            <w:shd w:val="clear" w:color="auto" w:fill="auto"/>
            <w:noWrap/>
            <w:vAlign w:val="bottom"/>
            <w:hideMark/>
          </w:tcPr>
          <w:p w14:paraId="641A4A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5F9DF9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4A7A3F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c>
          <w:tcPr>
            <w:tcW w:w="673" w:type="dxa"/>
            <w:tcBorders>
              <w:top w:val="nil"/>
              <w:left w:val="nil"/>
              <w:bottom w:val="nil"/>
              <w:right w:val="nil"/>
            </w:tcBorders>
            <w:shd w:val="clear" w:color="auto" w:fill="auto"/>
            <w:noWrap/>
            <w:vAlign w:val="bottom"/>
            <w:hideMark/>
          </w:tcPr>
          <w:p w14:paraId="4EE215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5253EB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788D63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c>
          <w:tcPr>
            <w:tcW w:w="673" w:type="dxa"/>
            <w:tcBorders>
              <w:top w:val="nil"/>
              <w:left w:val="nil"/>
              <w:bottom w:val="nil"/>
              <w:right w:val="nil"/>
            </w:tcBorders>
            <w:shd w:val="clear" w:color="auto" w:fill="auto"/>
            <w:noWrap/>
            <w:vAlign w:val="bottom"/>
            <w:hideMark/>
          </w:tcPr>
          <w:p w14:paraId="633568C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3020D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r>
      <w:tr w:rsidR="004B0B49" w:rsidRPr="0089132E" w14:paraId="23D593E4" w14:textId="77777777" w:rsidTr="004B0B49">
        <w:trPr>
          <w:trHeight w:val="300"/>
        </w:trPr>
        <w:tc>
          <w:tcPr>
            <w:tcW w:w="1166" w:type="dxa"/>
            <w:tcBorders>
              <w:top w:val="nil"/>
              <w:left w:val="nil"/>
              <w:bottom w:val="nil"/>
              <w:right w:val="nil"/>
            </w:tcBorders>
            <w:shd w:val="clear" w:color="auto" w:fill="auto"/>
            <w:noWrap/>
            <w:vAlign w:val="bottom"/>
            <w:hideMark/>
          </w:tcPr>
          <w:p w14:paraId="1E494E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WB0450</w:t>
            </w:r>
          </w:p>
        </w:tc>
        <w:tc>
          <w:tcPr>
            <w:tcW w:w="1320" w:type="dxa"/>
            <w:tcBorders>
              <w:top w:val="nil"/>
              <w:left w:val="nil"/>
              <w:bottom w:val="nil"/>
              <w:right w:val="nil"/>
            </w:tcBorders>
            <w:shd w:val="clear" w:color="auto" w:fill="auto"/>
            <w:noWrap/>
            <w:vAlign w:val="bottom"/>
            <w:hideMark/>
          </w:tcPr>
          <w:p w14:paraId="7D456E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8/31/2015</w:t>
            </w:r>
          </w:p>
        </w:tc>
        <w:tc>
          <w:tcPr>
            <w:tcW w:w="1114" w:type="dxa"/>
            <w:tcBorders>
              <w:top w:val="nil"/>
              <w:left w:val="nil"/>
              <w:bottom w:val="nil"/>
              <w:right w:val="nil"/>
            </w:tcBorders>
            <w:shd w:val="clear" w:color="auto" w:fill="auto"/>
            <w:noWrap/>
            <w:vAlign w:val="bottom"/>
            <w:hideMark/>
          </w:tcPr>
          <w:p w14:paraId="6BB562A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97A5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981_0</w:t>
            </w:r>
          </w:p>
        </w:tc>
        <w:tc>
          <w:tcPr>
            <w:tcW w:w="673" w:type="dxa"/>
            <w:tcBorders>
              <w:top w:val="nil"/>
              <w:left w:val="nil"/>
              <w:bottom w:val="nil"/>
              <w:right w:val="nil"/>
            </w:tcBorders>
            <w:shd w:val="clear" w:color="auto" w:fill="auto"/>
            <w:noWrap/>
            <w:vAlign w:val="bottom"/>
            <w:hideMark/>
          </w:tcPr>
          <w:p w14:paraId="5CAE1B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1E572A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11102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33.2</w:t>
            </w:r>
          </w:p>
        </w:tc>
        <w:tc>
          <w:tcPr>
            <w:tcW w:w="673" w:type="dxa"/>
            <w:tcBorders>
              <w:top w:val="nil"/>
              <w:left w:val="nil"/>
              <w:bottom w:val="nil"/>
              <w:right w:val="nil"/>
            </w:tcBorders>
            <w:shd w:val="clear" w:color="auto" w:fill="auto"/>
            <w:noWrap/>
            <w:vAlign w:val="bottom"/>
            <w:hideMark/>
          </w:tcPr>
          <w:p w14:paraId="549FF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18A9F5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c>
          <w:tcPr>
            <w:tcW w:w="673" w:type="dxa"/>
            <w:tcBorders>
              <w:top w:val="nil"/>
              <w:left w:val="nil"/>
              <w:bottom w:val="nil"/>
              <w:right w:val="nil"/>
            </w:tcBorders>
            <w:shd w:val="clear" w:color="auto" w:fill="auto"/>
            <w:noWrap/>
            <w:vAlign w:val="bottom"/>
            <w:hideMark/>
          </w:tcPr>
          <w:p w14:paraId="4B4049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7C5CE9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4" w:type="dxa"/>
            <w:tcBorders>
              <w:top w:val="nil"/>
              <w:left w:val="nil"/>
              <w:bottom w:val="nil"/>
              <w:right w:val="nil"/>
            </w:tcBorders>
            <w:shd w:val="clear" w:color="auto" w:fill="auto"/>
            <w:noWrap/>
            <w:vAlign w:val="bottom"/>
            <w:hideMark/>
          </w:tcPr>
          <w:p w14:paraId="1378F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r>
      <w:tr w:rsidR="004B0B49" w:rsidRPr="0089132E" w14:paraId="611D455E" w14:textId="77777777" w:rsidTr="004B0B49">
        <w:trPr>
          <w:trHeight w:val="300"/>
        </w:trPr>
        <w:tc>
          <w:tcPr>
            <w:tcW w:w="1166" w:type="dxa"/>
            <w:tcBorders>
              <w:top w:val="nil"/>
              <w:left w:val="nil"/>
              <w:bottom w:val="nil"/>
              <w:right w:val="nil"/>
            </w:tcBorders>
            <w:shd w:val="clear" w:color="auto" w:fill="auto"/>
            <w:noWrap/>
            <w:vAlign w:val="bottom"/>
            <w:hideMark/>
          </w:tcPr>
          <w:p w14:paraId="539749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WB0450</w:t>
            </w:r>
          </w:p>
        </w:tc>
        <w:tc>
          <w:tcPr>
            <w:tcW w:w="1320" w:type="dxa"/>
            <w:tcBorders>
              <w:top w:val="nil"/>
              <w:left w:val="nil"/>
              <w:bottom w:val="nil"/>
              <w:right w:val="nil"/>
            </w:tcBorders>
            <w:shd w:val="clear" w:color="auto" w:fill="auto"/>
            <w:noWrap/>
            <w:vAlign w:val="bottom"/>
            <w:hideMark/>
          </w:tcPr>
          <w:p w14:paraId="6DDD2C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8/31/2015</w:t>
            </w:r>
          </w:p>
        </w:tc>
        <w:tc>
          <w:tcPr>
            <w:tcW w:w="1114" w:type="dxa"/>
            <w:tcBorders>
              <w:top w:val="nil"/>
              <w:left w:val="nil"/>
              <w:bottom w:val="nil"/>
              <w:right w:val="nil"/>
            </w:tcBorders>
            <w:shd w:val="clear" w:color="auto" w:fill="auto"/>
            <w:noWrap/>
            <w:vAlign w:val="bottom"/>
            <w:hideMark/>
          </w:tcPr>
          <w:p w14:paraId="58FDA58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C480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981_1</w:t>
            </w:r>
          </w:p>
        </w:tc>
        <w:tc>
          <w:tcPr>
            <w:tcW w:w="673" w:type="dxa"/>
            <w:tcBorders>
              <w:top w:val="nil"/>
              <w:left w:val="nil"/>
              <w:bottom w:val="nil"/>
              <w:right w:val="nil"/>
            </w:tcBorders>
            <w:shd w:val="clear" w:color="auto" w:fill="auto"/>
            <w:noWrap/>
            <w:vAlign w:val="bottom"/>
            <w:hideMark/>
          </w:tcPr>
          <w:p w14:paraId="2E812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2CAFBA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6C9074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CDB61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0746F2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47C817F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24BC6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w:t>
            </w:r>
          </w:p>
        </w:tc>
        <w:tc>
          <w:tcPr>
            <w:tcW w:w="674" w:type="dxa"/>
            <w:tcBorders>
              <w:top w:val="nil"/>
              <w:left w:val="nil"/>
              <w:bottom w:val="nil"/>
              <w:right w:val="nil"/>
            </w:tcBorders>
            <w:shd w:val="clear" w:color="auto" w:fill="auto"/>
            <w:noWrap/>
            <w:vAlign w:val="bottom"/>
            <w:hideMark/>
          </w:tcPr>
          <w:p w14:paraId="101A6E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r>
      <w:tr w:rsidR="004B0B49" w:rsidRPr="0089132E" w14:paraId="120E51F5" w14:textId="77777777" w:rsidTr="004B0B49">
        <w:trPr>
          <w:trHeight w:val="300"/>
        </w:trPr>
        <w:tc>
          <w:tcPr>
            <w:tcW w:w="1166" w:type="dxa"/>
            <w:tcBorders>
              <w:top w:val="nil"/>
              <w:left w:val="nil"/>
              <w:bottom w:val="nil"/>
              <w:right w:val="nil"/>
            </w:tcBorders>
            <w:shd w:val="clear" w:color="auto" w:fill="auto"/>
            <w:noWrap/>
            <w:vAlign w:val="bottom"/>
            <w:hideMark/>
          </w:tcPr>
          <w:p w14:paraId="3AFB22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WB0457</w:t>
            </w:r>
          </w:p>
        </w:tc>
        <w:tc>
          <w:tcPr>
            <w:tcW w:w="1320" w:type="dxa"/>
            <w:tcBorders>
              <w:top w:val="nil"/>
              <w:left w:val="nil"/>
              <w:bottom w:val="nil"/>
              <w:right w:val="nil"/>
            </w:tcBorders>
            <w:shd w:val="clear" w:color="auto" w:fill="auto"/>
            <w:noWrap/>
            <w:vAlign w:val="bottom"/>
            <w:hideMark/>
          </w:tcPr>
          <w:p w14:paraId="4F750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10/15/2015</w:t>
            </w:r>
          </w:p>
        </w:tc>
        <w:tc>
          <w:tcPr>
            <w:tcW w:w="1114" w:type="dxa"/>
            <w:tcBorders>
              <w:top w:val="nil"/>
              <w:left w:val="nil"/>
              <w:bottom w:val="nil"/>
              <w:right w:val="nil"/>
            </w:tcBorders>
            <w:shd w:val="clear" w:color="auto" w:fill="auto"/>
            <w:noWrap/>
            <w:vAlign w:val="bottom"/>
            <w:hideMark/>
          </w:tcPr>
          <w:p w14:paraId="56B9131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1E84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991_0</w:t>
            </w:r>
          </w:p>
        </w:tc>
        <w:tc>
          <w:tcPr>
            <w:tcW w:w="673" w:type="dxa"/>
            <w:tcBorders>
              <w:top w:val="nil"/>
              <w:left w:val="nil"/>
              <w:bottom w:val="nil"/>
              <w:right w:val="nil"/>
            </w:tcBorders>
            <w:shd w:val="clear" w:color="auto" w:fill="auto"/>
            <w:noWrap/>
            <w:vAlign w:val="bottom"/>
            <w:hideMark/>
          </w:tcPr>
          <w:p w14:paraId="4EC22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09F9CC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4F37F6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w:t>
            </w:r>
          </w:p>
        </w:tc>
        <w:tc>
          <w:tcPr>
            <w:tcW w:w="673" w:type="dxa"/>
            <w:tcBorders>
              <w:top w:val="nil"/>
              <w:left w:val="nil"/>
              <w:bottom w:val="nil"/>
              <w:right w:val="nil"/>
            </w:tcBorders>
            <w:shd w:val="clear" w:color="auto" w:fill="auto"/>
            <w:noWrap/>
            <w:vAlign w:val="bottom"/>
            <w:hideMark/>
          </w:tcPr>
          <w:p w14:paraId="3102A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DB698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29.5</w:t>
            </w:r>
          </w:p>
        </w:tc>
        <w:tc>
          <w:tcPr>
            <w:tcW w:w="673" w:type="dxa"/>
            <w:tcBorders>
              <w:top w:val="nil"/>
              <w:left w:val="nil"/>
              <w:bottom w:val="nil"/>
              <w:right w:val="nil"/>
            </w:tcBorders>
            <w:shd w:val="clear" w:color="auto" w:fill="auto"/>
            <w:noWrap/>
            <w:vAlign w:val="bottom"/>
            <w:hideMark/>
          </w:tcPr>
          <w:p w14:paraId="70F80F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77680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4" w:type="dxa"/>
            <w:tcBorders>
              <w:top w:val="nil"/>
              <w:left w:val="nil"/>
              <w:bottom w:val="nil"/>
              <w:right w:val="nil"/>
            </w:tcBorders>
            <w:shd w:val="clear" w:color="auto" w:fill="auto"/>
            <w:noWrap/>
            <w:vAlign w:val="bottom"/>
            <w:hideMark/>
          </w:tcPr>
          <w:p w14:paraId="6BE382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r>
      <w:tr w:rsidR="004B0B49" w:rsidRPr="0089132E" w14:paraId="719701C2" w14:textId="77777777" w:rsidTr="004B0B49">
        <w:trPr>
          <w:trHeight w:val="300"/>
        </w:trPr>
        <w:tc>
          <w:tcPr>
            <w:tcW w:w="1166" w:type="dxa"/>
            <w:tcBorders>
              <w:top w:val="nil"/>
              <w:left w:val="nil"/>
              <w:bottom w:val="nil"/>
              <w:right w:val="nil"/>
            </w:tcBorders>
            <w:shd w:val="clear" w:color="auto" w:fill="auto"/>
            <w:noWrap/>
            <w:vAlign w:val="bottom"/>
            <w:hideMark/>
          </w:tcPr>
          <w:p w14:paraId="4A6AE1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WB0457</w:t>
            </w:r>
          </w:p>
        </w:tc>
        <w:tc>
          <w:tcPr>
            <w:tcW w:w="1320" w:type="dxa"/>
            <w:tcBorders>
              <w:top w:val="nil"/>
              <w:left w:val="nil"/>
              <w:bottom w:val="nil"/>
              <w:right w:val="nil"/>
            </w:tcBorders>
            <w:shd w:val="clear" w:color="auto" w:fill="auto"/>
            <w:noWrap/>
            <w:vAlign w:val="bottom"/>
            <w:hideMark/>
          </w:tcPr>
          <w:p w14:paraId="016609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10/15/2015</w:t>
            </w:r>
          </w:p>
        </w:tc>
        <w:tc>
          <w:tcPr>
            <w:tcW w:w="1114" w:type="dxa"/>
            <w:tcBorders>
              <w:top w:val="nil"/>
              <w:left w:val="nil"/>
              <w:bottom w:val="nil"/>
              <w:right w:val="nil"/>
            </w:tcBorders>
            <w:shd w:val="clear" w:color="auto" w:fill="auto"/>
            <w:noWrap/>
            <w:vAlign w:val="bottom"/>
            <w:hideMark/>
          </w:tcPr>
          <w:p w14:paraId="4287A05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1FC4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991_1</w:t>
            </w:r>
          </w:p>
        </w:tc>
        <w:tc>
          <w:tcPr>
            <w:tcW w:w="673" w:type="dxa"/>
            <w:tcBorders>
              <w:top w:val="nil"/>
              <w:left w:val="nil"/>
              <w:bottom w:val="nil"/>
              <w:right w:val="nil"/>
            </w:tcBorders>
            <w:shd w:val="clear" w:color="auto" w:fill="auto"/>
            <w:noWrap/>
            <w:vAlign w:val="bottom"/>
            <w:hideMark/>
          </w:tcPr>
          <w:p w14:paraId="25D4DB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71F5A3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3" w:type="dxa"/>
            <w:tcBorders>
              <w:top w:val="nil"/>
              <w:left w:val="nil"/>
              <w:bottom w:val="nil"/>
              <w:right w:val="nil"/>
            </w:tcBorders>
            <w:shd w:val="clear" w:color="auto" w:fill="auto"/>
            <w:noWrap/>
            <w:vAlign w:val="bottom"/>
            <w:hideMark/>
          </w:tcPr>
          <w:p w14:paraId="7781E1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4CC1F5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803A8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c>
          <w:tcPr>
            <w:tcW w:w="673" w:type="dxa"/>
            <w:tcBorders>
              <w:top w:val="nil"/>
              <w:left w:val="nil"/>
              <w:bottom w:val="nil"/>
              <w:right w:val="nil"/>
            </w:tcBorders>
            <w:shd w:val="clear" w:color="auto" w:fill="auto"/>
            <w:noWrap/>
            <w:vAlign w:val="bottom"/>
            <w:hideMark/>
          </w:tcPr>
          <w:p w14:paraId="4F60A9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4A62A9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4" w:type="dxa"/>
            <w:tcBorders>
              <w:top w:val="nil"/>
              <w:left w:val="nil"/>
              <w:bottom w:val="nil"/>
              <w:right w:val="nil"/>
            </w:tcBorders>
            <w:shd w:val="clear" w:color="auto" w:fill="auto"/>
            <w:noWrap/>
            <w:vAlign w:val="bottom"/>
            <w:hideMark/>
          </w:tcPr>
          <w:p w14:paraId="461368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r>
      <w:tr w:rsidR="004B0B49" w:rsidRPr="0089132E" w14:paraId="513B042B" w14:textId="77777777" w:rsidTr="004B0B49">
        <w:trPr>
          <w:trHeight w:val="300"/>
        </w:trPr>
        <w:tc>
          <w:tcPr>
            <w:tcW w:w="1166" w:type="dxa"/>
            <w:tcBorders>
              <w:top w:val="nil"/>
              <w:left w:val="nil"/>
              <w:bottom w:val="nil"/>
              <w:right w:val="nil"/>
            </w:tcBorders>
            <w:shd w:val="clear" w:color="auto" w:fill="auto"/>
            <w:noWrap/>
            <w:vAlign w:val="bottom"/>
            <w:hideMark/>
          </w:tcPr>
          <w:p w14:paraId="492B71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WB0466</w:t>
            </w:r>
          </w:p>
        </w:tc>
        <w:tc>
          <w:tcPr>
            <w:tcW w:w="1320" w:type="dxa"/>
            <w:tcBorders>
              <w:top w:val="nil"/>
              <w:left w:val="nil"/>
              <w:bottom w:val="nil"/>
              <w:right w:val="nil"/>
            </w:tcBorders>
            <w:shd w:val="clear" w:color="auto" w:fill="auto"/>
            <w:noWrap/>
            <w:vAlign w:val="bottom"/>
            <w:hideMark/>
          </w:tcPr>
          <w:p w14:paraId="229ED5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8/17/2016</w:t>
            </w:r>
          </w:p>
        </w:tc>
        <w:tc>
          <w:tcPr>
            <w:tcW w:w="1114" w:type="dxa"/>
            <w:tcBorders>
              <w:top w:val="nil"/>
              <w:left w:val="nil"/>
              <w:bottom w:val="nil"/>
              <w:right w:val="nil"/>
            </w:tcBorders>
            <w:shd w:val="clear" w:color="auto" w:fill="auto"/>
            <w:noWrap/>
            <w:vAlign w:val="bottom"/>
            <w:hideMark/>
          </w:tcPr>
          <w:p w14:paraId="42744E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2E721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997_0</w:t>
            </w:r>
          </w:p>
        </w:tc>
        <w:tc>
          <w:tcPr>
            <w:tcW w:w="673" w:type="dxa"/>
            <w:tcBorders>
              <w:top w:val="nil"/>
              <w:left w:val="nil"/>
              <w:bottom w:val="nil"/>
              <w:right w:val="nil"/>
            </w:tcBorders>
            <w:shd w:val="clear" w:color="auto" w:fill="auto"/>
            <w:noWrap/>
            <w:vAlign w:val="bottom"/>
            <w:hideMark/>
          </w:tcPr>
          <w:p w14:paraId="78021A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03B2C7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C8B2F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02BCD6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218A35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4E2B5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6F2FD4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4" w:type="dxa"/>
            <w:tcBorders>
              <w:top w:val="nil"/>
              <w:left w:val="nil"/>
              <w:bottom w:val="nil"/>
              <w:right w:val="nil"/>
            </w:tcBorders>
            <w:shd w:val="clear" w:color="auto" w:fill="auto"/>
            <w:noWrap/>
            <w:vAlign w:val="bottom"/>
            <w:hideMark/>
          </w:tcPr>
          <w:p w14:paraId="18FA31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r>
      <w:tr w:rsidR="004B0B49" w:rsidRPr="0089132E" w14:paraId="07C94532" w14:textId="77777777" w:rsidTr="004B0B49">
        <w:trPr>
          <w:trHeight w:val="300"/>
        </w:trPr>
        <w:tc>
          <w:tcPr>
            <w:tcW w:w="1166" w:type="dxa"/>
            <w:tcBorders>
              <w:top w:val="nil"/>
              <w:left w:val="nil"/>
              <w:bottom w:val="nil"/>
              <w:right w:val="nil"/>
            </w:tcBorders>
            <w:shd w:val="clear" w:color="auto" w:fill="auto"/>
            <w:noWrap/>
            <w:vAlign w:val="bottom"/>
            <w:hideMark/>
          </w:tcPr>
          <w:p w14:paraId="601BCF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WB0466</w:t>
            </w:r>
          </w:p>
        </w:tc>
        <w:tc>
          <w:tcPr>
            <w:tcW w:w="1320" w:type="dxa"/>
            <w:tcBorders>
              <w:top w:val="nil"/>
              <w:left w:val="nil"/>
              <w:bottom w:val="nil"/>
              <w:right w:val="nil"/>
            </w:tcBorders>
            <w:shd w:val="clear" w:color="auto" w:fill="auto"/>
            <w:noWrap/>
            <w:vAlign w:val="bottom"/>
            <w:hideMark/>
          </w:tcPr>
          <w:p w14:paraId="25EB68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8/17/2016</w:t>
            </w:r>
          </w:p>
        </w:tc>
        <w:tc>
          <w:tcPr>
            <w:tcW w:w="1114" w:type="dxa"/>
            <w:tcBorders>
              <w:top w:val="nil"/>
              <w:left w:val="nil"/>
              <w:bottom w:val="nil"/>
              <w:right w:val="nil"/>
            </w:tcBorders>
            <w:shd w:val="clear" w:color="auto" w:fill="auto"/>
            <w:noWrap/>
            <w:vAlign w:val="bottom"/>
            <w:hideMark/>
          </w:tcPr>
          <w:p w14:paraId="530B457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27443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997_1</w:t>
            </w:r>
          </w:p>
        </w:tc>
        <w:tc>
          <w:tcPr>
            <w:tcW w:w="673" w:type="dxa"/>
            <w:tcBorders>
              <w:top w:val="nil"/>
              <w:left w:val="nil"/>
              <w:bottom w:val="nil"/>
              <w:right w:val="nil"/>
            </w:tcBorders>
            <w:shd w:val="clear" w:color="auto" w:fill="auto"/>
            <w:noWrap/>
            <w:vAlign w:val="bottom"/>
            <w:hideMark/>
          </w:tcPr>
          <w:p w14:paraId="71559A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7C2402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w:t>
            </w:r>
          </w:p>
        </w:tc>
        <w:tc>
          <w:tcPr>
            <w:tcW w:w="673" w:type="dxa"/>
            <w:tcBorders>
              <w:top w:val="nil"/>
              <w:left w:val="nil"/>
              <w:bottom w:val="nil"/>
              <w:right w:val="nil"/>
            </w:tcBorders>
            <w:shd w:val="clear" w:color="auto" w:fill="auto"/>
            <w:noWrap/>
            <w:vAlign w:val="bottom"/>
            <w:hideMark/>
          </w:tcPr>
          <w:p w14:paraId="0C86BB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w:t>
            </w:r>
          </w:p>
        </w:tc>
        <w:tc>
          <w:tcPr>
            <w:tcW w:w="673" w:type="dxa"/>
            <w:tcBorders>
              <w:top w:val="nil"/>
              <w:left w:val="nil"/>
              <w:bottom w:val="nil"/>
              <w:right w:val="nil"/>
            </w:tcBorders>
            <w:shd w:val="clear" w:color="auto" w:fill="auto"/>
            <w:noWrap/>
            <w:vAlign w:val="bottom"/>
            <w:hideMark/>
          </w:tcPr>
          <w:p w14:paraId="27C786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2C830F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3AE8D2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0DDDD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4" w:type="dxa"/>
            <w:tcBorders>
              <w:top w:val="nil"/>
              <w:left w:val="nil"/>
              <w:bottom w:val="nil"/>
              <w:right w:val="nil"/>
            </w:tcBorders>
            <w:shd w:val="clear" w:color="auto" w:fill="auto"/>
            <w:noWrap/>
            <w:vAlign w:val="bottom"/>
            <w:hideMark/>
          </w:tcPr>
          <w:p w14:paraId="2A9741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r>
      <w:tr w:rsidR="004B0B49" w:rsidRPr="0089132E" w14:paraId="2D3E0759" w14:textId="77777777" w:rsidTr="004B0B49">
        <w:trPr>
          <w:trHeight w:val="300"/>
        </w:trPr>
        <w:tc>
          <w:tcPr>
            <w:tcW w:w="1166" w:type="dxa"/>
            <w:tcBorders>
              <w:top w:val="nil"/>
              <w:left w:val="nil"/>
              <w:bottom w:val="nil"/>
              <w:right w:val="nil"/>
            </w:tcBorders>
            <w:shd w:val="clear" w:color="auto" w:fill="auto"/>
            <w:noWrap/>
            <w:vAlign w:val="bottom"/>
            <w:hideMark/>
          </w:tcPr>
          <w:p w14:paraId="4F703A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WB0462</w:t>
            </w:r>
          </w:p>
        </w:tc>
        <w:tc>
          <w:tcPr>
            <w:tcW w:w="1320" w:type="dxa"/>
            <w:tcBorders>
              <w:top w:val="nil"/>
              <w:left w:val="nil"/>
              <w:bottom w:val="nil"/>
              <w:right w:val="nil"/>
            </w:tcBorders>
            <w:shd w:val="clear" w:color="auto" w:fill="auto"/>
            <w:noWrap/>
            <w:vAlign w:val="bottom"/>
            <w:hideMark/>
          </w:tcPr>
          <w:p w14:paraId="1F88AC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8/30/2016</w:t>
            </w:r>
          </w:p>
        </w:tc>
        <w:tc>
          <w:tcPr>
            <w:tcW w:w="1114" w:type="dxa"/>
            <w:tcBorders>
              <w:top w:val="nil"/>
              <w:left w:val="nil"/>
              <w:bottom w:val="nil"/>
              <w:right w:val="nil"/>
            </w:tcBorders>
            <w:shd w:val="clear" w:color="auto" w:fill="auto"/>
            <w:noWrap/>
            <w:vAlign w:val="bottom"/>
            <w:hideMark/>
          </w:tcPr>
          <w:p w14:paraId="59601B3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70173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1003_0</w:t>
            </w:r>
          </w:p>
        </w:tc>
        <w:tc>
          <w:tcPr>
            <w:tcW w:w="673" w:type="dxa"/>
            <w:tcBorders>
              <w:top w:val="nil"/>
              <w:left w:val="nil"/>
              <w:bottom w:val="nil"/>
              <w:right w:val="nil"/>
            </w:tcBorders>
            <w:shd w:val="clear" w:color="auto" w:fill="auto"/>
            <w:noWrap/>
            <w:vAlign w:val="bottom"/>
            <w:hideMark/>
          </w:tcPr>
          <w:p w14:paraId="6DB18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4E5A62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7C8B39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0438A7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0C6BE7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228F54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6F9A45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4" w:type="dxa"/>
            <w:tcBorders>
              <w:top w:val="nil"/>
              <w:left w:val="nil"/>
              <w:bottom w:val="nil"/>
              <w:right w:val="nil"/>
            </w:tcBorders>
            <w:shd w:val="clear" w:color="auto" w:fill="auto"/>
            <w:noWrap/>
            <w:vAlign w:val="bottom"/>
            <w:hideMark/>
          </w:tcPr>
          <w:p w14:paraId="0C5ED5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r>
      <w:tr w:rsidR="004B0B49" w:rsidRPr="0089132E" w14:paraId="6E073CF2" w14:textId="77777777" w:rsidTr="004B0B49">
        <w:trPr>
          <w:trHeight w:val="300"/>
        </w:trPr>
        <w:tc>
          <w:tcPr>
            <w:tcW w:w="1166" w:type="dxa"/>
            <w:tcBorders>
              <w:top w:val="nil"/>
              <w:left w:val="nil"/>
              <w:bottom w:val="nil"/>
              <w:right w:val="nil"/>
            </w:tcBorders>
            <w:shd w:val="clear" w:color="auto" w:fill="auto"/>
            <w:noWrap/>
            <w:vAlign w:val="bottom"/>
            <w:hideMark/>
          </w:tcPr>
          <w:p w14:paraId="3FACB9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WB0462</w:t>
            </w:r>
          </w:p>
        </w:tc>
        <w:tc>
          <w:tcPr>
            <w:tcW w:w="1320" w:type="dxa"/>
            <w:tcBorders>
              <w:top w:val="nil"/>
              <w:left w:val="nil"/>
              <w:bottom w:val="nil"/>
              <w:right w:val="nil"/>
            </w:tcBorders>
            <w:shd w:val="clear" w:color="auto" w:fill="auto"/>
            <w:noWrap/>
            <w:vAlign w:val="bottom"/>
            <w:hideMark/>
          </w:tcPr>
          <w:p w14:paraId="604D7B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8/30/2016</w:t>
            </w:r>
          </w:p>
        </w:tc>
        <w:tc>
          <w:tcPr>
            <w:tcW w:w="1114" w:type="dxa"/>
            <w:tcBorders>
              <w:top w:val="nil"/>
              <w:left w:val="nil"/>
              <w:bottom w:val="nil"/>
              <w:right w:val="nil"/>
            </w:tcBorders>
            <w:shd w:val="clear" w:color="auto" w:fill="auto"/>
            <w:noWrap/>
            <w:vAlign w:val="bottom"/>
            <w:hideMark/>
          </w:tcPr>
          <w:p w14:paraId="1796A7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9976E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1003_1</w:t>
            </w:r>
          </w:p>
        </w:tc>
        <w:tc>
          <w:tcPr>
            <w:tcW w:w="673" w:type="dxa"/>
            <w:tcBorders>
              <w:top w:val="nil"/>
              <w:left w:val="nil"/>
              <w:bottom w:val="nil"/>
              <w:right w:val="nil"/>
            </w:tcBorders>
            <w:shd w:val="clear" w:color="auto" w:fill="auto"/>
            <w:noWrap/>
            <w:vAlign w:val="bottom"/>
            <w:hideMark/>
          </w:tcPr>
          <w:p w14:paraId="1172C9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3" w:type="dxa"/>
            <w:tcBorders>
              <w:top w:val="nil"/>
              <w:left w:val="nil"/>
              <w:bottom w:val="nil"/>
              <w:right w:val="nil"/>
            </w:tcBorders>
            <w:shd w:val="clear" w:color="auto" w:fill="auto"/>
            <w:noWrap/>
            <w:vAlign w:val="bottom"/>
            <w:hideMark/>
          </w:tcPr>
          <w:p w14:paraId="7BA504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54.8</w:t>
            </w:r>
          </w:p>
        </w:tc>
        <w:tc>
          <w:tcPr>
            <w:tcW w:w="673" w:type="dxa"/>
            <w:tcBorders>
              <w:top w:val="nil"/>
              <w:left w:val="nil"/>
              <w:bottom w:val="nil"/>
              <w:right w:val="nil"/>
            </w:tcBorders>
            <w:shd w:val="clear" w:color="auto" w:fill="auto"/>
            <w:noWrap/>
            <w:vAlign w:val="bottom"/>
            <w:hideMark/>
          </w:tcPr>
          <w:p w14:paraId="049A4BA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E5638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3CD32A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0C04E1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324322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4" w:type="dxa"/>
            <w:tcBorders>
              <w:top w:val="nil"/>
              <w:left w:val="nil"/>
              <w:bottom w:val="nil"/>
              <w:right w:val="nil"/>
            </w:tcBorders>
            <w:shd w:val="clear" w:color="auto" w:fill="auto"/>
            <w:noWrap/>
            <w:vAlign w:val="bottom"/>
            <w:hideMark/>
          </w:tcPr>
          <w:p w14:paraId="549833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r>
      <w:tr w:rsidR="004B0B49" w:rsidRPr="0089132E" w14:paraId="5D74536E" w14:textId="77777777" w:rsidTr="004B0B49">
        <w:trPr>
          <w:trHeight w:val="300"/>
        </w:trPr>
        <w:tc>
          <w:tcPr>
            <w:tcW w:w="1166" w:type="dxa"/>
            <w:tcBorders>
              <w:top w:val="nil"/>
              <w:left w:val="nil"/>
              <w:bottom w:val="nil"/>
              <w:right w:val="nil"/>
            </w:tcBorders>
            <w:shd w:val="clear" w:color="auto" w:fill="auto"/>
            <w:noWrap/>
            <w:vAlign w:val="bottom"/>
            <w:hideMark/>
          </w:tcPr>
          <w:p w14:paraId="26BA00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SR0092</w:t>
            </w:r>
          </w:p>
        </w:tc>
        <w:tc>
          <w:tcPr>
            <w:tcW w:w="1320" w:type="dxa"/>
            <w:tcBorders>
              <w:top w:val="nil"/>
              <w:left w:val="nil"/>
              <w:bottom w:val="nil"/>
              <w:right w:val="nil"/>
            </w:tcBorders>
            <w:shd w:val="clear" w:color="auto" w:fill="auto"/>
            <w:noWrap/>
            <w:vAlign w:val="bottom"/>
            <w:hideMark/>
          </w:tcPr>
          <w:p w14:paraId="48A1FC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9/13/2016</w:t>
            </w:r>
          </w:p>
        </w:tc>
        <w:tc>
          <w:tcPr>
            <w:tcW w:w="1114" w:type="dxa"/>
            <w:tcBorders>
              <w:top w:val="nil"/>
              <w:left w:val="nil"/>
              <w:bottom w:val="nil"/>
              <w:right w:val="nil"/>
            </w:tcBorders>
            <w:shd w:val="clear" w:color="auto" w:fill="auto"/>
            <w:noWrap/>
            <w:vAlign w:val="bottom"/>
            <w:hideMark/>
          </w:tcPr>
          <w:p w14:paraId="0959B5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19C5A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1007_0</w:t>
            </w:r>
          </w:p>
        </w:tc>
        <w:tc>
          <w:tcPr>
            <w:tcW w:w="673" w:type="dxa"/>
            <w:tcBorders>
              <w:top w:val="nil"/>
              <w:left w:val="nil"/>
              <w:bottom w:val="nil"/>
              <w:right w:val="nil"/>
            </w:tcBorders>
            <w:shd w:val="clear" w:color="auto" w:fill="auto"/>
            <w:noWrap/>
            <w:vAlign w:val="bottom"/>
            <w:hideMark/>
          </w:tcPr>
          <w:p w14:paraId="764FD0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6EFBD2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30.7</w:t>
            </w:r>
          </w:p>
        </w:tc>
        <w:tc>
          <w:tcPr>
            <w:tcW w:w="673" w:type="dxa"/>
            <w:tcBorders>
              <w:top w:val="nil"/>
              <w:left w:val="nil"/>
              <w:bottom w:val="nil"/>
              <w:right w:val="nil"/>
            </w:tcBorders>
            <w:shd w:val="clear" w:color="auto" w:fill="auto"/>
            <w:noWrap/>
            <w:vAlign w:val="bottom"/>
            <w:hideMark/>
          </w:tcPr>
          <w:p w14:paraId="4DBA9D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0B29D4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5EC715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1686B5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48ECED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84.4</w:t>
            </w:r>
          </w:p>
        </w:tc>
        <w:tc>
          <w:tcPr>
            <w:tcW w:w="674" w:type="dxa"/>
            <w:tcBorders>
              <w:top w:val="nil"/>
              <w:left w:val="nil"/>
              <w:bottom w:val="nil"/>
              <w:right w:val="nil"/>
            </w:tcBorders>
            <w:shd w:val="clear" w:color="auto" w:fill="auto"/>
            <w:noWrap/>
            <w:vAlign w:val="bottom"/>
            <w:hideMark/>
          </w:tcPr>
          <w:p w14:paraId="446E7B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r>
      <w:tr w:rsidR="004B0B49" w:rsidRPr="0089132E" w14:paraId="431058E1" w14:textId="77777777" w:rsidTr="004B0B49">
        <w:trPr>
          <w:trHeight w:val="300"/>
        </w:trPr>
        <w:tc>
          <w:tcPr>
            <w:tcW w:w="1166" w:type="dxa"/>
            <w:tcBorders>
              <w:top w:val="nil"/>
              <w:left w:val="nil"/>
              <w:bottom w:val="nil"/>
              <w:right w:val="nil"/>
            </w:tcBorders>
            <w:shd w:val="clear" w:color="auto" w:fill="auto"/>
            <w:noWrap/>
            <w:vAlign w:val="bottom"/>
            <w:hideMark/>
          </w:tcPr>
          <w:p w14:paraId="52B180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SR0092</w:t>
            </w:r>
          </w:p>
        </w:tc>
        <w:tc>
          <w:tcPr>
            <w:tcW w:w="1320" w:type="dxa"/>
            <w:tcBorders>
              <w:top w:val="nil"/>
              <w:left w:val="nil"/>
              <w:bottom w:val="nil"/>
              <w:right w:val="nil"/>
            </w:tcBorders>
            <w:shd w:val="clear" w:color="auto" w:fill="auto"/>
            <w:noWrap/>
            <w:vAlign w:val="bottom"/>
            <w:hideMark/>
          </w:tcPr>
          <w:p w14:paraId="7E978F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9/13/2016</w:t>
            </w:r>
          </w:p>
        </w:tc>
        <w:tc>
          <w:tcPr>
            <w:tcW w:w="1114" w:type="dxa"/>
            <w:tcBorders>
              <w:top w:val="nil"/>
              <w:left w:val="nil"/>
              <w:bottom w:val="nil"/>
              <w:right w:val="nil"/>
            </w:tcBorders>
            <w:shd w:val="clear" w:color="auto" w:fill="auto"/>
            <w:noWrap/>
            <w:vAlign w:val="bottom"/>
            <w:hideMark/>
          </w:tcPr>
          <w:p w14:paraId="1779BD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6ADD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1007_1</w:t>
            </w:r>
          </w:p>
        </w:tc>
        <w:tc>
          <w:tcPr>
            <w:tcW w:w="673" w:type="dxa"/>
            <w:tcBorders>
              <w:top w:val="nil"/>
              <w:left w:val="nil"/>
              <w:bottom w:val="nil"/>
              <w:right w:val="nil"/>
            </w:tcBorders>
            <w:shd w:val="clear" w:color="auto" w:fill="auto"/>
            <w:noWrap/>
            <w:vAlign w:val="bottom"/>
            <w:hideMark/>
          </w:tcPr>
          <w:p w14:paraId="02BCEE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3" w:type="dxa"/>
            <w:tcBorders>
              <w:top w:val="nil"/>
              <w:left w:val="nil"/>
              <w:bottom w:val="nil"/>
              <w:right w:val="nil"/>
            </w:tcBorders>
            <w:shd w:val="clear" w:color="auto" w:fill="auto"/>
            <w:noWrap/>
            <w:vAlign w:val="bottom"/>
            <w:hideMark/>
          </w:tcPr>
          <w:p w14:paraId="251C00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3E401F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3D140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95.3</w:t>
            </w:r>
          </w:p>
        </w:tc>
        <w:tc>
          <w:tcPr>
            <w:tcW w:w="673" w:type="dxa"/>
            <w:tcBorders>
              <w:top w:val="nil"/>
              <w:left w:val="nil"/>
              <w:bottom w:val="nil"/>
              <w:right w:val="nil"/>
            </w:tcBorders>
            <w:shd w:val="clear" w:color="auto" w:fill="auto"/>
            <w:noWrap/>
            <w:vAlign w:val="bottom"/>
            <w:hideMark/>
          </w:tcPr>
          <w:p w14:paraId="44800A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7F2D10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7ED29D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95.0</w:t>
            </w:r>
          </w:p>
        </w:tc>
        <w:tc>
          <w:tcPr>
            <w:tcW w:w="674" w:type="dxa"/>
            <w:tcBorders>
              <w:top w:val="nil"/>
              <w:left w:val="nil"/>
              <w:bottom w:val="nil"/>
              <w:right w:val="nil"/>
            </w:tcBorders>
            <w:shd w:val="clear" w:color="auto" w:fill="auto"/>
            <w:noWrap/>
            <w:vAlign w:val="bottom"/>
            <w:hideMark/>
          </w:tcPr>
          <w:p w14:paraId="70ECAF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97.0</w:t>
            </w:r>
          </w:p>
        </w:tc>
      </w:tr>
      <w:tr w:rsidR="004B0B49" w:rsidRPr="0089132E" w14:paraId="5B044145" w14:textId="77777777" w:rsidTr="004B0B49">
        <w:trPr>
          <w:trHeight w:val="300"/>
        </w:trPr>
        <w:tc>
          <w:tcPr>
            <w:tcW w:w="1166" w:type="dxa"/>
            <w:tcBorders>
              <w:top w:val="nil"/>
              <w:left w:val="nil"/>
              <w:bottom w:val="nil"/>
              <w:right w:val="nil"/>
            </w:tcBorders>
            <w:shd w:val="clear" w:color="auto" w:fill="auto"/>
            <w:noWrap/>
            <w:vAlign w:val="bottom"/>
            <w:hideMark/>
          </w:tcPr>
          <w:p w14:paraId="652E7E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WB0476</w:t>
            </w:r>
          </w:p>
        </w:tc>
        <w:tc>
          <w:tcPr>
            <w:tcW w:w="1320" w:type="dxa"/>
            <w:tcBorders>
              <w:top w:val="nil"/>
              <w:left w:val="nil"/>
              <w:bottom w:val="nil"/>
              <w:right w:val="nil"/>
            </w:tcBorders>
            <w:shd w:val="clear" w:color="auto" w:fill="auto"/>
            <w:noWrap/>
            <w:vAlign w:val="bottom"/>
            <w:hideMark/>
          </w:tcPr>
          <w:p w14:paraId="43B197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0F1ACA7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D68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1020_0</w:t>
            </w:r>
          </w:p>
        </w:tc>
        <w:tc>
          <w:tcPr>
            <w:tcW w:w="673" w:type="dxa"/>
            <w:tcBorders>
              <w:top w:val="nil"/>
              <w:left w:val="nil"/>
              <w:bottom w:val="nil"/>
              <w:right w:val="nil"/>
            </w:tcBorders>
            <w:shd w:val="clear" w:color="auto" w:fill="auto"/>
            <w:noWrap/>
            <w:vAlign w:val="bottom"/>
            <w:hideMark/>
          </w:tcPr>
          <w:p w14:paraId="6EEEF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6126CF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28E220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3" w:type="dxa"/>
            <w:tcBorders>
              <w:top w:val="nil"/>
              <w:left w:val="nil"/>
              <w:bottom w:val="nil"/>
              <w:right w:val="nil"/>
            </w:tcBorders>
            <w:shd w:val="clear" w:color="auto" w:fill="auto"/>
            <w:noWrap/>
            <w:vAlign w:val="bottom"/>
            <w:hideMark/>
          </w:tcPr>
          <w:p w14:paraId="0606D0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88.7</w:t>
            </w:r>
          </w:p>
        </w:tc>
        <w:tc>
          <w:tcPr>
            <w:tcW w:w="673" w:type="dxa"/>
            <w:tcBorders>
              <w:top w:val="nil"/>
              <w:left w:val="nil"/>
              <w:bottom w:val="nil"/>
              <w:right w:val="nil"/>
            </w:tcBorders>
            <w:shd w:val="clear" w:color="auto" w:fill="auto"/>
            <w:noWrap/>
            <w:vAlign w:val="bottom"/>
            <w:hideMark/>
          </w:tcPr>
          <w:p w14:paraId="4E698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411992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0D1B0D9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1E64C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w:t>
            </w:r>
          </w:p>
        </w:tc>
      </w:tr>
      <w:tr w:rsidR="004B0B49" w:rsidRPr="0089132E" w14:paraId="0B196F3F" w14:textId="77777777" w:rsidTr="004B0B49">
        <w:trPr>
          <w:trHeight w:val="300"/>
        </w:trPr>
        <w:tc>
          <w:tcPr>
            <w:tcW w:w="1166" w:type="dxa"/>
            <w:tcBorders>
              <w:top w:val="nil"/>
              <w:left w:val="nil"/>
              <w:bottom w:val="nil"/>
              <w:right w:val="nil"/>
            </w:tcBorders>
            <w:shd w:val="clear" w:color="auto" w:fill="auto"/>
            <w:noWrap/>
            <w:vAlign w:val="bottom"/>
            <w:hideMark/>
          </w:tcPr>
          <w:p w14:paraId="4D48CA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WB0476</w:t>
            </w:r>
          </w:p>
        </w:tc>
        <w:tc>
          <w:tcPr>
            <w:tcW w:w="1320" w:type="dxa"/>
            <w:tcBorders>
              <w:top w:val="nil"/>
              <w:left w:val="nil"/>
              <w:bottom w:val="nil"/>
              <w:right w:val="nil"/>
            </w:tcBorders>
            <w:shd w:val="clear" w:color="auto" w:fill="auto"/>
            <w:noWrap/>
            <w:vAlign w:val="bottom"/>
            <w:hideMark/>
          </w:tcPr>
          <w:p w14:paraId="7C88F5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2D2D0F2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4ABC7C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1020_1</w:t>
            </w:r>
          </w:p>
        </w:tc>
        <w:tc>
          <w:tcPr>
            <w:tcW w:w="673" w:type="dxa"/>
            <w:tcBorders>
              <w:top w:val="nil"/>
              <w:left w:val="nil"/>
              <w:bottom w:val="nil"/>
              <w:right w:val="nil"/>
            </w:tcBorders>
            <w:shd w:val="clear" w:color="auto" w:fill="auto"/>
            <w:noWrap/>
            <w:vAlign w:val="bottom"/>
            <w:hideMark/>
          </w:tcPr>
          <w:p w14:paraId="3D1AF6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4E6F7F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268CFD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09D498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c>
          <w:tcPr>
            <w:tcW w:w="673" w:type="dxa"/>
            <w:tcBorders>
              <w:top w:val="nil"/>
              <w:left w:val="nil"/>
              <w:bottom w:val="nil"/>
              <w:right w:val="nil"/>
            </w:tcBorders>
            <w:shd w:val="clear" w:color="auto" w:fill="auto"/>
            <w:noWrap/>
            <w:vAlign w:val="bottom"/>
            <w:hideMark/>
          </w:tcPr>
          <w:p w14:paraId="3BF658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74B394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2864F9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44C66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r>
      <w:tr w:rsidR="004B0B49" w:rsidRPr="0089132E" w14:paraId="765D9511" w14:textId="77777777" w:rsidTr="004B0B49">
        <w:trPr>
          <w:trHeight w:val="300"/>
        </w:trPr>
        <w:tc>
          <w:tcPr>
            <w:tcW w:w="1166" w:type="dxa"/>
            <w:tcBorders>
              <w:top w:val="nil"/>
              <w:left w:val="nil"/>
              <w:bottom w:val="nil"/>
              <w:right w:val="nil"/>
            </w:tcBorders>
            <w:shd w:val="clear" w:color="auto" w:fill="auto"/>
            <w:noWrap/>
            <w:vAlign w:val="bottom"/>
            <w:hideMark/>
          </w:tcPr>
          <w:p w14:paraId="69CD87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SR0099</w:t>
            </w:r>
          </w:p>
        </w:tc>
        <w:tc>
          <w:tcPr>
            <w:tcW w:w="1320" w:type="dxa"/>
            <w:tcBorders>
              <w:top w:val="nil"/>
              <w:left w:val="nil"/>
              <w:bottom w:val="nil"/>
              <w:right w:val="nil"/>
            </w:tcBorders>
            <w:shd w:val="clear" w:color="auto" w:fill="auto"/>
            <w:noWrap/>
            <w:vAlign w:val="bottom"/>
            <w:hideMark/>
          </w:tcPr>
          <w:p w14:paraId="0CE71F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8/23/2016</w:t>
            </w:r>
          </w:p>
        </w:tc>
        <w:tc>
          <w:tcPr>
            <w:tcW w:w="1114" w:type="dxa"/>
            <w:tcBorders>
              <w:top w:val="nil"/>
              <w:left w:val="nil"/>
              <w:bottom w:val="nil"/>
              <w:right w:val="nil"/>
            </w:tcBorders>
            <w:shd w:val="clear" w:color="auto" w:fill="auto"/>
            <w:noWrap/>
            <w:vAlign w:val="bottom"/>
            <w:hideMark/>
          </w:tcPr>
          <w:p w14:paraId="19B9C1A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645C56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1027_0</w:t>
            </w:r>
          </w:p>
        </w:tc>
        <w:tc>
          <w:tcPr>
            <w:tcW w:w="673" w:type="dxa"/>
            <w:tcBorders>
              <w:top w:val="nil"/>
              <w:left w:val="nil"/>
              <w:bottom w:val="nil"/>
              <w:right w:val="nil"/>
            </w:tcBorders>
            <w:shd w:val="clear" w:color="auto" w:fill="auto"/>
            <w:noWrap/>
            <w:vAlign w:val="bottom"/>
            <w:hideMark/>
          </w:tcPr>
          <w:p w14:paraId="3DB3F0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3B1FC7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4D2EE2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AB89FF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7DD95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AAB26A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2F5B65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7612F3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6EE94BD" w14:textId="77777777" w:rsidTr="004B0B49">
        <w:trPr>
          <w:trHeight w:val="300"/>
        </w:trPr>
        <w:tc>
          <w:tcPr>
            <w:tcW w:w="1166" w:type="dxa"/>
            <w:tcBorders>
              <w:top w:val="nil"/>
              <w:left w:val="nil"/>
              <w:bottom w:val="nil"/>
              <w:right w:val="nil"/>
            </w:tcBorders>
            <w:shd w:val="clear" w:color="auto" w:fill="auto"/>
            <w:noWrap/>
            <w:vAlign w:val="bottom"/>
            <w:hideMark/>
          </w:tcPr>
          <w:p w14:paraId="7F2C94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SR0099</w:t>
            </w:r>
          </w:p>
        </w:tc>
        <w:tc>
          <w:tcPr>
            <w:tcW w:w="1320" w:type="dxa"/>
            <w:tcBorders>
              <w:top w:val="nil"/>
              <w:left w:val="nil"/>
              <w:bottom w:val="nil"/>
              <w:right w:val="nil"/>
            </w:tcBorders>
            <w:shd w:val="clear" w:color="auto" w:fill="auto"/>
            <w:noWrap/>
            <w:vAlign w:val="bottom"/>
            <w:hideMark/>
          </w:tcPr>
          <w:p w14:paraId="6C4CBE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8/23/2016</w:t>
            </w:r>
          </w:p>
        </w:tc>
        <w:tc>
          <w:tcPr>
            <w:tcW w:w="1114" w:type="dxa"/>
            <w:tcBorders>
              <w:top w:val="nil"/>
              <w:left w:val="nil"/>
              <w:bottom w:val="nil"/>
              <w:right w:val="nil"/>
            </w:tcBorders>
            <w:shd w:val="clear" w:color="auto" w:fill="auto"/>
            <w:noWrap/>
            <w:vAlign w:val="bottom"/>
            <w:hideMark/>
          </w:tcPr>
          <w:p w14:paraId="573D614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CA93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1027_1</w:t>
            </w:r>
          </w:p>
        </w:tc>
        <w:tc>
          <w:tcPr>
            <w:tcW w:w="673" w:type="dxa"/>
            <w:tcBorders>
              <w:top w:val="nil"/>
              <w:left w:val="nil"/>
              <w:bottom w:val="nil"/>
              <w:right w:val="nil"/>
            </w:tcBorders>
            <w:shd w:val="clear" w:color="auto" w:fill="auto"/>
            <w:noWrap/>
            <w:vAlign w:val="bottom"/>
            <w:hideMark/>
          </w:tcPr>
          <w:p w14:paraId="3E82B4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3753E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298C7B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D5DDA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88.7</w:t>
            </w:r>
          </w:p>
        </w:tc>
        <w:tc>
          <w:tcPr>
            <w:tcW w:w="673" w:type="dxa"/>
            <w:tcBorders>
              <w:top w:val="nil"/>
              <w:left w:val="nil"/>
              <w:bottom w:val="nil"/>
              <w:right w:val="nil"/>
            </w:tcBorders>
            <w:shd w:val="clear" w:color="auto" w:fill="auto"/>
            <w:noWrap/>
            <w:vAlign w:val="bottom"/>
            <w:hideMark/>
          </w:tcPr>
          <w:p w14:paraId="64848A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23.1</w:t>
            </w:r>
          </w:p>
        </w:tc>
        <w:tc>
          <w:tcPr>
            <w:tcW w:w="673" w:type="dxa"/>
            <w:tcBorders>
              <w:top w:val="nil"/>
              <w:left w:val="nil"/>
              <w:bottom w:val="nil"/>
              <w:right w:val="nil"/>
            </w:tcBorders>
            <w:shd w:val="clear" w:color="auto" w:fill="auto"/>
            <w:noWrap/>
            <w:vAlign w:val="bottom"/>
            <w:hideMark/>
          </w:tcPr>
          <w:p w14:paraId="4BBEA0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6B29F8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427D3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r>
      <w:tr w:rsidR="004B0B49" w:rsidRPr="0089132E" w14:paraId="434CE16D" w14:textId="77777777" w:rsidTr="004B0B49">
        <w:trPr>
          <w:trHeight w:val="300"/>
        </w:trPr>
        <w:tc>
          <w:tcPr>
            <w:tcW w:w="1166" w:type="dxa"/>
            <w:tcBorders>
              <w:top w:val="nil"/>
              <w:left w:val="nil"/>
              <w:bottom w:val="nil"/>
              <w:right w:val="nil"/>
            </w:tcBorders>
            <w:shd w:val="clear" w:color="auto" w:fill="auto"/>
            <w:noWrap/>
            <w:vAlign w:val="bottom"/>
            <w:hideMark/>
          </w:tcPr>
          <w:p w14:paraId="49CCFA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57C2B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9/7/2016</w:t>
            </w:r>
          </w:p>
        </w:tc>
        <w:tc>
          <w:tcPr>
            <w:tcW w:w="1114" w:type="dxa"/>
            <w:tcBorders>
              <w:top w:val="nil"/>
              <w:left w:val="nil"/>
              <w:bottom w:val="nil"/>
              <w:right w:val="nil"/>
            </w:tcBorders>
            <w:shd w:val="clear" w:color="auto" w:fill="auto"/>
            <w:noWrap/>
            <w:vAlign w:val="bottom"/>
            <w:hideMark/>
          </w:tcPr>
          <w:p w14:paraId="6507602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017A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1030_0</w:t>
            </w:r>
          </w:p>
        </w:tc>
        <w:tc>
          <w:tcPr>
            <w:tcW w:w="673" w:type="dxa"/>
            <w:tcBorders>
              <w:top w:val="nil"/>
              <w:left w:val="nil"/>
              <w:bottom w:val="nil"/>
              <w:right w:val="nil"/>
            </w:tcBorders>
            <w:shd w:val="clear" w:color="auto" w:fill="auto"/>
            <w:noWrap/>
            <w:vAlign w:val="bottom"/>
            <w:hideMark/>
          </w:tcPr>
          <w:p w14:paraId="3EBD17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773AEF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2B02DA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3" w:type="dxa"/>
            <w:tcBorders>
              <w:top w:val="nil"/>
              <w:left w:val="nil"/>
              <w:bottom w:val="nil"/>
              <w:right w:val="nil"/>
            </w:tcBorders>
            <w:shd w:val="clear" w:color="auto" w:fill="auto"/>
            <w:noWrap/>
            <w:vAlign w:val="bottom"/>
            <w:hideMark/>
          </w:tcPr>
          <w:p w14:paraId="277A4C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19CACA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13D3C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3EDCC3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99.7</w:t>
            </w:r>
          </w:p>
        </w:tc>
        <w:tc>
          <w:tcPr>
            <w:tcW w:w="674" w:type="dxa"/>
            <w:tcBorders>
              <w:top w:val="nil"/>
              <w:left w:val="nil"/>
              <w:bottom w:val="nil"/>
              <w:right w:val="nil"/>
            </w:tcBorders>
            <w:shd w:val="clear" w:color="auto" w:fill="auto"/>
            <w:noWrap/>
            <w:vAlign w:val="bottom"/>
            <w:hideMark/>
          </w:tcPr>
          <w:p w14:paraId="3638FC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86.4</w:t>
            </w:r>
          </w:p>
        </w:tc>
      </w:tr>
      <w:tr w:rsidR="004B0B49" w:rsidRPr="0089132E" w14:paraId="43560E3B" w14:textId="77777777" w:rsidTr="004B0B49">
        <w:trPr>
          <w:trHeight w:val="300"/>
        </w:trPr>
        <w:tc>
          <w:tcPr>
            <w:tcW w:w="1166" w:type="dxa"/>
            <w:tcBorders>
              <w:top w:val="nil"/>
              <w:left w:val="nil"/>
              <w:bottom w:val="nil"/>
              <w:right w:val="nil"/>
            </w:tcBorders>
            <w:shd w:val="clear" w:color="auto" w:fill="auto"/>
            <w:noWrap/>
            <w:vAlign w:val="bottom"/>
            <w:hideMark/>
          </w:tcPr>
          <w:p w14:paraId="7770E2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40B5A7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9/7/2016</w:t>
            </w:r>
          </w:p>
        </w:tc>
        <w:tc>
          <w:tcPr>
            <w:tcW w:w="1114" w:type="dxa"/>
            <w:tcBorders>
              <w:top w:val="nil"/>
              <w:left w:val="nil"/>
              <w:bottom w:val="nil"/>
              <w:right w:val="nil"/>
            </w:tcBorders>
            <w:shd w:val="clear" w:color="auto" w:fill="auto"/>
            <w:noWrap/>
            <w:vAlign w:val="bottom"/>
            <w:hideMark/>
          </w:tcPr>
          <w:p w14:paraId="13DB1B0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7A89F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1030_1</w:t>
            </w:r>
          </w:p>
        </w:tc>
        <w:tc>
          <w:tcPr>
            <w:tcW w:w="673" w:type="dxa"/>
            <w:tcBorders>
              <w:top w:val="nil"/>
              <w:left w:val="nil"/>
              <w:bottom w:val="nil"/>
              <w:right w:val="nil"/>
            </w:tcBorders>
            <w:shd w:val="clear" w:color="auto" w:fill="auto"/>
            <w:noWrap/>
            <w:vAlign w:val="bottom"/>
            <w:hideMark/>
          </w:tcPr>
          <w:p w14:paraId="7AF908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3EBB1E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2B9B8B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3" w:type="dxa"/>
            <w:tcBorders>
              <w:top w:val="nil"/>
              <w:left w:val="nil"/>
              <w:bottom w:val="nil"/>
              <w:right w:val="nil"/>
            </w:tcBorders>
            <w:shd w:val="clear" w:color="auto" w:fill="auto"/>
            <w:noWrap/>
            <w:vAlign w:val="bottom"/>
            <w:hideMark/>
          </w:tcPr>
          <w:p w14:paraId="0934529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75145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43D6718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4CF61F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72EE8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99.7</w:t>
            </w:r>
          </w:p>
        </w:tc>
      </w:tr>
      <w:tr w:rsidR="004B0B49" w:rsidRPr="0089132E" w14:paraId="421AC8AE" w14:textId="77777777" w:rsidTr="004B0B49">
        <w:trPr>
          <w:trHeight w:val="300"/>
        </w:trPr>
        <w:tc>
          <w:tcPr>
            <w:tcW w:w="1166" w:type="dxa"/>
            <w:tcBorders>
              <w:top w:val="nil"/>
              <w:left w:val="nil"/>
              <w:bottom w:val="nil"/>
              <w:right w:val="nil"/>
            </w:tcBorders>
            <w:shd w:val="clear" w:color="auto" w:fill="auto"/>
            <w:noWrap/>
            <w:vAlign w:val="bottom"/>
            <w:hideMark/>
          </w:tcPr>
          <w:p w14:paraId="576CD7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NGP0258</w:t>
            </w:r>
          </w:p>
        </w:tc>
        <w:tc>
          <w:tcPr>
            <w:tcW w:w="1320" w:type="dxa"/>
            <w:tcBorders>
              <w:top w:val="nil"/>
              <w:left w:val="nil"/>
              <w:bottom w:val="nil"/>
              <w:right w:val="nil"/>
            </w:tcBorders>
            <w:shd w:val="clear" w:color="auto" w:fill="auto"/>
            <w:noWrap/>
            <w:vAlign w:val="bottom"/>
            <w:hideMark/>
          </w:tcPr>
          <w:p w14:paraId="058CBE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7/12/2016</w:t>
            </w:r>
          </w:p>
        </w:tc>
        <w:tc>
          <w:tcPr>
            <w:tcW w:w="1114" w:type="dxa"/>
            <w:tcBorders>
              <w:top w:val="nil"/>
              <w:left w:val="nil"/>
              <w:bottom w:val="nil"/>
              <w:right w:val="nil"/>
            </w:tcBorders>
            <w:shd w:val="clear" w:color="auto" w:fill="auto"/>
            <w:noWrap/>
            <w:vAlign w:val="bottom"/>
            <w:hideMark/>
          </w:tcPr>
          <w:p w14:paraId="0372357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F78DB5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1036_0</w:t>
            </w:r>
          </w:p>
        </w:tc>
        <w:tc>
          <w:tcPr>
            <w:tcW w:w="673" w:type="dxa"/>
            <w:tcBorders>
              <w:top w:val="nil"/>
              <w:left w:val="nil"/>
              <w:bottom w:val="nil"/>
              <w:right w:val="nil"/>
            </w:tcBorders>
            <w:shd w:val="clear" w:color="auto" w:fill="auto"/>
            <w:noWrap/>
            <w:vAlign w:val="bottom"/>
            <w:hideMark/>
          </w:tcPr>
          <w:p w14:paraId="6A8431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6C77C6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A11FF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w:t>
            </w:r>
          </w:p>
        </w:tc>
        <w:tc>
          <w:tcPr>
            <w:tcW w:w="673" w:type="dxa"/>
            <w:tcBorders>
              <w:top w:val="nil"/>
              <w:left w:val="nil"/>
              <w:bottom w:val="nil"/>
              <w:right w:val="nil"/>
            </w:tcBorders>
            <w:shd w:val="clear" w:color="auto" w:fill="auto"/>
            <w:noWrap/>
            <w:vAlign w:val="bottom"/>
            <w:hideMark/>
          </w:tcPr>
          <w:p w14:paraId="2F75AD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509820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771289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1D3130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4" w:type="dxa"/>
            <w:tcBorders>
              <w:top w:val="nil"/>
              <w:left w:val="nil"/>
              <w:bottom w:val="nil"/>
              <w:right w:val="nil"/>
            </w:tcBorders>
            <w:shd w:val="clear" w:color="auto" w:fill="auto"/>
            <w:noWrap/>
            <w:vAlign w:val="bottom"/>
            <w:hideMark/>
          </w:tcPr>
          <w:p w14:paraId="030DC3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r>
      <w:tr w:rsidR="004B0B49" w:rsidRPr="0089132E" w14:paraId="1E2C2EDA" w14:textId="77777777" w:rsidTr="004B0B49">
        <w:trPr>
          <w:trHeight w:val="300"/>
        </w:trPr>
        <w:tc>
          <w:tcPr>
            <w:tcW w:w="1166" w:type="dxa"/>
            <w:tcBorders>
              <w:top w:val="nil"/>
              <w:left w:val="nil"/>
              <w:bottom w:val="nil"/>
              <w:right w:val="nil"/>
            </w:tcBorders>
            <w:shd w:val="clear" w:color="auto" w:fill="auto"/>
            <w:noWrap/>
            <w:vAlign w:val="bottom"/>
            <w:hideMark/>
          </w:tcPr>
          <w:p w14:paraId="18919C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NGP0258</w:t>
            </w:r>
          </w:p>
        </w:tc>
        <w:tc>
          <w:tcPr>
            <w:tcW w:w="1320" w:type="dxa"/>
            <w:tcBorders>
              <w:top w:val="nil"/>
              <w:left w:val="nil"/>
              <w:bottom w:val="nil"/>
              <w:right w:val="nil"/>
            </w:tcBorders>
            <w:shd w:val="clear" w:color="auto" w:fill="auto"/>
            <w:noWrap/>
            <w:vAlign w:val="bottom"/>
            <w:hideMark/>
          </w:tcPr>
          <w:p w14:paraId="25352F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7/12/2016</w:t>
            </w:r>
          </w:p>
        </w:tc>
        <w:tc>
          <w:tcPr>
            <w:tcW w:w="1114" w:type="dxa"/>
            <w:tcBorders>
              <w:top w:val="nil"/>
              <w:left w:val="nil"/>
              <w:bottom w:val="nil"/>
              <w:right w:val="nil"/>
            </w:tcBorders>
            <w:shd w:val="clear" w:color="auto" w:fill="auto"/>
            <w:noWrap/>
            <w:vAlign w:val="bottom"/>
            <w:hideMark/>
          </w:tcPr>
          <w:p w14:paraId="0460D6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073D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1036_1</w:t>
            </w:r>
          </w:p>
        </w:tc>
        <w:tc>
          <w:tcPr>
            <w:tcW w:w="673" w:type="dxa"/>
            <w:tcBorders>
              <w:top w:val="nil"/>
              <w:left w:val="nil"/>
              <w:bottom w:val="nil"/>
              <w:right w:val="nil"/>
            </w:tcBorders>
            <w:shd w:val="clear" w:color="auto" w:fill="auto"/>
            <w:noWrap/>
            <w:vAlign w:val="bottom"/>
            <w:hideMark/>
          </w:tcPr>
          <w:p w14:paraId="3AE137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6D0F6C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03CCF2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65.7</w:t>
            </w:r>
          </w:p>
        </w:tc>
        <w:tc>
          <w:tcPr>
            <w:tcW w:w="673" w:type="dxa"/>
            <w:tcBorders>
              <w:top w:val="nil"/>
              <w:left w:val="nil"/>
              <w:bottom w:val="nil"/>
              <w:right w:val="nil"/>
            </w:tcBorders>
            <w:shd w:val="clear" w:color="auto" w:fill="auto"/>
            <w:noWrap/>
            <w:vAlign w:val="bottom"/>
            <w:hideMark/>
          </w:tcPr>
          <w:p w14:paraId="6881C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3" w:type="dxa"/>
            <w:tcBorders>
              <w:top w:val="nil"/>
              <w:left w:val="nil"/>
              <w:bottom w:val="nil"/>
              <w:right w:val="nil"/>
            </w:tcBorders>
            <w:shd w:val="clear" w:color="auto" w:fill="auto"/>
            <w:noWrap/>
            <w:vAlign w:val="bottom"/>
            <w:hideMark/>
          </w:tcPr>
          <w:p w14:paraId="54B72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118AB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11311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4" w:type="dxa"/>
            <w:tcBorders>
              <w:top w:val="nil"/>
              <w:left w:val="nil"/>
              <w:bottom w:val="nil"/>
              <w:right w:val="nil"/>
            </w:tcBorders>
            <w:shd w:val="clear" w:color="auto" w:fill="auto"/>
            <w:noWrap/>
            <w:vAlign w:val="bottom"/>
            <w:hideMark/>
          </w:tcPr>
          <w:p w14:paraId="226BD7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r>
      <w:tr w:rsidR="004B0B49" w:rsidRPr="0089132E" w14:paraId="435BB71D" w14:textId="77777777" w:rsidTr="004B0B49">
        <w:trPr>
          <w:trHeight w:val="300"/>
        </w:trPr>
        <w:tc>
          <w:tcPr>
            <w:tcW w:w="1166" w:type="dxa"/>
            <w:tcBorders>
              <w:top w:val="nil"/>
              <w:left w:val="nil"/>
              <w:bottom w:val="nil"/>
              <w:right w:val="nil"/>
            </w:tcBorders>
            <w:shd w:val="clear" w:color="auto" w:fill="auto"/>
            <w:noWrap/>
            <w:vAlign w:val="bottom"/>
            <w:hideMark/>
          </w:tcPr>
          <w:p w14:paraId="200E1A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WHP0062</w:t>
            </w:r>
          </w:p>
        </w:tc>
        <w:tc>
          <w:tcPr>
            <w:tcW w:w="1320" w:type="dxa"/>
            <w:tcBorders>
              <w:top w:val="nil"/>
              <w:left w:val="nil"/>
              <w:bottom w:val="nil"/>
              <w:right w:val="nil"/>
            </w:tcBorders>
            <w:shd w:val="clear" w:color="auto" w:fill="auto"/>
            <w:noWrap/>
            <w:vAlign w:val="bottom"/>
            <w:hideMark/>
          </w:tcPr>
          <w:p w14:paraId="582791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8/16/2016</w:t>
            </w:r>
          </w:p>
        </w:tc>
        <w:tc>
          <w:tcPr>
            <w:tcW w:w="1114" w:type="dxa"/>
            <w:tcBorders>
              <w:top w:val="nil"/>
              <w:left w:val="nil"/>
              <w:bottom w:val="nil"/>
              <w:right w:val="nil"/>
            </w:tcBorders>
            <w:shd w:val="clear" w:color="auto" w:fill="auto"/>
            <w:noWrap/>
            <w:vAlign w:val="bottom"/>
            <w:hideMark/>
          </w:tcPr>
          <w:p w14:paraId="0107AEF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CFB3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1042_0</w:t>
            </w:r>
          </w:p>
        </w:tc>
        <w:tc>
          <w:tcPr>
            <w:tcW w:w="673" w:type="dxa"/>
            <w:tcBorders>
              <w:top w:val="nil"/>
              <w:left w:val="nil"/>
              <w:bottom w:val="nil"/>
              <w:right w:val="nil"/>
            </w:tcBorders>
            <w:shd w:val="clear" w:color="auto" w:fill="auto"/>
            <w:noWrap/>
            <w:vAlign w:val="bottom"/>
            <w:hideMark/>
          </w:tcPr>
          <w:p w14:paraId="21295F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36.8</w:t>
            </w:r>
          </w:p>
        </w:tc>
        <w:tc>
          <w:tcPr>
            <w:tcW w:w="673" w:type="dxa"/>
            <w:tcBorders>
              <w:top w:val="nil"/>
              <w:left w:val="nil"/>
              <w:bottom w:val="nil"/>
              <w:right w:val="nil"/>
            </w:tcBorders>
            <w:shd w:val="clear" w:color="auto" w:fill="auto"/>
            <w:noWrap/>
            <w:vAlign w:val="bottom"/>
            <w:hideMark/>
          </w:tcPr>
          <w:p w14:paraId="4B3CE2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c>
          <w:tcPr>
            <w:tcW w:w="673" w:type="dxa"/>
            <w:tcBorders>
              <w:top w:val="nil"/>
              <w:left w:val="nil"/>
              <w:bottom w:val="nil"/>
              <w:right w:val="nil"/>
            </w:tcBorders>
            <w:shd w:val="clear" w:color="auto" w:fill="auto"/>
            <w:noWrap/>
            <w:vAlign w:val="bottom"/>
            <w:hideMark/>
          </w:tcPr>
          <w:p w14:paraId="79B995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5FB6D5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w:t>
            </w:r>
          </w:p>
        </w:tc>
        <w:tc>
          <w:tcPr>
            <w:tcW w:w="673" w:type="dxa"/>
            <w:tcBorders>
              <w:top w:val="nil"/>
              <w:left w:val="nil"/>
              <w:bottom w:val="nil"/>
              <w:right w:val="nil"/>
            </w:tcBorders>
            <w:shd w:val="clear" w:color="auto" w:fill="auto"/>
            <w:noWrap/>
            <w:vAlign w:val="bottom"/>
            <w:hideMark/>
          </w:tcPr>
          <w:p w14:paraId="042807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0EA463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5392D2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4" w:type="dxa"/>
            <w:tcBorders>
              <w:top w:val="nil"/>
              <w:left w:val="nil"/>
              <w:bottom w:val="nil"/>
              <w:right w:val="nil"/>
            </w:tcBorders>
            <w:shd w:val="clear" w:color="auto" w:fill="auto"/>
            <w:noWrap/>
            <w:vAlign w:val="bottom"/>
            <w:hideMark/>
          </w:tcPr>
          <w:p w14:paraId="429403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r>
      <w:tr w:rsidR="004B0B49" w:rsidRPr="0089132E" w14:paraId="7B24A21B" w14:textId="77777777" w:rsidTr="004B0B49">
        <w:trPr>
          <w:trHeight w:val="300"/>
        </w:trPr>
        <w:tc>
          <w:tcPr>
            <w:tcW w:w="1166" w:type="dxa"/>
            <w:tcBorders>
              <w:top w:val="nil"/>
              <w:left w:val="nil"/>
              <w:bottom w:val="nil"/>
              <w:right w:val="nil"/>
            </w:tcBorders>
            <w:shd w:val="clear" w:color="auto" w:fill="auto"/>
            <w:noWrap/>
            <w:vAlign w:val="bottom"/>
            <w:hideMark/>
          </w:tcPr>
          <w:p w14:paraId="308CB0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WHP0062</w:t>
            </w:r>
          </w:p>
        </w:tc>
        <w:tc>
          <w:tcPr>
            <w:tcW w:w="1320" w:type="dxa"/>
            <w:tcBorders>
              <w:top w:val="nil"/>
              <w:left w:val="nil"/>
              <w:bottom w:val="nil"/>
              <w:right w:val="nil"/>
            </w:tcBorders>
            <w:shd w:val="clear" w:color="auto" w:fill="auto"/>
            <w:noWrap/>
            <w:vAlign w:val="bottom"/>
            <w:hideMark/>
          </w:tcPr>
          <w:p w14:paraId="206B27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8/16/2016</w:t>
            </w:r>
          </w:p>
        </w:tc>
        <w:tc>
          <w:tcPr>
            <w:tcW w:w="1114" w:type="dxa"/>
            <w:tcBorders>
              <w:top w:val="nil"/>
              <w:left w:val="nil"/>
              <w:bottom w:val="nil"/>
              <w:right w:val="nil"/>
            </w:tcBorders>
            <w:shd w:val="clear" w:color="auto" w:fill="auto"/>
            <w:noWrap/>
            <w:vAlign w:val="bottom"/>
            <w:hideMark/>
          </w:tcPr>
          <w:p w14:paraId="49D5FE1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8258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1042_1</w:t>
            </w:r>
          </w:p>
        </w:tc>
        <w:tc>
          <w:tcPr>
            <w:tcW w:w="673" w:type="dxa"/>
            <w:tcBorders>
              <w:top w:val="nil"/>
              <w:left w:val="nil"/>
              <w:bottom w:val="nil"/>
              <w:right w:val="nil"/>
            </w:tcBorders>
            <w:shd w:val="clear" w:color="auto" w:fill="auto"/>
            <w:noWrap/>
            <w:vAlign w:val="bottom"/>
            <w:hideMark/>
          </w:tcPr>
          <w:p w14:paraId="70770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20F13F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3" w:type="dxa"/>
            <w:tcBorders>
              <w:top w:val="nil"/>
              <w:left w:val="nil"/>
              <w:bottom w:val="nil"/>
              <w:right w:val="nil"/>
            </w:tcBorders>
            <w:shd w:val="clear" w:color="auto" w:fill="auto"/>
            <w:noWrap/>
            <w:vAlign w:val="bottom"/>
            <w:hideMark/>
          </w:tcPr>
          <w:p w14:paraId="621D3D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16DEA5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3" w:type="dxa"/>
            <w:tcBorders>
              <w:top w:val="nil"/>
              <w:left w:val="nil"/>
              <w:bottom w:val="nil"/>
              <w:right w:val="nil"/>
            </w:tcBorders>
            <w:shd w:val="clear" w:color="auto" w:fill="auto"/>
            <w:noWrap/>
            <w:vAlign w:val="bottom"/>
            <w:hideMark/>
          </w:tcPr>
          <w:p w14:paraId="768168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5D86D7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18F6B6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4" w:type="dxa"/>
            <w:tcBorders>
              <w:top w:val="nil"/>
              <w:left w:val="nil"/>
              <w:bottom w:val="nil"/>
              <w:right w:val="nil"/>
            </w:tcBorders>
            <w:shd w:val="clear" w:color="auto" w:fill="auto"/>
            <w:noWrap/>
            <w:vAlign w:val="bottom"/>
            <w:hideMark/>
          </w:tcPr>
          <w:p w14:paraId="4BB1B2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r>
      <w:tr w:rsidR="004B0B49" w:rsidRPr="0089132E" w14:paraId="59081BAB" w14:textId="77777777" w:rsidTr="004B0B49">
        <w:trPr>
          <w:trHeight w:val="300"/>
        </w:trPr>
        <w:tc>
          <w:tcPr>
            <w:tcW w:w="1166" w:type="dxa"/>
            <w:tcBorders>
              <w:top w:val="nil"/>
              <w:left w:val="nil"/>
              <w:bottom w:val="nil"/>
              <w:right w:val="nil"/>
            </w:tcBorders>
            <w:shd w:val="clear" w:color="auto" w:fill="auto"/>
            <w:noWrap/>
            <w:vAlign w:val="bottom"/>
            <w:hideMark/>
          </w:tcPr>
          <w:p w14:paraId="476BE4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WB0490</w:t>
            </w:r>
          </w:p>
        </w:tc>
        <w:tc>
          <w:tcPr>
            <w:tcW w:w="1320" w:type="dxa"/>
            <w:tcBorders>
              <w:top w:val="nil"/>
              <w:left w:val="nil"/>
              <w:bottom w:val="nil"/>
              <w:right w:val="nil"/>
            </w:tcBorders>
            <w:shd w:val="clear" w:color="auto" w:fill="auto"/>
            <w:noWrap/>
            <w:vAlign w:val="bottom"/>
            <w:hideMark/>
          </w:tcPr>
          <w:p w14:paraId="1138B4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7/17/2017</w:t>
            </w:r>
          </w:p>
        </w:tc>
        <w:tc>
          <w:tcPr>
            <w:tcW w:w="1114" w:type="dxa"/>
            <w:tcBorders>
              <w:top w:val="nil"/>
              <w:left w:val="nil"/>
              <w:bottom w:val="nil"/>
              <w:right w:val="nil"/>
            </w:tcBorders>
            <w:shd w:val="clear" w:color="auto" w:fill="auto"/>
            <w:noWrap/>
            <w:vAlign w:val="bottom"/>
            <w:hideMark/>
          </w:tcPr>
          <w:p w14:paraId="477927D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FB5E9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1096_0</w:t>
            </w:r>
          </w:p>
        </w:tc>
        <w:tc>
          <w:tcPr>
            <w:tcW w:w="673" w:type="dxa"/>
            <w:tcBorders>
              <w:top w:val="nil"/>
              <w:left w:val="nil"/>
              <w:bottom w:val="nil"/>
              <w:right w:val="nil"/>
            </w:tcBorders>
            <w:shd w:val="clear" w:color="auto" w:fill="auto"/>
            <w:noWrap/>
            <w:vAlign w:val="bottom"/>
            <w:hideMark/>
          </w:tcPr>
          <w:p w14:paraId="7F69AD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14362E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7D96A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185CB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77.4</w:t>
            </w:r>
          </w:p>
        </w:tc>
        <w:tc>
          <w:tcPr>
            <w:tcW w:w="673" w:type="dxa"/>
            <w:tcBorders>
              <w:top w:val="nil"/>
              <w:left w:val="nil"/>
              <w:bottom w:val="nil"/>
              <w:right w:val="nil"/>
            </w:tcBorders>
            <w:shd w:val="clear" w:color="auto" w:fill="auto"/>
            <w:noWrap/>
            <w:vAlign w:val="bottom"/>
            <w:hideMark/>
          </w:tcPr>
          <w:p w14:paraId="37D8E7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173180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612CEF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4" w:type="dxa"/>
            <w:tcBorders>
              <w:top w:val="nil"/>
              <w:left w:val="nil"/>
              <w:bottom w:val="nil"/>
              <w:right w:val="nil"/>
            </w:tcBorders>
            <w:shd w:val="clear" w:color="auto" w:fill="auto"/>
            <w:noWrap/>
            <w:vAlign w:val="bottom"/>
            <w:hideMark/>
          </w:tcPr>
          <w:p w14:paraId="13DE7A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r>
      <w:tr w:rsidR="004B0B49" w:rsidRPr="0089132E" w14:paraId="2DE3157E" w14:textId="77777777" w:rsidTr="004B0B49">
        <w:trPr>
          <w:trHeight w:val="300"/>
        </w:trPr>
        <w:tc>
          <w:tcPr>
            <w:tcW w:w="1166" w:type="dxa"/>
            <w:tcBorders>
              <w:top w:val="nil"/>
              <w:left w:val="nil"/>
              <w:bottom w:val="nil"/>
              <w:right w:val="nil"/>
            </w:tcBorders>
            <w:shd w:val="clear" w:color="auto" w:fill="auto"/>
            <w:noWrap/>
            <w:vAlign w:val="bottom"/>
            <w:hideMark/>
          </w:tcPr>
          <w:p w14:paraId="271A54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WB0490</w:t>
            </w:r>
          </w:p>
        </w:tc>
        <w:tc>
          <w:tcPr>
            <w:tcW w:w="1320" w:type="dxa"/>
            <w:tcBorders>
              <w:top w:val="nil"/>
              <w:left w:val="nil"/>
              <w:bottom w:val="nil"/>
              <w:right w:val="nil"/>
            </w:tcBorders>
            <w:shd w:val="clear" w:color="auto" w:fill="auto"/>
            <w:noWrap/>
            <w:vAlign w:val="bottom"/>
            <w:hideMark/>
          </w:tcPr>
          <w:p w14:paraId="382B6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7/17/2017</w:t>
            </w:r>
          </w:p>
        </w:tc>
        <w:tc>
          <w:tcPr>
            <w:tcW w:w="1114" w:type="dxa"/>
            <w:tcBorders>
              <w:top w:val="nil"/>
              <w:left w:val="nil"/>
              <w:bottom w:val="nil"/>
              <w:right w:val="nil"/>
            </w:tcBorders>
            <w:shd w:val="clear" w:color="auto" w:fill="auto"/>
            <w:noWrap/>
            <w:vAlign w:val="bottom"/>
            <w:hideMark/>
          </w:tcPr>
          <w:p w14:paraId="7381911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A767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1096_1</w:t>
            </w:r>
          </w:p>
        </w:tc>
        <w:tc>
          <w:tcPr>
            <w:tcW w:w="673" w:type="dxa"/>
            <w:tcBorders>
              <w:top w:val="nil"/>
              <w:left w:val="nil"/>
              <w:bottom w:val="nil"/>
              <w:right w:val="nil"/>
            </w:tcBorders>
            <w:shd w:val="clear" w:color="auto" w:fill="auto"/>
            <w:noWrap/>
            <w:vAlign w:val="bottom"/>
            <w:hideMark/>
          </w:tcPr>
          <w:p w14:paraId="4D473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41678B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C50CA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02661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218831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00D315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3CE874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4" w:type="dxa"/>
            <w:tcBorders>
              <w:top w:val="nil"/>
              <w:left w:val="nil"/>
              <w:bottom w:val="nil"/>
              <w:right w:val="nil"/>
            </w:tcBorders>
            <w:shd w:val="clear" w:color="auto" w:fill="auto"/>
            <w:noWrap/>
            <w:vAlign w:val="bottom"/>
            <w:hideMark/>
          </w:tcPr>
          <w:p w14:paraId="3CD762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r>
      <w:tr w:rsidR="004B0B49" w:rsidRPr="0089132E" w14:paraId="722A7344" w14:textId="77777777" w:rsidTr="004B0B49">
        <w:trPr>
          <w:trHeight w:val="300"/>
        </w:trPr>
        <w:tc>
          <w:tcPr>
            <w:tcW w:w="1166" w:type="dxa"/>
            <w:tcBorders>
              <w:top w:val="nil"/>
              <w:left w:val="nil"/>
              <w:bottom w:val="nil"/>
              <w:right w:val="nil"/>
            </w:tcBorders>
            <w:shd w:val="clear" w:color="auto" w:fill="auto"/>
            <w:noWrap/>
            <w:vAlign w:val="bottom"/>
            <w:hideMark/>
          </w:tcPr>
          <w:p w14:paraId="7BBC3D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SR0106</w:t>
            </w:r>
          </w:p>
        </w:tc>
        <w:tc>
          <w:tcPr>
            <w:tcW w:w="1320" w:type="dxa"/>
            <w:tcBorders>
              <w:top w:val="nil"/>
              <w:left w:val="nil"/>
              <w:bottom w:val="nil"/>
              <w:right w:val="nil"/>
            </w:tcBorders>
            <w:shd w:val="clear" w:color="auto" w:fill="auto"/>
            <w:noWrap/>
            <w:vAlign w:val="bottom"/>
            <w:hideMark/>
          </w:tcPr>
          <w:p w14:paraId="7F8B1A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8/30/2017</w:t>
            </w:r>
          </w:p>
        </w:tc>
        <w:tc>
          <w:tcPr>
            <w:tcW w:w="1114" w:type="dxa"/>
            <w:tcBorders>
              <w:top w:val="nil"/>
              <w:left w:val="nil"/>
              <w:bottom w:val="nil"/>
              <w:right w:val="nil"/>
            </w:tcBorders>
            <w:shd w:val="clear" w:color="auto" w:fill="auto"/>
            <w:noWrap/>
            <w:vAlign w:val="bottom"/>
            <w:hideMark/>
          </w:tcPr>
          <w:p w14:paraId="1689B0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B50EE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1102_0</w:t>
            </w:r>
          </w:p>
        </w:tc>
        <w:tc>
          <w:tcPr>
            <w:tcW w:w="673" w:type="dxa"/>
            <w:tcBorders>
              <w:top w:val="nil"/>
              <w:left w:val="nil"/>
              <w:bottom w:val="nil"/>
              <w:right w:val="nil"/>
            </w:tcBorders>
            <w:shd w:val="clear" w:color="auto" w:fill="auto"/>
            <w:noWrap/>
            <w:vAlign w:val="bottom"/>
            <w:hideMark/>
          </w:tcPr>
          <w:p w14:paraId="2AC98E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1176BC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1328CA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1EF6A6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77632C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32B020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9CEE5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4" w:type="dxa"/>
            <w:tcBorders>
              <w:top w:val="nil"/>
              <w:left w:val="nil"/>
              <w:bottom w:val="nil"/>
              <w:right w:val="nil"/>
            </w:tcBorders>
            <w:shd w:val="clear" w:color="auto" w:fill="auto"/>
            <w:noWrap/>
            <w:vAlign w:val="bottom"/>
            <w:hideMark/>
          </w:tcPr>
          <w:p w14:paraId="0145E9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r>
      <w:tr w:rsidR="004B0B49" w:rsidRPr="0089132E" w14:paraId="5D1D2EB9" w14:textId="77777777" w:rsidTr="004B0B49">
        <w:trPr>
          <w:trHeight w:val="300"/>
        </w:trPr>
        <w:tc>
          <w:tcPr>
            <w:tcW w:w="1166" w:type="dxa"/>
            <w:tcBorders>
              <w:top w:val="nil"/>
              <w:left w:val="nil"/>
              <w:bottom w:val="nil"/>
              <w:right w:val="nil"/>
            </w:tcBorders>
            <w:shd w:val="clear" w:color="auto" w:fill="auto"/>
            <w:noWrap/>
            <w:vAlign w:val="bottom"/>
            <w:hideMark/>
          </w:tcPr>
          <w:p w14:paraId="6194F4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SR0106</w:t>
            </w:r>
          </w:p>
        </w:tc>
        <w:tc>
          <w:tcPr>
            <w:tcW w:w="1320" w:type="dxa"/>
            <w:tcBorders>
              <w:top w:val="nil"/>
              <w:left w:val="nil"/>
              <w:bottom w:val="nil"/>
              <w:right w:val="nil"/>
            </w:tcBorders>
            <w:shd w:val="clear" w:color="auto" w:fill="auto"/>
            <w:noWrap/>
            <w:vAlign w:val="bottom"/>
            <w:hideMark/>
          </w:tcPr>
          <w:p w14:paraId="2A7BC2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8/30/2017</w:t>
            </w:r>
          </w:p>
        </w:tc>
        <w:tc>
          <w:tcPr>
            <w:tcW w:w="1114" w:type="dxa"/>
            <w:tcBorders>
              <w:top w:val="nil"/>
              <w:left w:val="nil"/>
              <w:bottom w:val="nil"/>
              <w:right w:val="nil"/>
            </w:tcBorders>
            <w:shd w:val="clear" w:color="auto" w:fill="auto"/>
            <w:noWrap/>
            <w:vAlign w:val="bottom"/>
            <w:hideMark/>
          </w:tcPr>
          <w:p w14:paraId="68D05C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C858D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1102_1</w:t>
            </w:r>
          </w:p>
        </w:tc>
        <w:tc>
          <w:tcPr>
            <w:tcW w:w="673" w:type="dxa"/>
            <w:tcBorders>
              <w:top w:val="nil"/>
              <w:left w:val="nil"/>
              <w:bottom w:val="nil"/>
              <w:right w:val="nil"/>
            </w:tcBorders>
            <w:shd w:val="clear" w:color="auto" w:fill="auto"/>
            <w:noWrap/>
            <w:vAlign w:val="bottom"/>
            <w:hideMark/>
          </w:tcPr>
          <w:p w14:paraId="4A951D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55982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495BB6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w:t>
            </w:r>
          </w:p>
        </w:tc>
        <w:tc>
          <w:tcPr>
            <w:tcW w:w="673" w:type="dxa"/>
            <w:tcBorders>
              <w:top w:val="nil"/>
              <w:left w:val="nil"/>
              <w:bottom w:val="nil"/>
              <w:right w:val="nil"/>
            </w:tcBorders>
            <w:shd w:val="clear" w:color="auto" w:fill="auto"/>
            <w:noWrap/>
            <w:vAlign w:val="bottom"/>
            <w:hideMark/>
          </w:tcPr>
          <w:p w14:paraId="5E82A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5561DA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25FC05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50673E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4" w:type="dxa"/>
            <w:tcBorders>
              <w:top w:val="nil"/>
              <w:left w:val="nil"/>
              <w:bottom w:val="nil"/>
              <w:right w:val="nil"/>
            </w:tcBorders>
            <w:shd w:val="clear" w:color="auto" w:fill="auto"/>
            <w:noWrap/>
            <w:vAlign w:val="bottom"/>
            <w:hideMark/>
          </w:tcPr>
          <w:p w14:paraId="23E682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r>
      <w:tr w:rsidR="004B0B49" w:rsidRPr="0089132E" w14:paraId="74A5BB63" w14:textId="77777777" w:rsidTr="004B0B49">
        <w:trPr>
          <w:trHeight w:val="300"/>
        </w:trPr>
        <w:tc>
          <w:tcPr>
            <w:tcW w:w="1166" w:type="dxa"/>
            <w:tcBorders>
              <w:top w:val="nil"/>
              <w:left w:val="nil"/>
              <w:bottom w:val="nil"/>
              <w:right w:val="nil"/>
            </w:tcBorders>
            <w:shd w:val="clear" w:color="auto" w:fill="auto"/>
            <w:noWrap/>
            <w:vAlign w:val="bottom"/>
            <w:hideMark/>
          </w:tcPr>
          <w:p w14:paraId="43964D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7823D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9/26/2017</w:t>
            </w:r>
          </w:p>
        </w:tc>
        <w:tc>
          <w:tcPr>
            <w:tcW w:w="1114" w:type="dxa"/>
            <w:tcBorders>
              <w:top w:val="nil"/>
              <w:left w:val="nil"/>
              <w:bottom w:val="nil"/>
              <w:right w:val="nil"/>
            </w:tcBorders>
            <w:shd w:val="clear" w:color="auto" w:fill="auto"/>
            <w:noWrap/>
            <w:vAlign w:val="bottom"/>
            <w:hideMark/>
          </w:tcPr>
          <w:p w14:paraId="12A9C0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55C34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1114_0</w:t>
            </w:r>
          </w:p>
        </w:tc>
        <w:tc>
          <w:tcPr>
            <w:tcW w:w="673" w:type="dxa"/>
            <w:tcBorders>
              <w:top w:val="nil"/>
              <w:left w:val="nil"/>
              <w:bottom w:val="nil"/>
              <w:right w:val="nil"/>
            </w:tcBorders>
            <w:shd w:val="clear" w:color="auto" w:fill="auto"/>
            <w:noWrap/>
            <w:vAlign w:val="bottom"/>
            <w:hideMark/>
          </w:tcPr>
          <w:p w14:paraId="0D5D70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c>
          <w:tcPr>
            <w:tcW w:w="673" w:type="dxa"/>
            <w:tcBorders>
              <w:top w:val="nil"/>
              <w:left w:val="nil"/>
              <w:bottom w:val="nil"/>
              <w:right w:val="nil"/>
            </w:tcBorders>
            <w:shd w:val="clear" w:color="auto" w:fill="auto"/>
            <w:noWrap/>
            <w:vAlign w:val="bottom"/>
            <w:hideMark/>
          </w:tcPr>
          <w:p w14:paraId="54BBF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4A15C3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3FFCE4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63CF28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52.1</w:t>
            </w:r>
          </w:p>
        </w:tc>
        <w:tc>
          <w:tcPr>
            <w:tcW w:w="673" w:type="dxa"/>
            <w:tcBorders>
              <w:top w:val="nil"/>
              <w:left w:val="nil"/>
              <w:bottom w:val="nil"/>
              <w:right w:val="nil"/>
            </w:tcBorders>
            <w:shd w:val="clear" w:color="auto" w:fill="auto"/>
            <w:noWrap/>
            <w:vAlign w:val="bottom"/>
            <w:hideMark/>
          </w:tcPr>
          <w:p w14:paraId="1D4433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5C6F7C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95.0</w:t>
            </w:r>
          </w:p>
        </w:tc>
        <w:tc>
          <w:tcPr>
            <w:tcW w:w="674" w:type="dxa"/>
            <w:tcBorders>
              <w:top w:val="nil"/>
              <w:left w:val="nil"/>
              <w:bottom w:val="nil"/>
              <w:right w:val="nil"/>
            </w:tcBorders>
            <w:shd w:val="clear" w:color="auto" w:fill="auto"/>
            <w:noWrap/>
            <w:vAlign w:val="bottom"/>
            <w:hideMark/>
          </w:tcPr>
          <w:p w14:paraId="3BF658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r>
      <w:tr w:rsidR="004B0B49" w:rsidRPr="0089132E" w14:paraId="750D9D0B" w14:textId="77777777" w:rsidTr="004B0B49">
        <w:trPr>
          <w:trHeight w:val="300"/>
        </w:trPr>
        <w:tc>
          <w:tcPr>
            <w:tcW w:w="1166" w:type="dxa"/>
            <w:tcBorders>
              <w:top w:val="nil"/>
              <w:left w:val="nil"/>
              <w:bottom w:val="nil"/>
              <w:right w:val="nil"/>
            </w:tcBorders>
            <w:shd w:val="clear" w:color="auto" w:fill="auto"/>
            <w:noWrap/>
            <w:vAlign w:val="bottom"/>
            <w:hideMark/>
          </w:tcPr>
          <w:p w14:paraId="1512C1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0B879B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9/26/2017</w:t>
            </w:r>
          </w:p>
        </w:tc>
        <w:tc>
          <w:tcPr>
            <w:tcW w:w="1114" w:type="dxa"/>
            <w:tcBorders>
              <w:top w:val="nil"/>
              <w:left w:val="nil"/>
              <w:bottom w:val="nil"/>
              <w:right w:val="nil"/>
            </w:tcBorders>
            <w:shd w:val="clear" w:color="auto" w:fill="auto"/>
            <w:noWrap/>
            <w:vAlign w:val="bottom"/>
            <w:hideMark/>
          </w:tcPr>
          <w:p w14:paraId="6C5FA4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C332C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1114_1</w:t>
            </w:r>
          </w:p>
        </w:tc>
        <w:tc>
          <w:tcPr>
            <w:tcW w:w="673" w:type="dxa"/>
            <w:tcBorders>
              <w:top w:val="nil"/>
              <w:left w:val="nil"/>
              <w:bottom w:val="nil"/>
              <w:right w:val="nil"/>
            </w:tcBorders>
            <w:shd w:val="clear" w:color="auto" w:fill="auto"/>
            <w:noWrap/>
            <w:vAlign w:val="bottom"/>
            <w:hideMark/>
          </w:tcPr>
          <w:p w14:paraId="423A7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57D3AC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6E7E5D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c>
          <w:tcPr>
            <w:tcW w:w="673" w:type="dxa"/>
            <w:tcBorders>
              <w:top w:val="nil"/>
              <w:left w:val="nil"/>
              <w:bottom w:val="nil"/>
              <w:right w:val="nil"/>
            </w:tcBorders>
            <w:shd w:val="clear" w:color="auto" w:fill="auto"/>
            <w:noWrap/>
            <w:vAlign w:val="bottom"/>
            <w:hideMark/>
          </w:tcPr>
          <w:p w14:paraId="00E535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744017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3" w:type="dxa"/>
            <w:tcBorders>
              <w:top w:val="nil"/>
              <w:left w:val="nil"/>
              <w:bottom w:val="nil"/>
              <w:right w:val="nil"/>
            </w:tcBorders>
            <w:shd w:val="clear" w:color="auto" w:fill="auto"/>
            <w:noWrap/>
            <w:vAlign w:val="bottom"/>
            <w:hideMark/>
          </w:tcPr>
          <w:p w14:paraId="59D929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7B21CC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c>
          <w:tcPr>
            <w:tcW w:w="674" w:type="dxa"/>
            <w:tcBorders>
              <w:top w:val="nil"/>
              <w:left w:val="nil"/>
              <w:bottom w:val="nil"/>
              <w:right w:val="nil"/>
            </w:tcBorders>
            <w:shd w:val="clear" w:color="auto" w:fill="auto"/>
            <w:noWrap/>
            <w:vAlign w:val="bottom"/>
            <w:hideMark/>
          </w:tcPr>
          <w:p w14:paraId="5AA7DE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r>
      <w:tr w:rsidR="004B0B49" w:rsidRPr="0089132E" w14:paraId="6EF4A770" w14:textId="77777777" w:rsidTr="004B0B49">
        <w:trPr>
          <w:trHeight w:val="300"/>
        </w:trPr>
        <w:tc>
          <w:tcPr>
            <w:tcW w:w="1166" w:type="dxa"/>
            <w:tcBorders>
              <w:top w:val="nil"/>
              <w:left w:val="nil"/>
              <w:bottom w:val="nil"/>
              <w:right w:val="nil"/>
            </w:tcBorders>
            <w:shd w:val="clear" w:color="auto" w:fill="auto"/>
            <w:noWrap/>
            <w:vAlign w:val="bottom"/>
            <w:hideMark/>
          </w:tcPr>
          <w:p w14:paraId="264EA2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31C9BE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8/22/2017</w:t>
            </w:r>
          </w:p>
        </w:tc>
        <w:tc>
          <w:tcPr>
            <w:tcW w:w="1114" w:type="dxa"/>
            <w:tcBorders>
              <w:top w:val="nil"/>
              <w:left w:val="nil"/>
              <w:bottom w:val="nil"/>
              <w:right w:val="nil"/>
            </w:tcBorders>
            <w:shd w:val="clear" w:color="auto" w:fill="auto"/>
            <w:noWrap/>
            <w:vAlign w:val="bottom"/>
            <w:hideMark/>
          </w:tcPr>
          <w:p w14:paraId="23A542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FCA1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1117_0</w:t>
            </w:r>
          </w:p>
        </w:tc>
        <w:tc>
          <w:tcPr>
            <w:tcW w:w="673" w:type="dxa"/>
            <w:tcBorders>
              <w:top w:val="nil"/>
              <w:left w:val="nil"/>
              <w:bottom w:val="nil"/>
              <w:right w:val="nil"/>
            </w:tcBorders>
            <w:shd w:val="clear" w:color="auto" w:fill="auto"/>
            <w:noWrap/>
            <w:vAlign w:val="bottom"/>
            <w:hideMark/>
          </w:tcPr>
          <w:p w14:paraId="17DCA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07E02A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3DC740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0045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615438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771029B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1DCAB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BF5C78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DF4F133" w14:textId="77777777" w:rsidTr="004B0B49">
        <w:trPr>
          <w:trHeight w:val="300"/>
        </w:trPr>
        <w:tc>
          <w:tcPr>
            <w:tcW w:w="1166" w:type="dxa"/>
            <w:tcBorders>
              <w:top w:val="nil"/>
              <w:left w:val="nil"/>
              <w:bottom w:val="nil"/>
              <w:right w:val="nil"/>
            </w:tcBorders>
            <w:shd w:val="clear" w:color="auto" w:fill="auto"/>
            <w:noWrap/>
            <w:vAlign w:val="bottom"/>
            <w:hideMark/>
          </w:tcPr>
          <w:p w14:paraId="3AC857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32C8B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8/22/2017</w:t>
            </w:r>
          </w:p>
        </w:tc>
        <w:tc>
          <w:tcPr>
            <w:tcW w:w="1114" w:type="dxa"/>
            <w:tcBorders>
              <w:top w:val="nil"/>
              <w:left w:val="nil"/>
              <w:bottom w:val="nil"/>
              <w:right w:val="nil"/>
            </w:tcBorders>
            <w:shd w:val="clear" w:color="auto" w:fill="auto"/>
            <w:noWrap/>
            <w:vAlign w:val="bottom"/>
            <w:hideMark/>
          </w:tcPr>
          <w:p w14:paraId="58D3BC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DF45B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1117_1</w:t>
            </w:r>
          </w:p>
        </w:tc>
        <w:tc>
          <w:tcPr>
            <w:tcW w:w="673" w:type="dxa"/>
            <w:tcBorders>
              <w:top w:val="nil"/>
              <w:left w:val="nil"/>
              <w:bottom w:val="nil"/>
              <w:right w:val="nil"/>
            </w:tcBorders>
            <w:shd w:val="clear" w:color="auto" w:fill="auto"/>
            <w:noWrap/>
            <w:vAlign w:val="bottom"/>
            <w:hideMark/>
          </w:tcPr>
          <w:p w14:paraId="326699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250BB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4C7321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47.2</w:t>
            </w:r>
          </w:p>
        </w:tc>
        <w:tc>
          <w:tcPr>
            <w:tcW w:w="673" w:type="dxa"/>
            <w:tcBorders>
              <w:top w:val="nil"/>
              <w:left w:val="nil"/>
              <w:bottom w:val="nil"/>
              <w:right w:val="nil"/>
            </w:tcBorders>
            <w:shd w:val="clear" w:color="auto" w:fill="auto"/>
            <w:noWrap/>
            <w:vAlign w:val="bottom"/>
            <w:hideMark/>
          </w:tcPr>
          <w:p w14:paraId="77D5C2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5E98C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26FC135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F7EFB3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57894E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523621A6" w14:textId="77777777" w:rsidTr="004B0B49">
        <w:trPr>
          <w:trHeight w:val="300"/>
        </w:trPr>
        <w:tc>
          <w:tcPr>
            <w:tcW w:w="1166" w:type="dxa"/>
            <w:tcBorders>
              <w:top w:val="nil"/>
              <w:left w:val="nil"/>
              <w:bottom w:val="nil"/>
              <w:right w:val="nil"/>
            </w:tcBorders>
            <w:shd w:val="clear" w:color="auto" w:fill="auto"/>
            <w:noWrap/>
            <w:vAlign w:val="bottom"/>
            <w:hideMark/>
          </w:tcPr>
          <w:p w14:paraId="68D633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WB0492</w:t>
            </w:r>
          </w:p>
        </w:tc>
        <w:tc>
          <w:tcPr>
            <w:tcW w:w="1320" w:type="dxa"/>
            <w:tcBorders>
              <w:top w:val="nil"/>
              <w:left w:val="nil"/>
              <w:bottom w:val="nil"/>
              <w:right w:val="nil"/>
            </w:tcBorders>
            <w:shd w:val="clear" w:color="auto" w:fill="auto"/>
            <w:noWrap/>
            <w:vAlign w:val="bottom"/>
            <w:hideMark/>
          </w:tcPr>
          <w:p w14:paraId="7C8F21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7/17/2018</w:t>
            </w:r>
          </w:p>
        </w:tc>
        <w:tc>
          <w:tcPr>
            <w:tcW w:w="1114" w:type="dxa"/>
            <w:tcBorders>
              <w:top w:val="nil"/>
              <w:left w:val="nil"/>
              <w:bottom w:val="nil"/>
              <w:right w:val="nil"/>
            </w:tcBorders>
            <w:shd w:val="clear" w:color="auto" w:fill="auto"/>
            <w:noWrap/>
            <w:vAlign w:val="bottom"/>
            <w:hideMark/>
          </w:tcPr>
          <w:p w14:paraId="19F41C8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F67B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1185_0</w:t>
            </w:r>
          </w:p>
        </w:tc>
        <w:tc>
          <w:tcPr>
            <w:tcW w:w="673" w:type="dxa"/>
            <w:tcBorders>
              <w:top w:val="nil"/>
              <w:left w:val="nil"/>
              <w:bottom w:val="nil"/>
              <w:right w:val="nil"/>
            </w:tcBorders>
            <w:shd w:val="clear" w:color="auto" w:fill="auto"/>
            <w:noWrap/>
            <w:vAlign w:val="bottom"/>
            <w:hideMark/>
          </w:tcPr>
          <w:p w14:paraId="3EFEC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EA44F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w:t>
            </w:r>
          </w:p>
        </w:tc>
        <w:tc>
          <w:tcPr>
            <w:tcW w:w="673" w:type="dxa"/>
            <w:tcBorders>
              <w:top w:val="nil"/>
              <w:left w:val="nil"/>
              <w:bottom w:val="nil"/>
              <w:right w:val="nil"/>
            </w:tcBorders>
            <w:shd w:val="clear" w:color="auto" w:fill="auto"/>
            <w:noWrap/>
            <w:vAlign w:val="bottom"/>
            <w:hideMark/>
          </w:tcPr>
          <w:p w14:paraId="1090B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1B684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94.0</w:t>
            </w:r>
          </w:p>
        </w:tc>
        <w:tc>
          <w:tcPr>
            <w:tcW w:w="673" w:type="dxa"/>
            <w:tcBorders>
              <w:top w:val="nil"/>
              <w:left w:val="nil"/>
              <w:bottom w:val="nil"/>
              <w:right w:val="nil"/>
            </w:tcBorders>
            <w:shd w:val="clear" w:color="auto" w:fill="auto"/>
            <w:noWrap/>
            <w:vAlign w:val="bottom"/>
            <w:hideMark/>
          </w:tcPr>
          <w:p w14:paraId="0BBE28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191568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655314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13.4</w:t>
            </w:r>
          </w:p>
        </w:tc>
        <w:tc>
          <w:tcPr>
            <w:tcW w:w="674" w:type="dxa"/>
            <w:tcBorders>
              <w:top w:val="nil"/>
              <w:left w:val="nil"/>
              <w:bottom w:val="nil"/>
              <w:right w:val="nil"/>
            </w:tcBorders>
            <w:shd w:val="clear" w:color="auto" w:fill="auto"/>
            <w:noWrap/>
            <w:vAlign w:val="bottom"/>
            <w:hideMark/>
          </w:tcPr>
          <w:p w14:paraId="3F343D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w:t>
            </w:r>
          </w:p>
        </w:tc>
      </w:tr>
      <w:tr w:rsidR="004B0B49" w:rsidRPr="0089132E" w14:paraId="18EF3417" w14:textId="77777777" w:rsidTr="004B0B49">
        <w:trPr>
          <w:trHeight w:val="300"/>
        </w:trPr>
        <w:tc>
          <w:tcPr>
            <w:tcW w:w="1166" w:type="dxa"/>
            <w:tcBorders>
              <w:top w:val="nil"/>
              <w:left w:val="nil"/>
              <w:bottom w:val="nil"/>
              <w:right w:val="nil"/>
            </w:tcBorders>
            <w:shd w:val="clear" w:color="auto" w:fill="auto"/>
            <w:noWrap/>
            <w:vAlign w:val="bottom"/>
            <w:hideMark/>
          </w:tcPr>
          <w:p w14:paraId="01B5B9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WB0492</w:t>
            </w:r>
          </w:p>
        </w:tc>
        <w:tc>
          <w:tcPr>
            <w:tcW w:w="1320" w:type="dxa"/>
            <w:tcBorders>
              <w:top w:val="nil"/>
              <w:left w:val="nil"/>
              <w:bottom w:val="nil"/>
              <w:right w:val="nil"/>
            </w:tcBorders>
            <w:shd w:val="clear" w:color="auto" w:fill="auto"/>
            <w:noWrap/>
            <w:vAlign w:val="bottom"/>
            <w:hideMark/>
          </w:tcPr>
          <w:p w14:paraId="33961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7/17/2018</w:t>
            </w:r>
          </w:p>
        </w:tc>
        <w:tc>
          <w:tcPr>
            <w:tcW w:w="1114" w:type="dxa"/>
            <w:tcBorders>
              <w:top w:val="nil"/>
              <w:left w:val="nil"/>
              <w:bottom w:val="nil"/>
              <w:right w:val="nil"/>
            </w:tcBorders>
            <w:shd w:val="clear" w:color="auto" w:fill="auto"/>
            <w:noWrap/>
            <w:vAlign w:val="bottom"/>
            <w:hideMark/>
          </w:tcPr>
          <w:p w14:paraId="1F9312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3F34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1185_1</w:t>
            </w:r>
          </w:p>
        </w:tc>
        <w:tc>
          <w:tcPr>
            <w:tcW w:w="673" w:type="dxa"/>
            <w:tcBorders>
              <w:top w:val="nil"/>
              <w:left w:val="nil"/>
              <w:bottom w:val="nil"/>
              <w:right w:val="nil"/>
            </w:tcBorders>
            <w:shd w:val="clear" w:color="auto" w:fill="auto"/>
            <w:noWrap/>
            <w:vAlign w:val="bottom"/>
            <w:hideMark/>
          </w:tcPr>
          <w:p w14:paraId="5BCA6C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7FA881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w:t>
            </w:r>
          </w:p>
        </w:tc>
        <w:tc>
          <w:tcPr>
            <w:tcW w:w="673" w:type="dxa"/>
            <w:tcBorders>
              <w:top w:val="nil"/>
              <w:left w:val="nil"/>
              <w:bottom w:val="nil"/>
              <w:right w:val="nil"/>
            </w:tcBorders>
            <w:shd w:val="clear" w:color="auto" w:fill="auto"/>
            <w:noWrap/>
            <w:vAlign w:val="bottom"/>
            <w:hideMark/>
          </w:tcPr>
          <w:p w14:paraId="7E8BAD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4F95289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84214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0A21D3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4EAB5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13.4</w:t>
            </w:r>
          </w:p>
        </w:tc>
        <w:tc>
          <w:tcPr>
            <w:tcW w:w="674" w:type="dxa"/>
            <w:tcBorders>
              <w:top w:val="nil"/>
              <w:left w:val="nil"/>
              <w:bottom w:val="nil"/>
              <w:right w:val="nil"/>
            </w:tcBorders>
            <w:shd w:val="clear" w:color="auto" w:fill="auto"/>
            <w:noWrap/>
            <w:vAlign w:val="bottom"/>
            <w:hideMark/>
          </w:tcPr>
          <w:p w14:paraId="1F8A551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5F209F1" w14:textId="77777777" w:rsidTr="004B0B49">
        <w:trPr>
          <w:trHeight w:val="300"/>
        </w:trPr>
        <w:tc>
          <w:tcPr>
            <w:tcW w:w="1166" w:type="dxa"/>
            <w:tcBorders>
              <w:top w:val="nil"/>
              <w:left w:val="nil"/>
              <w:bottom w:val="nil"/>
              <w:right w:val="nil"/>
            </w:tcBorders>
            <w:shd w:val="clear" w:color="auto" w:fill="auto"/>
            <w:noWrap/>
            <w:vAlign w:val="bottom"/>
            <w:hideMark/>
          </w:tcPr>
          <w:p w14:paraId="2BAE1C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SR0107</w:t>
            </w:r>
          </w:p>
        </w:tc>
        <w:tc>
          <w:tcPr>
            <w:tcW w:w="1320" w:type="dxa"/>
            <w:tcBorders>
              <w:top w:val="nil"/>
              <w:left w:val="nil"/>
              <w:bottom w:val="nil"/>
              <w:right w:val="nil"/>
            </w:tcBorders>
            <w:shd w:val="clear" w:color="auto" w:fill="auto"/>
            <w:noWrap/>
            <w:vAlign w:val="bottom"/>
            <w:hideMark/>
          </w:tcPr>
          <w:p w14:paraId="519901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8/13/2018</w:t>
            </w:r>
          </w:p>
        </w:tc>
        <w:tc>
          <w:tcPr>
            <w:tcW w:w="1114" w:type="dxa"/>
            <w:tcBorders>
              <w:top w:val="nil"/>
              <w:left w:val="nil"/>
              <w:bottom w:val="nil"/>
              <w:right w:val="nil"/>
            </w:tcBorders>
            <w:shd w:val="clear" w:color="auto" w:fill="auto"/>
            <w:noWrap/>
            <w:vAlign w:val="bottom"/>
            <w:hideMark/>
          </w:tcPr>
          <w:p w14:paraId="75CB003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7D4B8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1188_0</w:t>
            </w:r>
          </w:p>
        </w:tc>
        <w:tc>
          <w:tcPr>
            <w:tcW w:w="673" w:type="dxa"/>
            <w:tcBorders>
              <w:top w:val="nil"/>
              <w:left w:val="nil"/>
              <w:bottom w:val="nil"/>
              <w:right w:val="nil"/>
            </w:tcBorders>
            <w:shd w:val="clear" w:color="auto" w:fill="auto"/>
            <w:noWrap/>
            <w:vAlign w:val="bottom"/>
            <w:hideMark/>
          </w:tcPr>
          <w:p w14:paraId="06B58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7E5900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3769DF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73A946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400449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7F73F3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1E593B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4" w:type="dxa"/>
            <w:tcBorders>
              <w:top w:val="nil"/>
              <w:left w:val="nil"/>
              <w:bottom w:val="nil"/>
              <w:right w:val="nil"/>
            </w:tcBorders>
            <w:shd w:val="clear" w:color="auto" w:fill="auto"/>
            <w:noWrap/>
            <w:vAlign w:val="bottom"/>
            <w:hideMark/>
          </w:tcPr>
          <w:p w14:paraId="603E0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128AEBA7" w14:textId="77777777" w:rsidTr="004B0B49">
        <w:trPr>
          <w:trHeight w:val="300"/>
        </w:trPr>
        <w:tc>
          <w:tcPr>
            <w:tcW w:w="1166" w:type="dxa"/>
            <w:tcBorders>
              <w:top w:val="nil"/>
              <w:left w:val="nil"/>
              <w:bottom w:val="nil"/>
              <w:right w:val="nil"/>
            </w:tcBorders>
            <w:shd w:val="clear" w:color="auto" w:fill="auto"/>
            <w:noWrap/>
            <w:vAlign w:val="bottom"/>
            <w:hideMark/>
          </w:tcPr>
          <w:p w14:paraId="717433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SR0107</w:t>
            </w:r>
          </w:p>
        </w:tc>
        <w:tc>
          <w:tcPr>
            <w:tcW w:w="1320" w:type="dxa"/>
            <w:tcBorders>
              <w:top w:val="nil"/>
              <w:left w:val="nil"/>
              <w:bottom w:val="nil"/>
              <w:right w:val="nil"/>
            </w:tcBorders>
            <w:shd w:val="clear" w:color="auto" w:fill="auto"/>
            <w:noWrap/>
            <w:vAlign w:val="bottom"/>
            <w:hideMark/>
          </w:tcPr>
          <w:p w14:paraId="11EA6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8/13/2018</w:t>
            </w:r>
          </w:p>
        </w:tc>
        <w:tc>
          <w:tcPr>
            <w:tcW w:w="1114" w:type="dxa"/>
            <w:tcBorders>
              <w:top w:val="nil"/>
              <w:left w:val="nil"/>
              <w:bottom w:val="nil"/>
              <w:right w:val="nil"/>
            </w:tcBorders>
            <w:shd w:val="clear" w:color="auto" w:fill="auto"/>
            <w:noWrap/>
            <w:vAlign w:val="bottom"/>
            <w:hideMark/>
          </w:tcPr>
          <w:p w14:paraId="68D4FC4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DDF91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1188_1</w:t>
            </w:r>
          </w:p>
        </w:tc>
        <w:tc>
          <w:tcPr>
            <w:tcW w:w="673" w:type="dxa"/>
            <w:tcBorders>
              <w:top w:val="nil"/>
              <w:left w:val="nil"/>
              <w:bottom w:val="nil"/>
              <w:right w:val="nil"/>
            </w:tcBorders>
            <w:shd w:val="clear" w:color="auto" w:fill="auto"/>
            <w:noWrap/>
            <w:vAlign w:val="bottom"/>
            <w:hideMark/>
          </w:tcPr>
          <w:p w14:paraId="14E292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51.7</w:t>
            </w:r>
          </w:p>
        </w:tc>
        <w:tc>
          <w:tcPr>
            <w:tcW w:w="673" w:type="dxa"/>
            <w:tcBorders>
              <w:top w:val="nil"/>
              <w:left w:val="nil"/>
              <w:bottom w:val="nil"/>
              <w:right w:val="nil"/>
            </w:tcBorders>
            <w:shd w:val="clear" w:color="auto" w:fill="auto"/>
            <w:noWrap/>
            <w:vAlign w:val="bottom"/>
            <w:hideMark/>
          </w:tcPr>
          <w:p w14:paraId="532676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31.2</w:t>
            </w:r>
          </w:p>
        </w:tc>
        <w:tc>
          <w:tcPr>
            <w:tcW w:w="673" w:type="dxa"/>
            <w:tcBorders>
              <w:top w:val="nil"/>
              <w:left w:val="nil"/>
              <w:bottom w:val="nil"/>
              <w:right w:val="nil"/>
            </w:tcBorders>
            <w:shd w:val="clear" w:color="auto" w:fill="auto"/>
            <w:noWrap/>
            <w:vAlign w:val="bottom"/>
            <w:hideMark/>
          </w:tcPr>
          <w:p w14:paraId="05A19B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23E248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3B0B33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37B6F1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0057F5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w:t>
            </w:r>
          </w:p>
        </w:tc>
        <w:tc>
          <w:tcPr>
            <w:tcW w:w="674" w:type="dxa"/>
            <w:tcBorders>
              <w:top w:val="nil"/>
              <w:left w:val="nil"/>
              <w:bottom w:val="nil"/>
              <w:right w:val="nil"/>
            </w:tcBorders>
            <w:shd w:val="clear" w:color="auto" w:fill="auto"/>
            <w:noWrap/>
            <w:vAlign w:val="bottom"/>
            <w:hideMark/>
          </w:tcPr>
          <w:p w14:paraId="4963B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r>
      <w:tr w:rsidR="004B0B49" w:rsidRPr="0089132E" w14:paraId="0D80A521" w14:textId="77777777" w:rsidTr="004B0B49">
        <w:trPr>
          <w:trHeight w:val="300"/>
        </w:trPr>
        <w:tc>
          <w:tcPr>
            <w:tcW w:w="1166" w:type="dxa"/>
            <w:tcBorders>
              <w:top w:val="nil"/>
              <w:left w:val="nil"/>
              <w:bottom w:val="nil"/>
              <w:right w:val="nil"/>
            </w:tcBorders>
            <w:shd w:val="clear" w:color="auto" w:fill="auto"/>
            <w:noWrap/>
            <w:vAlign w:val="bottom"/>
            <w:hideMark/>
          </w:tcPr>
          <w:p w14:paraId="767F1C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05814B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8/21/2018</w:t>
            </w:r>
          </w:p>
        </w:tc>
        <w:tc>
          <w:tcPr>
            <w:tcW w:w="1114" w:type="dxa"/>
            <w:tcBorders>
              <w:top w:val="nil"/>
              <w:left w:val="nil"/>
              <w:bottom w:val="nil"/>
              <w:right w:val="nil"/>
            </w:tcBorders>
            <w:shd w:val="clear" w:color="auto" w:fill="auto"/>
            <w:noWrap/>
            <w:vAlign w:val="bottom"/>
            <w:hideMark/>
          </w:tcPr>
          <w:p w14:paraId="4C44E0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96ADB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1194_0</w:t>
            </w:r>
          </w:p>
        </w:tc>
        <w:tc>
          <w:tcPr>
            <w:tcW w:w="673" w:type="dxa"/>
            <w:tcBorders>
              <w:top w:val="nil"/>
              <w:left w:val="nil"/>
              <w:bottom w:val="nil"/>
              <w:right w:val="nil"/>
            </w:tcBorders>
            <w:shd w:val="clear" w:color="auto" w:fill="auto"/>
            <w:noWrap/>
            <w:vAlign w:val="bottom"/>
            <w:hideMark/>
          </w:tcPr>
          <w:p w14:paraId="63655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3" w:type="dxa"/>
            <w:tcBorders>
              <w:top w:val="nil"/>
              <w:left w:val="nil"/>
              <w:bottom w:val="nil"/>
              <w:right w:val="nil"/>
            </w:tcBorders>
            <w:shd w:val="clear" w:color="auto" w:fill="auto"/>
            <w:noWrap/>
            <w:vAlign w:val="bottom"/>
            <w:hideMark/>
          </w:tcPr>
          <w:p w14:paraId="428286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3" w:type="dxa"/>
            <w:tcBorders>
              <w:top w:val="nil"/>
              <w:left w:val="nil"/>
              <w:bottom w:val="nil"/>
              <w:right w:val="nil"/>
            </w:tcBorders>
            <w:shd w:val="clear" w:color="auto" w:fill="auto"/>
            <w:noWrap/>
            <w:vAlign w:val="bottom"/>
            <w:hideMark/>
          </w:tcPr>
          <w:p w14:paraId="247D2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710604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0EEA88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90.0</w:t>
            </w:r>
          </w:p>
        </w:tc>
        <w:tc>
          <w:tcPr>
            <w:tcW w:w="673" w:type="dxa"/>
            <w:tcBorders>
              <w:top w:val="nil"/>
              <w:left w:val="nil"/>
              <w:bottom w:val="nil"/>
              <w:right w:val="nil"/>
            </w:tcBorders>
            <w:shd w:val="clear" w:color="auto" w:fill="auto"/>
            <w:noWrap/>
            <w:vAlign w:val="bottom"/>
            <w:hideMark/>
          </w:tcPr>
          <w:p w14:paraId="569464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15CE8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2F69EB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77.1</w:t>
            </w:r>
          </w:p>
        </w:tc>
      </w:tr>
      <w:tr w:rsidR="004B0B49" w:rsidRPr="0089132E" w14:paraId="2E952276" w14:textId="77777777" w:rsidTr="004B0B49">
        <w:trPr>
          <w:trHeight w:val="300"/>
        </w:trPr>
        <w:tc>
          <w:tcPr>
            <w:tcW w:w="1166" w:type="dxa"/>
            <w:tcBorders>
              <w:top w:val="nil"/>
              <w:left w:val="nil"/>
              <w:bottom w:val="nil"/>
              <w:right w:val="nil"/>
            </w:tcBorders>
            <w:shd w:val="clear" w:color="auto" w:fill="auto"/>
            <w:noWrap/>
            <w:vAlign w:val="bottom"/>
            <w:hideMark/>
          </w:tcPr>
          <w:p w14:paraId="1B4B94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3D81E8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8/21/2018</w:t>
            </w:r>
          </w:p>
        </w:tc>
        <w:tc>
          <w:tcPr>
            <w:tcW w:w="1114" w:type="dxa"/>
            <w:tcBorders>
              <w:top w:val="nil"/>
              <w:left w:val="nil"/>
              <w:bottom w:val="nil"/>
              <w:right w:val="nil"/>
            </w:tcBorders>
            <w:shd w:val="clear" w:color="auto" w:fill="auto"/>
            <w:noWrap/>
            <w:vAlign w:val="bottom"/>
            <w:hideMark/>
          </w:tcPr>
          <w:p w14:paraId="3BCC22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57BD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1194_1</w:t>
            </w:r>
          </w:p>
        </w:tc>
        <w:tc>
          <w:tcPr>
            <w:tcW w:w="673" w:type="dxa"/>
            <w:tcBorders>
              <w:top w:val="nil"/>
              <w:left w:val="nil"/>
              <w:bottom w:val="nil"/>
              <w:right w:val="nil"/>
            </w:tcBorders>
            <w:shd w:val="clear" w:color="auto" w:fill="auto"/>
            <w:noWrap/>
            <w:vAlign w:val="bottom"/>
            <w:hideMark/>
          </w:tcPr>
          <w:p w14:paraId="3E1AC9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24BBCD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53D9E5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693BFA7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D04D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99.3</w:t>
            </w:r>
          </w:p>
        </w:tc>
        <w:tc>
          <w:tcPr>
            <w:tcW w:w="673" w:type="dxa"/>
            <w:tcBorders>
              <w:top w:val="nil"/>
              <w:left w:val="nil"/>
              <w:bottom w:val="nil"/>
              <w:right w:val="nil"/>
            </w:tcBorders>
            <w:shd w:val="clear" w:color="auto" w:fill="auto"/>
            <w:noWrap/>
            <w:vAlign w:val="bottom"/>
            <w:hideMark/>
          </w:tcPr>
          <w:p w14:paraId="7EF87E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1E1A88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4" w:type="dxa"/>
            <w:tcBorders>
              <w:top w:val="nil"/>
              <w:left w:val="nil"/>
              <w:bottom w:val="nil"/>
              <w:right w:val="nil"/>
            </w:tcBorders>
            <w:shd w:val="clear" w:color="auto" w:fill="auto"/>
            <w:noWrap/>
            <w:vAlign w:val="bottom"/>
            <w:hideMark/>
          </w:tcPr>
          <w:p w14:paraId="7AF1F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r>
      <w:tr w:rsidR="004B0B49" w:rsidRPr="0089132E" w14:paraId="2ABD35E9" w14:textId="77777777" w:rsidTr="004B0B49">
        <w:trPr>
          <w:trHeight w:val="300"/>
        </w:trPr>
        <w:tc>
          <w:tcPr>
            <w:tcW w:w="1166" w:type="dxa"/>
            <w:tcBorders>
              <w:top w:val="nil"/>
              <w:left w:val="nil"/>
              <w:bottom w:val="nil"/>
              <w:right w:val="nil"/>
            </w:tcBorders>
            <w:shd w:val="clear" w:color="auto" w:fill="auto"/>
            <w:noWrap/>
            <w:vAlign w:val="bottom"/>
            <w:hideMark/>
          </w:tcPr>
          <w:p w14:paraId="2A57DD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07C695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9/19/2018</w:t>
            </w:r>
          </w:p>
        </w:tc>
        <w:tc>
          <w:tcPr>
            <w:tcW w:w="1114" w:type="dxa"/>
            <w:tcBorders>
              <w:top w:val="nil"/>
              <w:left w:val="nil"/>
              <w:bottom w:val="nil"/>
              <w:right w:val="nil"/>
            </w:tcBorders>
            <w:shd w:val="clear" w:color="auto" w:fill="auto"/>
            <w:noWrap/>
            <w:vAlign w:val="bottom"/>
            <w:hideMark/>
          </w:tcPr>
          <w:p w14:paraId="6858BE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F8941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1205_0</w:t>
            </w:r>
          </w:p>
        </w:tc>
        <w:tc>
          <w:tcPr>
            <w:tcW w:w="673" w:type="dxa"/>
            <w:tcBorders>
              <w:top w:val="nil"/>
              <w:left w:val="nil"/>
              <w:bottom w:val="nil"/>
              <w:right w:val="nil"/>
            </w:tcBorders>
            <w:shd w:val="clear" w:color="auto" w:fill="auto"/>
            <w:noWrap/>
            <w:vAlign w:val="bottom"/>
            <w:hideMark/>
          </w:tcPr>
          <w:p w14:paraId="3FAB47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28DFE5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3" w:type="dxa"/>
            <w:tcBorders>
              <w:top w:val="nil"/>
              <w:left w:val="nil"/>
              <w:bottom w:val="nil"/>
              <w:right w:val="nil"/>
            </w:tcBorders>
            <w:shd w:val="clear" w:color="auto" w:fill="auto"/>
            <w:noWrap/>
            <w:vAlign w:val="bottom"/>
            <w:hideMark/>
          </w:tcPr>
          <w:p w14:paraId="307B30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00F44B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80.9</w:t>
            </w:r>
          </w:p>
        </w:tc>
        <w:tc>
          <w:tcPr>
            <w:tcW w:w="673" w:type="dxa"/>
            <w:tcBorders>
              <w:top w:val="nil"/>
              <w:left w:val="nil"/>
              <w:bottom w:val="nil"/>
              <w:right w:val="nil"/>
            </w:tcBorders>
            <w:shd w:val="clear" w:color="auto" w:fill="auto"/>
            <w:noWrap/>
            <w:vAlign w:val="bottom"/>
            <w:hideMark/>
          </w:tcPr>
          <w:p w14:paraId="36F1D7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76E9CAE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1AB5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4" w:type="dxa"/>
            <w:tcBorders>
              <w:top w:val="nil"/>
              <w:left w:val="nil"/>
              <w:bottom w:val="nil"/>
              <w:right w:val="nil"/>
            </w:tcBorders>
            <w:shd w:val="clear" w:color="auto" w:fill="auto"/>
            <w:noWrap/>
            <w:vAlign w:val="bottom"/>
            <w:hideMark/>
          </w:tcPr>
          <w:p w14:paraId="55A15E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73.8</w:t>
            </w:r>
          </w:p>
        </w:tc>
      </w:tr>
      <w:tr w:rsidR="004B0B49" w:rsidRPr="0089132E" w14:paraId="0191F7EF" w14:textId="77777777" w:rsidTr="004B0B49">
        <w:trPr>
          <w:trHeight w:val="300"/>
        </w:trPr>
        <w:tc>
          <w:tcPr>
            <w:tcW w:w="1166" w:type="dxa"/>
            <w:tcBorders>
              <w:top w:val="nil"/>
              <w:left w:val="nil"/>
              <w:bottom w:val="nil"/>
              <w:right w:val="nil"/>
            </w:tcBorders>
            <w:shd w:val="clear" w:color="auto" w:fill="auto"/>
            <w:noWrap/>
            <w:vAlign w:val="bottom"/>
            <w:hideMark/>
          </w:tcPr>
          <w:p w14:paraId="37C9F8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5A55AD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9/19/2018</w:t>
            </w:r>
          </w:p>
        </w:tc>
        <w:tc>
          <w:tcPr>
            <w:tcW w:w="1114" w:type="dxa"/>
            <w:tcBorders>
              <w:top w:val="nil"/>
              <w:left w:val="nil"/>
              <w:bottom w:val="nil"/>
              <w:right w:val="nil"/>
            </w:tcBorders>
            <w:shd w:val="clear" w:color="auto" w:fill="auto"/>
            <w:noWrap/>
            <w:vAlign w:val="bottom"/>
            <w:hideMark/>
          </w:tcPr>
          <w:p w14:paraId="23FAAB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2A2A4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1205_1</w:t>
            </w:r>
          </w:p>
        </w:tc>
        <w:tc>
          <w:tcPr>
            <w:tcW w:w="673" w:type="dxa"/>
            <w:tcBorders>
              <w:top w:val="nil"/>
              <w:left w:val="nil"/>
              <w:bottom w:val="nil"/>
              <w:right w:val="nil"/>
            </w:tcBorders>
            <w:shd w:val="clear" w:color="auto" w:fill="auto"/>
            <w:noWrap/>
            <w:vAlign w:val="bottom"/>
            <w:hideMark/>
          </w:tcPr>
          <w:p w14:paraId="1487D0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396367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3591F6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3BBB6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1EC757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11.5</w:t>
            </w:r>
          </w:p>
        </w:tc>
        <w:tc>
          <w:tcPr>
            <w:tcW w:w="673" w:type="dxa"/>
            <w:tcBorders>
              <w:top w:val="nil"/>
              <w:left w:val="nil"/>
              <w:bottom w:val="nil"/>
              <w:right w:val="nil"/>
            </w:tcBorders>
            <w:shd w:val="clear" w:color="auto" w:fill="auto"/>
            <w:noWrap/>
            <w:vAlign w:val="bottom"/>
            <w:hideMark/>
          </w:tcPr>
          <w:p w14:paraId="60870C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3807CA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4" w:type="dxa"/>
            <w:tcBorders>
              <w:top w:val="nil"/>
              <w:left w:val="nil"/>
              <w:bottom w:val="nil"/>
              <w:right w:val="nil"/>
            </w:tcBorders>
            <w:shd w:val="clear" w:color="auto" w:fill="auto"/>
            <w:noWrap/>
            <w:vAlign w:val="bottom"/>
            <w:hideMark/>
          </w:tcPr>
          <w:p w14:paraId="1DF601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r>
      <w:tr w:rsidR="004B0B49" w:rsidRPr="0089132E" w14:paraId="00BC7166" w14:textId="77777777" w:rsidTr="004B0B49">
        <w:trPr>
          <w:trHeight w:val="300"/>
        </w:trPr>
        <w:tc>
          <w:tcPr>
            <w:tcW w:w="1166" w:type="dxa"/>
            <w:tcBorders>
              <w:top w:val="nil"/>
              <w:left w:val="nil"/>
              <w:bottom w:val="nil"/>
              <w:right w:val="nil"/>
            </w:tcBorders>
            <w:shd w:val="clear" w:color="auto" w:fill="auto"/>
            <w:noWrap/>
            <w:vAlign w:val="bottom"/>
            <w:hideMark/>
          </w:tcPr>
          <w:p w14:paraId="57E13A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768E4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4B43ABC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E225F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1214_0</w:t>
            </w:r>
          </w:p>
        </w:tc>
        <w:tc>
          <w:tcPr>
            <w:tcW w:w="673" w:type="dxa"/>
            <w:tcBorders>
              <w:top w:val="nil"/>
              <w:left w:val="nil"/>
              <w:bottom w:val="nil"/>
              <w:right w:val="nil"/>
            </w:tcBorders>
            <w:shd w:val="clear" w:color="auto" w:fill="auto"/>
            <w:noWrap/>
            <w:vAlign w:val="bottom"/>
            <w:hideMark/>
          </w:tcPr>
          <w:p w14:paraId="07B628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724E24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3AD0D4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787465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2479D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75.8</w:t>
            </w:r>
          </w:p>
        </w:tc>
        <w:tc>
          <w:tcPr>
            <w:tcW w:w="673" w:type="dxa"/>
            <w:tcBorders>
              <w:top w:val="nil"/>
              <w:left w:val="nil"/>
              <w:bottom w:val="nil"/>
              <w:right w:val="nil"/>
            </w:tcBorders>
            <w:shd w:val="clear" w:color="auto" w:fill="auto"/>
            <w:noWrap/>
            <w:vAlign w:val="bottom"/>
            <w:hideMark/>
          </w:tcPr>
          <w:p w14:paraId="712233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80DAE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4" w:type="dxa"/>
            <w:tcBorders>
              <w:top w:val="nil"/>
              <w:left w:val="nil"/>
              <w:bottom w:val="nil"/>
              <w:right w:val="nil"/>
            </w:tcBorders>
            <w:shd w:val="clear" w:color="auto" w:fill="auto"/>
            <w:noWrap/>
            <w:vAlign w:val="bottom"/>
            <w:hideMark/>
          </w:tcPr>
          <w:p w14:paraId="4FFB8F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r>
      <w:tr w:rsidR="004B0B49" w:rsidRPr="0089132E" w14:paraId="0C4B89E6" w14:textId="77777777" w:rsidTr="004B0B49">
        <w:trPr>
          <w:trHeight w:val="300"/>
        </w:trPr>
        <w:tc>
          <w:tcPr>
            <w:tcW w:w="1166" w:type="dxa"/>
            <w:tcBorders>
              <w:top w:val="nil"/>
              <w:left w:val="nil"/>
              <w:bottom w:val="nil"/>
              <w:right w:val="nil"/>
            </w:tcBorders>
            <w:shd w:val="clear" w:color="auto" w:fill="auto"/>
            <w:noWrap/>
            <w:vAlign w:val="bottom"/>
            <w:hideMark/>
          </w:tcPr>
          <w:p w14:paraId="585718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204E9E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032262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287F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1214_1</w:t>
            </w:r>
          </w:p>
        </w:tc>
        <w:tc>
          <w:tcPr>
            <w:tcW w:w="673" w:type="dxa"/>
            <w:tcBorders>
              <w:top w:val="nil"/>
              <w:left w:val="nil"/>
              <w:bottom w:val="nil"/>
              <w:right w:val="nil"/>
            </w:tcBorders>
            <w:shd w:val="clear" w:color="auto" w:fill="auto"/>
            <w:noWrap/>
            <w:vAlign w:val="bottom"/>
            <w:hideMark/>
          </w:tcPr>
          <w:p w14:paraId="01B4AB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0B136D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3" w:type="dxa"/>
            <w:tcBorders>
              <w:top w:val="nil"/>
              <w:left w:val="nil"/>
              <w:bottom w:val="nil"/>
              <w:right w:val="nil"/>
            </w:tcBorders>
            <w:shd w:val="clear" w:color="auto" w:fill="auto"/>
            <w:noWrap/>
            <w:vAlign w:val="bottom"/>
            <w:hideMark/>
          </w:tcPr>
          <w:p w14:paraId="035944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11.1</w:t>
            </w:r>
          </w:p>
        </w:tc>
        <w:tc>
          <w:tcPr>
            <w:tcW w:w="673" w:type="dxa"/>
            <w:tcBorders>
              <w:top w:val="nil"/>
              <w:left w:val="nil"/>
              <w:bottom w:val="nil"/>
              <w:right w:val="nil"/>
            </w:tcBorders>
            <w:shd w:val="clear" w:color="auto" w:fill="auto"/>
            <w:noWrap/>
            <w:vAlign w:val="bottom"/>
            <w:hideMark/>
          </w:tcPr>
          <w:p w14:paraId="12B3BC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c>
          <w:tcPr>
            <w:tcW w:w="673" w:type="dxa"/>
            <w:tcBorders>
              <w:top w:val="nil"/>
              <w:left w:val="nil"/>
              <w:bottom w:val="nil"/>
              <w:right w:val="nil"/>
            </w:tcBorders>
            <w:shd w:val="clear" w:color="auto" w:fill="auto"/>
            <w:noWrap/>
            <w:vAlign w:val="bottom"/>
            <w:hideMark/>
          </w:tcPr>
          <w:p w14:paraId="14516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1107B0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6F1BB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85.7</w:t>
            </w:r>
          </w:p>
        </w:tc>
        <w:tc>
          <w:tcPr>
            <w:tcW w:w="674" w:type="dxa"/>
            <w:tcBorders>
              <w:top w:val="nil"/>
              <w:left w:val="nil"/>
              <w:bottom w:val="nil"/>
              <w:right w:val="nil"/>
            </w:tcBorders>
            <w:shd w:val="clear" w:color="auto" w:fill="auto"/>
            <w:noWrap/>
            <w:vAlign w:val="bottom"/>
            <w:hideMark/>
          </w:tcPr>
          <w:p w14:paraId="1530CD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r>
      <w:tr w:rsidR="004B0B49" w:rsidRPr="0089132E" w14:paraId="37C39F93" w14:textId="77777777" w:rsidTr="004B0B49">
        <w:trPr>
          <w:trHeight w:val="300"/>
        </w:trPr>
        <w:tc>
          <w:tcPr>
            <w:tcW w:w="1166" w:type="dxa"/>
            <w:tcBorders>
              <w:top w:val="nil"/>
              <w:left w:val="nil"/>
              <w:bottom w:val="nil"/>
              <w:right w:val="nil"/>
            </w:tcBorders>
            <w:shd w:val="clear" w:color="auto" w:fill="auto"/>
            <w:noWrap/>
            <w:vAlign w:val="bottom"/>
            <w:hideMark/>
          </w:tcPr>
          <w:p w14:paraId="48F5FB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1FCF40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6CD7AFC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7EFB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1315_0</w:t>
            </w:r>
          </w:p>
        </w:tc>
        <w:tc>
          <w:tcPr>
            <w:tcW w:w="673" w:type="dxa"/>
            <w:tcBorders>
              <w:top w:val="nil"/>
              <w:left w:val="nil"/>
              <w:bottom w:val="nil"/>
              <w:right w:val="nil"/>
            </w:tcBorders>
            <w:shd w:val="clear" w:color="auto" w:fill="auto"/>
            <w:noWrap/>
            <w:vAlign w:val="bottom"/>
            <w:hideMark/>
          </w:tcPr>
          <w:p w14:paraId="079640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2A477A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132FBB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3" w:type="dxa"/>
            <w:tcBorders>
              <w:top w:val="nil"/>
              <w:left w:val="nil"/>
              <w:bottom w:val="nil"/>
              <w:right w:val="nil"/>
            </w:tcBorders>
            <w:shd w:val="clear" w:color="auto" w:fill="auto"/>
            <w:noWrap/>
            <w:vAlign w:val="bottom"/>
            <w:hideMark/>
          </w:tcPr>
          <w:p w14:paraId="29380D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66590A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00FB8B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4D135E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4" w:type="dxa"/>
            <w:tcBorders>
              <w:top w:val="nil"/>
              <w:left w:val="nil"/>
              <w:bottom w:val="nil"/>
              <w:right w:val="nil"/>
            </w:tcBorders>
            <w:shd w:val="clear" w:color="auto" w:fill="auto"/>
            <w:noWrap/>
            <w:vAlign w:val="bottom"/>
            <w:hideMark/>
          </w:tcPr>
          <w:p w14:paraId="7B138A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r>
      <w:tr w:rsidR="004B0B49" w:rsidRPr="0089132E" w14:paraId="611B9D90" w14:textId="77777777" w:rsidTr="004B0B49">
        <w:trPr>
          <w:trHeight w:val="300"/>
        </w:trPr>
        <w:tc>
          <w:tcPr>
            <w:tcW w:w="1166" w:type="dxa"/>
            <w:tcBorders>
              <w:top w:val="nil"/>
              <w:left w:val="nil"/>
              <w:bottom w:val="nil"/>
              <w:right w:val="nil"/>
            </w:tcBorders>
            <w:shd w:val="clear" w:color="auto" w:fill="auto"/>
            <w:noWrap/>
            <w:vAlign w:val="bottom"/>
            <w:hideMark/>
          </w:tcPr>
          <w:p w14:paraId="66CD88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760C5F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53AFB75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19D7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1315_1</w:t>
            </w:r>
          </w:p>
        </w:tc>
        <w:tc>
          <w:tcPr>
            <w:tcW w:w="673" w:type="dxa"/>
            <w:tcBorders>
              <w:top w:val="nil"/>
              <w:left w:val="nil"/>
              <w:bottom w:val="nil"/>
              <w:right w:val="nil"/>
            </w:tcBorders>
            <w:shd w:val="clear" w:color="auto" w:fill="auto"/>
            <w:noWrap/>
            <w:vAlign w:val="bottom"/>
            <w:hideMark/>
          </w:tcPr>
          <w:p w14:paraId="555CFC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3" w:type="dxa"/>
            <w:tcBorders>
              <w:top w:val="nil"/>
              <w:left w:val="nil"/>
              <w:bottom w:val="nil"/>
              <w:right w:val="nil"/>
            </w:tcBorders>
            <w:shd w:val="clear" w:color="auto" w:fill="auto"/>
            <w:noWrap/>
            <w:vAlign w:val="bottom"/>
            <w:hideMark/>
          </w:tcPr>
          <w:p w14:paraId="6B5DD2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095B8A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17D4C0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57D6A3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w:t>
            </w:r>
          </w:p>
        </w:tc>
        <w:tc>
          <w:tcPr>
            <w:tcW w:w="673" w:type="dxa"/>
            <w:tcBorders>
              <w:top w:val="nil"/>
              <w:left w:val="nil"/>
              <w:bottom w:val="nil"/>
              <w:right w:val="nil"/>
            </w:tcBorders>
            <w:shd w:val="clear" w:color="auto" w:fill="auto"/>
            <w:noWrap/>
            <w:vAlign w:val="bottom"/>
            <w:hideMark/>
          </w:tcPr>
          <w:p w14:paraId="60512D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5584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4" w:type="dxa"/>
            <w:tcBorders>
              <w:top w:val="nil"/>
              <w:left w:val="nil"/>
              <w:bottom w:val="nil"/>
              <w:right w:val="nil"/>
            </w:tcBorders>
            <w:shd w:val="clear" w:color="auto" w:fill="auto"/>
            <w:noWrap/>
            <w:vAlign w:val="bottom"/>
            <w:hideMark/>
          </w:tcPr>
          <w:p w14:paraId="45D03F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r>
      <w:tr w:rsidR="004B0B49" w:rsidRPr="0089132E" w14:paraId="7A9689D0" w14:textId="77777777" w:rsidTr="004B0B49">
        <w:trPr>
          <w:trHeight w:val="300"/>
        </w:trPr>
        <w:tc>
          <w:tcPr>
            <w:tcW w:w="1166" w:type="dxa"/>
            <w:tcBorders>
              <w:top w:val="nil"/>
              <w:left w:val="nil"/>
              <w:bottom w:val="nil"/>
              <w:right w:val="nil"/>
            </w:tcBorders>
            <w:shd w:val="clear" w:color="auto" w:fill="auto"/>
            <w:noWrap/>
            <w:vAlign w:val="bottom"/>
            <w:hideMark/>
          </w:tcPr>
          <w:p w14:paraId="7B7881C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591812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8/19/2019</w:t>
            </w:r>
          </w:p>
        </w:tc>
        <w:tc>
          <w:tcPr>
            <w:tcW w:w="1114" w:type="dxa"/>
            <w:tcBorders>
              <w:top w:val="nil"/>
              <w:left w:val="nil"/>
              <w:bottom w:val="nil"/>
              <w:right w:val="nil"/>
            </w:tcBorders>
            <w:shd w:val="clear" w:color="auto" w:fill="auto"/>
            <w:noWrap/>
            <w:vAlign w:val="bottom"/>
            <w:hideMark/>
          </w:tcPr>
          <w:p w14:paraId="0B89A1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A1784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1322_0</w:t>
            </w:r>
          </w:p>
        </w:tc>
        <w:tc>
          <w:tcPr>
            <w:tcW w:w="673" w:type="dxa"/>
            <w:tcBorders>
              <w:top w:val="nil"/>
              <w:left w:val="nil"/>
              <w:bottom w:val="nil"/>
              <w:right w:val="nil"/>
            </w:tcBorders>
            <w:shd w:val="clear" w:color="auto" w:fill="auto"/>
            <w:noWrap/>
            <w:vAlign w:val="bottom"/>
            <w:hideMark/>
          </w:tcPr>
          <w:p w14:paraId="3335BC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2F9E04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5C2BF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1CC8E7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w:t>
            </w:r>
          </w:p>
        </w:tc>
        <w:tc>
          <w:tcPr>
            <w:tcW w:w="673" w:type="dxa"/>
            <w:tcBorders>
              <w:top w:val="nil"/>
              <w:left w:val="nil"/>
              <w:bottom w:val="nil"/>
              <w:right w:val="nil"/>
            </w:tcBorders>
            <w:shd w:val="clear" w:color="auto" w:fill="auto"/>
            <w:noWrap/>
            <w:vAlign w:val="bottom"/>
            <w:hideMark/>
          </w:tcPr>
          <w:p w14:paraId="626D13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c>
          <w:tcPr>
            <w:tcW w:w="673" w:type="dxa"/>
            <w:tcBorders>
              <w:top w:val="nil"/>
              <w:left w:val="nil"/>
              <w:bottom w:val="nil"/>
              <w:right w:val="nil"/>
            </w:tcBorders>
            <w:shd w:val="clear" w:color="auto" w:fill="auto"/>
            <w:noWrap/>
            <w:vAlign w:val="bottom"/>
            <w:hideMark/>
          </w:tcPr>
          <w:p w14:paraId="0D8816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38C98D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4" w:type="dxa"/>
            <w:tcBorders>
              <w:top w:val="nil"/>
              <w:left w:val="nil"/>
              <w:bottom w:val="nil"/>
              <w:right w:val="nil"/>
            </w:tcBorders>
            <w:shd w:val="clear" w:color="auto" w:fill="auto"/>
            <w:noWrap/>
            <w:vAlign w:val="bottom"/>
            <w:hideMark/>
          </w:tcPr>
          <w:p w14:paraId="274E1C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r>
      <w:tr w:rsidR="004B0B49" w:rsidRPr="0089132E" w14:paraId="028056AF" w14:textId="77777777" w:rsidTr="004B0B49">
        <w:trPr>
          <w:trHeight w:val="300"/>
        </w:trPr>
        <w:tc>
          <w:tcPr>
            <w:tcW w:w="1166" w:type="dxa"/>
            <w:tcBorders>
              <w:top w:val="nil"/>
              <w:left w:val="nil"/>
              <w:bottom w:val="nil"/>
              <w:right w:val="nil"/>
            </w:tcBorders>
            <w:shd w:val="clear" w:color="auto" w:fill="auto"/>
            <w:noWrap/>
            <w:vAlign w:val="bottom"/>
            <w:hideMark/>
          </w:tcPr>
          <w:p w14:paraId="7C31FD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24C8A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8/19/2019</w:t>
            </w:r>
          </w:p>
        </w:tc>
        <w:tc>
          <w:tcPr>
            <w:tcW w:w="1114" w:type="dxa"/>
            <w:tcBorders>
              <w:top w:val="nil"/>
              <w:left w:val="nil"/>
              <w:bottom w:val="nil"/>
              <w:right w:val="nil"/>
            </w:tcBorders>
            <w:shd w:val="clear" w:color="auto" w:fill="auto"/>
            <w:noWrap/>
            <w:vAlign w:val="bottom"/>
            <w:hideMark/>
          </w:tcPr>
          <w:p w14:paraId="41698A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8FEA0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1322_1</w:t>
            </w:r>
          </w:p>
        </w:tc>
        <w:tc>
          <w:tcPr>
            <w:tcW w:w="673" w:type="dxa"/>
            <w:tcBorders>
              <w:top w:val="nil"/>
              <w:left w:val="nil"/>
              <w:bottom w:val="nil"/>
              <w:right w:val="nil"/>
            </w:tcBorders>
            <w:shd w:val="clear" w:color="auto" w:fill="auto"/>
            <w:noWrap/>
            <w:vAlign w:val="bottom"/>
            <w:hideMark/>
          </w:tcPr>
          <w:p w14:paraId="2B69F4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1AD53A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01277C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c>
          <w:tcPr>
            <w:tcW w:w="673" w:type="dxa"/>
            <w:tcBorders>
              <w:top w:val="nil"/>
              <w:left w:val="nil"/>
              <w:bottom w:val="nil"/>
              <w:right w:val="nil"/>
            </w:tcBorders>
            <w:shd w:val="clear" w:color="auto" w:fill="auto"/>
            <w:noWrap/>
            <w:vAlign w:val="bottom"/>
            <w:hideMark/>
          </w:tcPr>
          <w:p w14:paraId="62D620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96.8</w:t>
            </w:r>
          </w:p>
        </w:tc>
        <w:tc>
          <w:tcPr>
            <w:tcW w:w="673" w:type="dxa"/>
            <w:tcBorders>
              <w:top w:val="nil"/>
              <w:left w:val="nil"/>
              <w:bottom w:val="nil"/>
              <w:right w:val="nil"/>
            </w:tcBorders>
            <w:shd w:val="clear" w:color="auto" w:fill="auto"/>
            <w:noWrap/>
            <w:vAlign w:val="bottom"/>
            <w:hideMark/>
          </w:tcPr>
          <w:p w14:paraId="4BB16C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709BC7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233627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c>
          <w:tcPr>
            <w:tcW w:w="674" w:type="dxa"/>
            <w:tcBorders>
              <w:top w:val="nil"/>
              <w:left w:val="nil"/>
              <w:bottom w:val="nil"/>
              <w:right w:val="nil"/>
            </w:tcBorders>
            <w:shd w:val="clear" w:color="auto" w:fill="auto"/>
            <w:noWrap/>
            <w:vAlign w:val="bottom"/>
            <w:hideMark/>
          </w:tcPr>
          <w:p w14:paraId="6F8CAA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w:t>
            </w:r>
          </w:p>
        </w:tc>
      </w:tr>
      <w:tr w:rsidR="004B0B49" w:rsidRPr="0089132E" w14:paraId="31F5B5B3" w14:textId="77777777" w:rsidTr="004B0B49">
        <w:trPr>
          <w:trHeight w:val="300"/>
        </w:trPr>
        <w:tc>
          <w:tcPr>
            <w:tcW w:w="1166" w:type="dxa"/>
            <w:tcBorders>
              <w:top w:val="nil"/>
              <w:left w:val="nil"/>
              <w:bottom w:val="nil"/>
              <w:right w:val="nil"/>
            </w:tcBorders>
            <w:shd w:val="clear" w:color="auto" w:fill="auto"/>
            <w:noWrap/>
            <w:vAlign w:val="bottom"/>
            <w:hideMark/>
          </w:tcPr>
          <w:p w14:paraId="108A28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WB205</w:t>
            </w:r>
          </w:p>
        </w:tc>
        <w:tc>
          <w:tcPr>
            <w:tcW w:w="1320" w:type="dxa"/>
            <w:tcBorders>
              <w:top w:val="nil"/>
              <w:left w:val="nil"/>
              <w:bottom w:val="nil"/>
              <w:right w:val="nil"/>
            </w:tcBorders>
            <w:shd w:val="clear" w:color="auto" w:fill="auto"/>
            <w:noWrap/>
            <w:vAlign w:val="bottom"/>
            <w:hideMark/>
          </w:tcPr>
          <w:p w14:paraId="1F4667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8/12/2020</w:t>
            </w:r>
          </w:p>
        </w:tc>
        <w:tc>
          <w:tcPr>
            <w:tcW w:w="1114" w:type="dxa"/>
            <w:tcBorders>
              <w:top w:val="nil"/>
              <w:left w:val="nil"/>
              <w:bottom w:val="nil"/>
              <w:right w:val="nil"/>
            </w:tcBorders>
            <w:shd w:val="clear" w:color="auto" w:fill="auto"/>
            <w:noWrap/>
            <w:vAlign w:val="bottom"/>
            <w:hideMark/>
          </w:tcPr>
          <w:p w14:paraId="6AFECD9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21AC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1502_0</w:t>
            </w:r>
          </w:p>
        </w:tc>
        <w:tc>
          <w:tcPr>
            <w:tcW w:w="673" w:type="dxa"/>
            <w:tcBorders>
              <w:top w:val="nil"/>
              <w:left w:val="nil"/>
              <w:bottom w:val="nil"/>
              <w:right w:val="nil"/>
            </w:tcBorders>
            <w:shd w:val="clear" w:color="auto" w:fill="auto"/>
            <w:noWrap/>
            <w:vAlign w:val="bottom"/>
            <w:hideMark/>
          </w:tcPr>
          <w:p w14:paraId="42E9C0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1C780D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tcBorders>
              <w:top w:val="nil"/>
              <w:left w:val="nil"/>
              <w:bottom w:val="nil"/>
              <w:right w:val="nil"/>
            </w:tcBorders>
            <w:shd w:val="clear" w:color="auto" w:fill="auto"/>
            <w:noWrap/>
            <w:vAlign w:val="bottom"/>
            <w:hideMark/>
          </w:tcPr>
          <w:p w14:paraId="449D77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90.7</w:t>
            </w:r>
          </w:p>
        </w:tc>
        <w:tc>
          <w:tcPr>
            <w:tcW w:w="673" w:type="dxa"/>
            <w:tcBorders>
              <w:top w:val="nil"/>
              <w:left w:val="nil"/>
              <w:bottom w:val="nil"/>
              <w:right w:val="nil"/>
            </w:tcBorders>
            <w:shd w:val="clear" w:color="auto" w:fill="auto"/>
            <w:noWrap/>
            <w:vAlign w:val="bottom"/>
            <w:hideMark/>
          </w:tcPr>
          <w:p w14:paraId="6807A7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w:t>
            </w:r>
          </w:p>
        </w:tc>
        <w:tc>
          <w:tcPr>
            <w:tcW w:w="673" w:type="dxa"/>
            <w:tcBorders>
              <w:top w:val="nil"/>
              <w:left w:val="nil"/>
              <w:bottom w:val="nil"/>
              <w:right w:val="nil"/>
            </w:tcBorders>
            <w:shd w:val="clear" w:color="auto" w:fill="auto"/>
            <w:noWrap/>
            <w:vAlign w:val="bottom"/>
            <w:hideMark/>
          </w:tcPr>
          <w:p w14:paraId="08AE5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242D25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72F57E0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EF1EBF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7E245E0" w14:textId="77777777" w:rsidTr="004B0B49">
        <w:trPr>
          <w:trHeight w:val="300"/>
        </w:trPr>
        <w:tc>
          <w:tcPr>
            <w:tcW w:w="1166" w:type="dxa"/>
            <w:tcBorders>
              <w:top w:val="nil"/>
              <w:left w:val="nil"/>
              <w:bottom w:val="nil"/>
              <w:right w:val="nil"/>
            </w:tcBorders>
            <w:shd w:val="clear" w:color="auto" w:fill="auto"/>
            <w:noWrap/>
            <w:vAlign w:val="bottom"/>
            <w:hideMark/>
          </w:tcPr>
          <w:p w14:paraId="3A4867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WB205</w:t>
            </w:r>
          </w:p>
        </w:tc>
        <w:tc>
          <w:tcPr>
            <w:tcW w:w="1320" w:type="dxa"/>
            <w:tcBorders>
              <w:top w:val="nil"/>
              <w:left w:val="nil"/>
              <w:bottom w:val="nil"/>
              <w:right w:val="nil"/>
            </w:tcBorders>
            <w:shd w:val="clear" w:color="auto" w:fill="auto"/>
            <w:noWrap/>
            <w:vAlign w:val="bottom"/>
            <w:hideMark/>
          </w:tcPr>
          <w:p w14:paraId="06B75A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8/12/2020</w:t>
            </w:r>
          </w:p>
        </w:tc>
        <w:tc>
          <w:tcPr>
            <w:tcW w:w="1114" w:type="dxa"/>
            <w:tcBorders>
              <w:top w:val="nil"/>
              <w:left w:val="nil"/>
              <w:bottom w:val="nil"/>
              <w:right w:val="nil"/>
            </w:tcBorders>
            <w:shd w:val="clear" w:color="auto" w:fill="auto"/>
            <w:noWrap/>
            <w:vAlign w:val="bottom"/>
            <w:hideMark/>
          </w:tcPr>
          <w:p w14:paraId="43108D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102F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1502_1</w:t>
            </w:r>
          </w:p>
        </w:tc>
        <w:tc>
          <w:tcPr>
            <w:tcW w:w="673" w:type="dxa"/>
            <w:tcBorders>
              <w:top w:val="nil"/>
              <w:left w:val="nil"/>
              <w:bottom w:val="nil"/>
              <w:right w:val="nil"/>
            </w:tcBorders>
            <w:shd w:val="clear" w:color="auto" w:fill="auto"/>
            <w:noWrap/>
            <w:vAlign w:val="bottom"/>
            <w:hideMark/>
          </w:tcPr>
          <w:p w14:paraId="2102D0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04087C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c>
          <w:tcPr>
            <w:tcW w:w="673" w:type="dxa"/>
            <w:tcBorders>
              <w:top w:val="nil"/>
              <w:left w:val="nil"/>
              <w:bottom w:val="nil"/>
              <w:right w:val="nil"/>
            </w:tcBorders>
            <w:shd w:val="clear" w:color="auto" w:fill="auto"/>
            <w:noWrap/>
            <w:vAlign w:val="bottom"/>
            <w:hideMark/>
          </w:tcPr>
          <w:p w14:paraId="54A21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69211BE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63980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570894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c>
          <w:tcPr>
            <w:tcW w:w="673" w:type="dxa"/>
            <w:tcBorders>
              <w:top w:val="nil"/>
              <w:left w:val="nil"/>
              <w:bottom w:val="nil"/>
              <w:right w:val="nil"/>
            </w:tcBorders>
            <w:shd w:val="clear" w:color="auto" w:fill="auto"/>
            <w:noWrap/>
            <w:vAlign w:val="bottom"/>
            <w:hideMark/>
          </w:tcPr>
          <w:p w14:paraId="7F320D2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E308EC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19F4C1D8" w14:textId="77777777" w:rsidTr="004B0B49">
        <w:trPr>
          <w:trHeight w:val="300"/>
        </w:trPr>
        <w:tc>
          <w:tcPr>
            <w:tcW w:w="1166" w:type="dxa"/>
            <w:tcBorders>
              <w:top w:val="nil"/>
              <w:left w:val="nil"/>
              <w:bottom w:val="nil"/>
              <w:right w:val="nil"/>
            </w:tcBorders>
            <w:shd w:val="clear" w:color="auto" w:fill="auto"/>
            <w:noWrap/>
            <w:vAlign w:val="bottom"/>
            <w:hideMark/>
          </w:tcPr>
          <w:p w14:paraId="6E9F9D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WB0281</w:t>
            </w:r>
          </w:p>
        </w:tc>
        <w:tc>
          <w:tcPr>
            <w:tcW w:w="1320" w:type="dxa"/>
            <w:tcBorders>
              <w:top w:val="nil"/>
              <w:left w:val="nil"/>
              <w:bottom w:val="nil"/>
              <w:right w:val="nil"/>
            </w:tcBorders>
            <w:shd w:val="clear" w:color="auto" w:fill="auto"/>
            <w:noWrap/>
            <w:vAlign w:val="bottom"/>
            <w:hideMark/>
          </w:tcPr>
          <w:p w14:paraId="7C6C42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7/16/2007</w:t>
            </w:r>
          </w:p>
        </w:tc>
        <w:tc>
          <w:tcPr>
            <w:tcW w:w="1114" w:type="dxa"/>
            <w:tcBorders>
              <w:top w:val="nil"/>
              <w:left w:val="nil"/>
              <w:bottom w:val="nil"/>
              <w:right w:val="nil"/>
            </w:tcBorders>
            <w:shd w:val="clear" w:color="auto" w:fill="auto"/>
            <w:noWrap/>
            <w:vAlign w:val="bottom"/>
            <w:hideMark/>
          </w:tcPr>
          <w:p w14:paraId="6030C07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54EA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148_0</w:t>
            </w:r>
          </w:p>
        </w:tc>
        <w:tc>
          <w:tcPr>
            <w:tcW w:w="673" w:type="dxa"/>
            <w:tcBorders>
              <w:top w:val="nil"/>
              <w:left w:val="nil"/>
              <w:bottom w:val="nil"/>
              <w:right w:val="nil"/>
            </w:tcBorders>
            <w:shd w:val="clear" w:color="auto" w:fill="auto"/>
            <w:noWrap/>
            <w:vAlign w:val="bottom"/>
            <w:hideMark/>
          </w:tcPr>
          <w:p w14:paraId="59C281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15F15F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w:t>
            </w:r>
          </w:p>
        </w:tc>
        <w:tc>
          <w:tcPr>
            <w:tcW w:w="673" w:type="dxa"/>
            <w:tcBorders>
              <w:top w:val="nil"/>
              <w:left w:val="nil"/>
              <w:bottom w:val="nil"/>
              <w:right w:val="nil"/>
            </w:tcBorders>
            <w:shd w:val="clear" w:color="auto" w:fill="auto"/>
            <w:noWrap/>
            <w:vAlign w:val="bottom"/>
            <w:hideMark/>
          </w:tcPr>
          <w:p w14:paraId="67E505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582107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063BC21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D9280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384BBC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4" w:type="dxa"/>
            <w:tcBorders>
              <w:top w:val="nil"/>
              <w:left w:val="nil"/>
              <w:bottom w:val="nil"/>
              <w:right w:val="nil"/>
            </w:tcBorders>
            <w:shd w:val="clear" w:color="auto" w:fill="auto"/>
            <w:noWrap/>
            <w:vAlign w:val="bottom"/>
            <w:hideMark/>
          </w:tcPr>
          <w:p w14:paraId="4C98B8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r>
      <w:tr w:rsidR="004B0B49" w:rsidRPr="0089132E" w14:paraId="26C97AD4" w14:textId="77777777" w:rsidTr="004B0B49">
        <w:trPr>
          <w:trHeight w:val="300"/>
        </w:trPr>
        <w:tc>
          <w:tcPr>
            <w:tcW w:w="1166" w:type="dxa"/>
            <w:tcBorders>
              <w:top w:val="nil"/>
              <w:left w:val="nil"/>
              <w:bottom w:val="nil"/>
              <w:right w:val="nil"/>
            </w:tcBorders>
            <w:shd w:val="clear" w:color="auto" w:fill="auto"/>
            <w:noWrap/>
            <w:vAlign w:val="bottom"/>
            <w:hideMark/>
          </w:tcPr>
          <w:p w14:paraId="5DBD4D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WB0282</w:t>
            </w:r>
          </w:p>
        </w:tc>
        <w:tc>
          <w:tcPr>
            <w:tcW w:w="1320" w:type="dxa"/>
            <w:tcBorders>
              <w:top w:val="nil"/>
              <w:left w:val="nil"/>
              <w:bottom w:val="nil"/>
              <w:right w:val="nil"/>
            </w:tcBorders>
            <w:shd w:val="clear" w:color="auto" w:fill="auto"/>
            <w:noWrap/>
            <w:vAlign w:val="bottom"/>
            <w:hideMark/>
          </w:tcPr>
          <w:p w14:paraId="424DD7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7/16/2007</w:t>
            </w:r>
          </w:p>
        </w:tc>
        <w:tc>
          <w:tcPr>
            <w:tcW w:w="1114" w:type="dxa"/>
            <w:tcBorders>
              <w:top w:val="nil"/>
              <w:left w:val="nil"/>
              <w:bottom w:val="nil"/>
              <w:right w:val="nil"/>
            </w:tcBorders>
            <w:shd w:val="clear" w:color="auto" w:fill="auto"/>
            <w:noWrap/>
            <w:vAlign w:val="bottom"/>
            <w:hideMark/>
          </w:tcPr>
          <w:p w14:paraId="3F4102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C0968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149_0</w:t>
            </w:r>
          </w:p>
        </w:tc>
        <w:tc>
          <w:tcPr>
            <w:tcW w:w="673" w:type="dxa"/>
            <w:tcBorders>
              <w:top w:val="nil"/>
              <w:left w:val="nil"/>
              <w:bottom w:val="nil"/>
              <w:right w:val="nil"/>
            </w:tcBorders>
            <w:shd w:val="clear" w:color="auto" w:fill="auto"/>
            <w:noWrap/>
            <w:vAlign w:val="bottom"/>
            <w:hideMark/>
          </w:tcPr>
          <w:p w14:paraId="500090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40A43F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0.1</w:t>
            </w:r>
          </w:p>
        </w:tc>
        <w:tc>
          <w:tcPr>
            <w:tcW w:w="673" w:type="dxa"/>
            <w:tcBorders>
              <w:top w:val="nil"/>
              <w:left w:val="nil"/>
              <w:bottom w:val="nil"/>
              <w:right w:val="nil"/>
            </w:tcBorders>
            <w:shd w:val="clear" w:color="auto" w:fill="auto"/>
            <w:noWrap/>
            <w:vAlign w:val="bottom"/>
            <w:hideMark/>
          </w:tcPr>
          <w:p w14:paraId="7813F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31CDF4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4517EC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41DFF9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48773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4" w:type="dxa"/>
            <w:tcBorders>
              <w:top w:val="nil"/>
              <w:left w:val="nil"/>
              <w:bottom w:val="nil"/>
              <w:right w:val="nil"/>
            </w:tcBorders>
            <w:shd w:val="clear" w:color="auto" w:fill="auto"/>
            <w:noWrap/>
            <w:vAlign w:val="bottom"/>
            <w:hideMark/>
          </w:tcPr>
          <w:p w14:paraId="21A089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r>
      <w:tr w:rsidR="004B0B49" w:rsidRPr="0089132E" w14:paraId="5B738490" w14:textId="77777777" w:rsidTr="004B0B49">
        <w:trPr>
          <w:trHeight w:val="300"/>
        </w:trPr>
        <w:tc>
          <w:tcPr>
            <w:tcW w:w="1166" w:type="dxa"/>
            <w:tcBorders>
              <w:top w:val="nil"/>
              <w:left w:val="nil"/>
              <w:bottom w:val="nil"/>
              <w:right w:val="nil"/>
            </w:tcBorders>
            <w:shd w:val="clear" w:color="auto" w:fill="auto"/>
            <w:noWrap/>
            <w:vAlign w:val="bottom"/>
            <w:hideMark/>
          </w:tcPr>
          <w:p w14:paraId="1A79EE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WB0283</w:t>
            </w:r>
          </w:p>
        </w:tc>
        <w:tc>
          <w:tcPr>
            <w:tcW w:w="1320" w:type="dxa"/>
            <w:tcBorders>
              <w:top w:val="nil"/>
              <w:left w:val="nil"/>
              <w:bottom w:val="nil"/>
              <w:right w:val="nil"/>
            </w:tcBorders>
            <w:shd w:val="clear" w:color="auto" w:fill="auto"/>
            <w:noWrap/>
            <w:vAlign w:val="bottom"/>
            <w:hideMark/>
          </w:tcPr>
          <w:p w14:paraId="52D1F6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7/17/2007</w:t>
            </w:r>
          </w:p>
        </w:tc>
        <w:tc>
          <w:tcPr>
            <w:tcW w:w="1114" w:type="dxa"/>
            <w:tcBorders>
              <w:top w:val="nil"/>
              <w:left w:val="nil"/>
              <w:bottom w:val="nil"/>
              <w:right w:val="nil"/>
            </w:tcBorders>
            <w:shd w:val="clear" w:color="auto" w:fill="auto"/>
            <w:noWrap/>
            <w:vAlign w:val="bottom"/>
            <w:hideMark/>
          </w:tcPr>
          <w:p w14:paraId="5BE90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4C732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150_0</w:t>
            </w:r>
          </w:p>
        </w:tc>
        <w:tc>
          <w:tcPr>
            <w:tcW w:w="673" w:type="dxa"/>
            <w:tcBorders>
              <w:top w:val="nil"/>
              <w:left w:val="nil"/>
              <w:bottom w:val="nil"/>
              <w:right w:val="nil"/>
            </w:tcBorders>
            <w:shd w:val="clear" w:color="auto" w:fill="auto"/>
            <w:noWrap/>
            <w:vAlign w:val="bottom"/>
            <w:hideMark/>
          </w:tcPr>
          <w:p w14:paraId="38F50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2AFE3B1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62DB9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533CA1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580495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3" w:type="dxa"/>
            <w:tcBorders>
              <w:top w:val="nil"/>
              <w:left w:val="nil"/>
              <w:bottom w:val="nil"/>
              <w:right w:val="nil"/>
            </w:tcBorders>
            <w:shd w:val="clear" w:color="auto" w:fill="auto"/>
            <w:noWrap/>
            <w:vAlign w:val="bottom"/>
            <w:hideMark/>
          </w:tcPr>
          <w:p w14:paraId="42DFDF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191A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4" w:type="dxa"/>
            <w:tcBorders>
              <w:top w:val="nil"/>
              <w:left w:val="nil"/>
              <w:bottom w:val="nil"/>
              <w:right w:val="nil"/>
            </w:tcBorders>
            <w:shd w:val="clear" w:color="auto" w:fill="auto"/>
            <w:noWrap/>
            <w:vAlign w:val="bottom"/>
            <w:hideMark/>
          </w:tcPr>
          <w:p w14:paraId="6CDC53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r>
      <w:tr w:rsidR="004B0B49" w:rsidRPr="0089132E" w14:paraId="76D14DB2" w14:textId="77777777" w:rsidTr="004B0B49">
        <w:trPr>
          <w:trHeight w:val="300"/>
        </w:trPr>
        <w:tc>
          <w:tcPr>
            <w:tcW w:w="1166" w:type="dxa"/>
            <w:tcBorders>
              <w:top w:val="nil"/>
              <w:left w:val="nil"/>
              <w:bottom w:val="nil"/>
              <w:right w:val="nil"/>
            </w:tcBorders>
            <w:shd w:val="clear" w:color="auto" w:fill="auto"/>
            <w:noWrap/>
            <w:vAlign w:val="bottom"/>
            <w:hideMark/>
          </w:tcPr>
          <w:p w14:paraId="79B163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WB0284</w:t>
            </w:r>
          </w:p>
        </w:tc>
        <w:tc>
          <w:tcPr>
            <w:tcW w:w="1320" w:type="dxa"/>
            <w:tcBorders>
              <w:top w:val="nil"/>
              <w:left w:val="nil"/>
              <w:bottom w:val="nil"/>
              <w:right w:val="nil"/>
            </w:tcBorders>
            <w:shd w:val="clear" w:color="auto" w:fill="auto"/>
            <w:noWrap/>
            <w:vAlign w:val="bottom"/>
            <w:hideMark/>
          </w:tcPr>
          <w:p w14:paraId="255440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7/18/2007</w:t>
            </w:r>
          </w:p>
        </w:tc>
        <w:tc>
          <w:tcPr>
            <w:tcW w:w="1114" w:type="dxa"/>
            <w:tcBorders>
              <w:top w:val="nil"/>
              <w:left w:val="nil"/>
              <w:bottom w:val="nil"/>
              <w:right w:val="nil"/>
            </w:tcBorders>
            <w:shd w:val="clear" w:color="auto" w:fill="auto"/>
            <w:noWrap/>
            <w:vAlign w:val="bottom"/>
            <w:hideMark/>
          </w:tcPr>
          <w:p w14:paraId="2C44560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4A4E2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151_0</w:t>
            </w:r>
          </w:p>
        </w:tc>
        <w:tc>
          <w:tcPr>
            <w:tcW w:w="673" w:type="dxa"/>
            <w:tcBorders>
              <w:top w:val="nil"/>
              <w:left w:val="nil"/>
              <w:bottom w:val="nil"/>
              <w:right w:val="nil"/>
            </w:tcBorders>
            <w:shd w:val="clear" w:color="auto" w:fill="auto"/>
            <w:noWrap/>
            <w:vAlign w:val="bottom"/>
            <w:hideMark/>
          </w:tcPr>
          <w:p w14:paraId="54A426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38595D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575C00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7F8BFF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38D872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3" w:type="dxa"/>
            <w:tcBorders>
              <w:top w:val="nil"/>
              <w:left w:val="nil"/>
              <w:bottom w:val="nil"/>
              <w:right w:val="nil"/>
            </w:tcBorders>
            <w:shd w:val="clear" w:color="auto" w:fill="auto"/>
            <w:noWrap/>
            <w:vAlign w:val="bottom"/>
            <w:hideMark/>
          </w:tcPr>
          <w:p w14:paraId="62A9E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2C4495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4" w:type="dxa"/>
            <w:tcBorders>
              <w:top w:val="nil"/>
              <w:left w:val="nil"/>
              <w:bottom w:val="nil"/>
              <w:right w:val="nil"/>
            </w:tcBorders>
            <w:shd w:val="clear" w:color="auto" w:fill="auto"/>
            <w:noWrap/>
            <w:vAlign w:val="bottom"/>
            <w:hideMark/>
          </w:tcPr>
          <w:p w14:paraId="5E261A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r>
      <w:tr w:rsidR="004B0B49" w:rsidRPr="0089132E" w14:paraId="45DB36EB" w14:textId="77777777" w:rsidTr="004B0B49">
        <w:trPr>
          <w:trHeight w:val="300"/>
        </w:trPr>
        <w:tc>
          <w:tcPr>
            <w:tcW w:w="1166" w:type="dxa"/>
            <w:tcBorders>
              <w:top w:val="nil"/>
              <w:left w:val="nil"/>
              <w:bottom w:val="nil"/>
              <w:right w:val="nil"/>
            </w:tcBorders>
            <w:shd w:val="clear" w:color="auto" w:fill="auto"/>
            <w:noWrap/>
            <w:vAlign w:val="bottom"/>
            <w:hideMark/>
          </w:tcPr>
          <w:p w14:paraId="569E8E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WB0285</w:t>
            </w:r>
          </w:p>
        </w:tc>
        <w:tc>
          <w:tcPr>
            <w:tcW w:w="1320" w:type="dxa"/>
            <w:tcBorders>
              <w:top w:val="nil"/>
              <w:left w:val="nil"/>
              <w:bottom w:val="nil"/>
              <w:right w:val="nil"/>
            </w:tcBorders>
            <w:shd w:val="clear" w:color="auto" w:fill="auto"/>
            <w:noWrap/>
            <w:vAlign w:val="bottom"/>
            <w:hideMark/>
          </w:tcPr>
          <w:p w14:paraId="1BBBF0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7/23/2007</w:t>
            </w:r>
          </w:p>
        </w:tc>
        <w:tc>
          <w:tcPr>
            <w:tcW w:w="1114" w:type="dxa"/>
            <w:tcBorders>
              <w:top w:val="nil"/>
              <w:left w:val="nil"/>
              <w:bottom w:val="nil"/>
              <w:right w:val="nil"/>
            </w:tcBorders>
            <w:shd w:val="clear" w:color="auto" w:fill="auto"/>
            <w:noWrap/>
            <w:vAlign w:val="bottom"/>
            <w:hideMark/>
          </w:tcPr>
          <w:p w14:paraId="140704D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50B2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152_0</w:t>
            </w:r>
          </w:p>
        </w:tc>
        <w:tc>
          <w:tcPr>
            <w:tcW w:w="673" w:type="dxa"/>
            <w:tcBorders>
              <w:top w:val="nil"/>
              <w:left w:val="nil"/>
              <w:bottom w:val="nil"/>
              <w:right w:val="nil"/>
            </w:tcBorders>
            <w:shd w:val="clear" w:color="auto" w:fill="auto"/>
            <w:noWrap/>
            <w:vAlign w:val="bottom"/>
            <w:hideMark/>
          </w:tcPr>
          <w:p w14:paraId="6ED6D3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428846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0110EC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014EF0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3" w:type="dxa"/>
            <w:tcBorders>
              <w:top w:val="nil"/>
              <w:left w:val="nil"/>
              <w:bottom w:val="nil"/>
              <w:right w:val="nil"/>
            </w:tcBorders>
            <w:shd w:val="clear" w:color="auto" w:fill="auto"/>
            <w:noWrap/>
            <w:vAlign w:val="bottom"/>
            <w:hideMark/>
          </w:tcPr>
          <w:p w14:paraId="4C7BA8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3EFE1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3430CB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95.7</w:t>
            </w:r>
          </w:p>
        </w:tc>
        <w:tc>
          <w:tcPr>
            <w:tcW w:w="674" w:type="dxa"/>
            <w:tcBorders>
              <w:top w:val="nil"/>
              <w:left w:val="nil"/>
              <w:bottom w:val="nil"/>
              <w:right w:val="nil"/>
            </w:tcBorders>
            <w:shd w:val="clear" w:color="auto" w:fill="auto"/>
            <w:noWrap/>
            <w:vAlign w:val="bottom"/>
            <w:hideMark/>
          </w:tcPr>
          <w:p w14:paraId="4F0675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86.3</w:t>
            </w:r>
          </w:p>
        </w:tc>
      </w:tr>
      <w:tr w:rsidR="004B0B49" w:rsidRPr="0089132E" w14:paraId="3AF83C11" w14:textId="77777777" w:rsidTr="004B0B49">
        <w:trPr>
          <w:trHeight w:val="300"/>
        </w:trPr>
        <w:tc>
          <w:tcPr>
            <w:tcW w:w="1166" w:type="dxa"/>
            <w:tcBorders>
              <w:top w:val="nil"/>
              <w:left w:val="nil"/>
              <w:bottom w:val="nil"/>
              <w:right w:val="nil"/>
            </w:tcBorders>
            <w:shd w:val="clear" w:color="auto" w:fill="auto"/>
            <w:noWrap/>
            <w:vAlign w:val="bottom"/>
            <w:hideMark/>
          </w:tcPr>
          <w:p w14:paraId="05D6AD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SR0054</w:t>
            </w:r>
          </w:p>
        </w:tc>
        <w:tc>
          <w:tcPr>
            <w:tcW w:w="1320" w:type="dxa"/>
            <w:tcBorders>
              <w:top w:val="nil"/>
              <w:left w:val="nil"/>
              <w:bottom w:val="nil"/>
              <w:right w:val="nil"/>
            </w:tcBorders>
            <w:shd w:val="clear" w:color="auto" w:fill="auto"/>
            <w:noWrap/>
            <w:vAlign w:val="bottom"/>
            <w:hideMark/>
          </w:tcPr>
          <w:p w14:paraId="17C1BF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7/24/2007</w:t>
            </w:r>
          </w:p>
        </w:tc>
        <w:tc>
          <w:tcPr>
            <w:tcW w:w="1114" w:type="dxa"/>
            <w:tcBorders>
              <w:top w:val="nil"/>
              <w:left w:val="nil"/>
              <w:bottom w:val="nil"/>
              <w:right w:val="nil"/>
            </w:tcBorders>
            <w:shd w:val="clear" w:color="auto" w:fill="auto"/>
            <w:noWrap/>
            <w:vAlign w:val="bottom"/>
            <w:hideMark/>
          </w:tcPr>
          <w:p w14:paraId="7EE23B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802B2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153_0</w:t>
            </w:r>
          </w:p>
        </w:tc>
        <w:tc>
          <w:tcPr>
            <w:tcW w:w="673" w:type="dxa"/>
            <w:tcBorders>
              <w:top w:val="nil"/>
              <w:left w:val="nil"/>
              <w:bottom w:val="nil"/>
              <w:right w:val="nil"/>
            </w:tcBorders>
            <w:shd w:val="clear" w:color="auto" w:fill="auto"/>
            <w:noWrap/>
            <w:vAlign w:val="bottom"/>
            <w:hideMark/>
          </w:tcPr>
          <w:p w14:paraId="2A823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601EC62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A55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3C9F47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457CDD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6245B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2703E0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4" w:type="dxa"/>
            <w:tcBorders>
              <w:top w:val="nil"/>
              <w:left w:val="nil"/>
              <w:bottom w:val="nil"/>
              <w:right w:val="nil"/>
            </w:tcBorders>
            <w:shd w:val="clear" w:color="auto" w:fill="auto"/>
            <w:noWrap/>
            <w:vAlign w:val="bottom"/>
            <w:hideMark/>
          </w:tcPr>
          <w:p w14:paraId="5ABA5F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r>
      <w:tr w:rsidR="004B0B49" w:rsidRPr="0089132E" w14:paraId="6565D3C3" w14:textId="77777777" w:rsidTr="004B0B49">
        <w:trPr>
          <w:trHeight w:val="300"/>
        </w:trPr>
        <w:tc>
          <w:tcPr>
            <w:tcW w:w="1166" w:type="dxa"/>
            <w:tcBorders>
              <w:top w:val="nil"/>
              <w:left w:val="nil"/>
              <w:bottom w:val="nil"/>
              <w:right w:val="nil"/>
            </w:tcBorders>
            <w:shd w:val="clear" w:color="auto" w:fill="auto"/>
            <w:noWrap/>
            <w:vAlign w:val="bottom"/>
            <w:hideMark/>
          </w:tcPr>
          <w:p w14:paraId="60252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WB184</w:t>
            </w:r>
          </w:p>
        </w:tc>
        <w:tc>
          <w:tcPr>
            <w:tcW w:w="1320" w:type="dxa"/>
            <w:tcBorders>
              <w:top w:val="nil"/>
              <w:left w:val="nil"/>
              <w:bottom w:val="nil"/>
              <w:right w:val="nil"/>
            </w:tcBorders>
            <w:shd w:val="clear" w:color="auto" w:fill="auto"/>
            <w:noWrap/>
            <w:vAlign w:val="bottom"/>
            <w:hideMark/>
          </w:tcPr>
          <w:p w14:paraId="0B5ED3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8/20/2007</w:t>
            </w:r>
          </w:p>
        </w:tc>
        <w:tc>
          <w:tcPr>
            <w:tcW w:w="1114" w:type="dxa"/>
            <w:tcBorders>
              <w:top w:val="nil"/>
              <w:left w:val="nil"/>
              <w:bottom w:val="nil"/>
              <w:right w:val="nil"/>
            </w:tcBorders>
            <w:shd w:val="clear" w:color="auto" w:fill="auto"/>
            <w:noWrap/>
            <w:vAlign w:val="bottom"/>
            <w:hideMark/>
          </w:tcPr>
          <w:p w14:paraId="4FDB65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ED1566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154_0</w:t>
            </w:r>
          </w:p>
        </w:tc>
        <w:tc>
          <w:tcPr>
            <w:tcW w:w="673" w:type="dxa"/>
            <w:tcBorders>
              <w:top w:val="nil"/>
              <w:left w:val="nil"/>
              <w:bottom w:val="nil"/>
              <w:right w:val="nil"/>
            </w:tcBorders>
            <w:shd w:val="clear" w:color="auto" w:fill="auto"/>
            <w:noWrap/>
            <w:vAlign w:val="bottom"/>
            <w:hideMark/>
          </w:tcPr>
          <w:p w14:paraId="2FEDBA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c>
          <w:tcPr>
            <w:tcW w:w="673" w:type="dxa"/>
            <w:tcBorders>
              <w:top w:val="nil"/>
              <w:left w:val="nil"/>
              <w:bottom w:val="nil"/>
              <w:right w:val="nil"/>
            </w:tcBorders>
            <w:shd w:val="clear" w:color="auto" w:fill="auto"/>
            <w:noWrap/>
            <w:vAlign w:val="bottom"/>
            <w:hideMark/>
          </w:tcPr>
          <w:p w14:paraId="4E2B4D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6E4946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0.4</w:t>
            </w:r>
          </w:p>
        </w:tc>
        <w:tc>
          <w:tcPr>
            <w:tcW w:w="673" w:type="dxa"/>
            <w:tcBorders>
              <w:top w:val="nil"/>
              <w:left w:val="nil"/>
              <w:bottom w:val="nil"/>
              <w:right w:val="nil"/>
            </w:tcBorders>
            <w:shd w:val="clear" w:color="auto" w:fill="auto"/>
            <w:noWrap/>
            <w:vAlign w:val="bottom"/>
            <w:hideMark/>
          </w:tcPr>
          <w:p w14:paraId="0C2820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7A7972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201BE5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694902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4" w:type="dxa"/>
            <w:tcBorders>
              <w:top w:val="nil"/>
              <w:left w:val="nil"/>
              <w:bottom w:val="nil"/>
              <w:right w:val="nil"/>
            </w:tcBorders>
            <w:shd w:val="clear" w:color="auto" w:fill="auto"/>
            <w:noWrap/>
            <w:vAlign w:val="bottom"/>
            <w:hideMark/>
          </w:tcPr>
          <w:p w14:paraId="30E1E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r>
      <w:tr w:rsidR="004B0B49" w:rsidRPr="0089132E" w14:paraId="5ED98522" w14:textId="77777777" w:rsidTr="004B0B49">
        <w:trPr>
          <w:trHeight w:val="300"/>
        </w:trPr>
        <w:tc>
          <w:tcPr>
            <w:tcW w:w="1166" w:type="dxa"/>
            <w:tcBorders>
              <w:top w:val="nil"/>
              <w:left w:val="nil"/>
              <w:bottom w:val="nil"/>
              <w:right w:val="nil"/>
            </w:tcBorders>
            <w:shd w:val="clear" w:color="auto" w:fill="auto"/>
            <w:noWrap/>
            <w:vAlign w:val="bottom"/>
            <w:hideMark/>
          </w:tcPr>
          <w:p w14:paraId="0E79D7BA" w14:textId="77777777" w:rsidR="004B0B49" w:rsidRPr="0089132E" w:rsidRDefault="004B0B49" w:rsidP="004B0B49">
            <w:pPr>
              <w:spacing w:after="0" w:line="240" w:lineRule="auto"/>
              <w:jc w:val="center"/>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7355C605" w14:textId="77777777" w:rsidR="004B0B49" w:rsidRPr="0089132E" w:rsidRDefault="004B0B49" w:rsidP="004B0B49">
            <w:pPr>
              <w:spacing w:after="0" w:line="240" w:lineRule="auto"/>
              <w:rPr>
                <w:rFonts w:ascii="Times New Roman" w:eastAsia="Times New Roman" w:hAnsi="Times New Roman" w:cs="Times New Roman"/>
                <w:sz w:val="20"/>
                <w:szCs w:val="20"/>
              </w:rPr>
            </w:pPr>
          </w:p>
        </w:tc>
        <w:tc>
          <w:tcPr>
            <w:tcW w:w="1114" w:type="dxa"/>
            <w:tcBorders>
              <w:top w:val="nil"/>
              <w:left w:val="nil"/>
              <w:bottom w:val="nil"/>
              <w:right w:val="nil"/>
            </w:tcBorders>
            <w:shd w:val="clear" w:color="auto" w:fill="auto"/>
            <w:noWrap/>
            <w:vAlign w:val="bottom"/>
            <w:hideMark/>
          </w:tcPr>
          <w:p w14:paraId="3C9AAAA6" w14:textId="77777777" w:rsidR="004B0B49" w:rsidRPr="0089132E" w:rsidRDefault="004B0B49" w:rsidP="004B0B49">
            <w:pPr>
              <w:spacing w:after="0" w:line="240" w:lineRule="auto"/>
              <w:jc w:val="center"/>
              <w:rPr>
                <w:rFonts w:ascii="Times New Roman" w:eastAsia="Times New Roman" w:hAnsi="Times New Roman" w:cs="Times New Roman"/>
                <w:sz w:val="20"/>
                <w:szCs w:val="20"/>
              </w:rPr>
            </w:pPr>
          </w:p>
        </w:tc>
        <w:tc>
          <w:tcPr>
            <w:tcW w:w="766" w:type="dxa"/>
            <w:tcBorders>
              <w:top w:val="nil"/>
              <w:left w:val="nil"/>
              <w:bottom w:val="nil"/>
              <w:right w:val="nil"/>
            </w:tcBorders>
            <w:shd w:val="clear" w:color="auto" w:fill="auto"/>
            <w:noWrap/>
            <w:vAlign w:val="bottom"/>
            <w:hideMark/>
          </w:tcPr>
          <w:p w14:paraId="14916D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155_1</w:t>
            </w:r>
          </w:p>
        </w:tc>
        <w:tc>
          <w:tcPr>
            <w:tcW w:w="673" w:type="dxa"/>
            <w:tcBorders>
              <w:top w:val="nil"/>
              <w:left w:val="nil"/>
              <w:bottom w:val="nil"/>
              <w:right w:val="nil"/>
            </w:tcBorders>
            <w:shd w:val="clear" w:color="auto" w:fill="auto"/>
            <w:noWrap/>
            <w:vAlign w:val="bottom"/>
            <w:hideMark/>
          </w:tcPr>
          <w:p w14:paraId="2A2102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4F6844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25.5</w:t>
            </w:r>
          </w:p>
        </w:tc>
        <w:tc>
          <w:tcPr>
            <w:tcW w:w="673" w:type="dxa"/>
            <w:tcBorders>
              <w:top w:val="nil"/>
              <w:left w:val="nil"/>
              <w:bottom w:val="nil"/>
              <w:right w:val="nil"/>
            </w:tcBorders>
            <w:shd w:val="clear" w:color="auto" w:fill="auto"/>
            <w:noWrap/>
            <w:vAlign w:val="bottom"/>
            <w:hideMark/>
          </w:tcPr>
          <w:p w14:paraId="6E1328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7008A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1711D5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c>
          <w:tcPr>
            <w:tcW w:w="673" w:type="dxa"/>
            <w:tcBorders>
              <w:top w:val="nil"/>
              <w:left w:val="nil"/>
              <w:bottom w:val="nil"/>
              <w:right w:val="nil"/>
            </w:tcBorders>
            <w:shd w:val="clear" w:color="auto" w:fill="auto"/>
            <w:noWrap/>
            <w:vAlign w:val="bottom"/>
            <w:hideMark/>
          </w:tcPr>
          <w:p w14:paraId="223EF9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64F7AC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4" w:type="dxa"/>
            <w:tcBorders>
              <w:top w:val="nil"/>
              <w:left w:val="nil"/>
              <w:bottom w:val="nil"/>
              <w:right w:val="nil"/>
            </w:tcBorders>
            <w:shd w:val="clear" w:color="auto" w:fill="auto"/>
            <w:noWrap/>
            <w:vAlign w:val="bottom"/>
            <w:hideMark/>
          </w:tcPr>
          <w:p w14:paraId="0C98D9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0232E1CE" w14:textId="77777777" w:rsidTr="004B0B49">
        <w:trPr>
          <w:trHeight w:val="300"/>
        </w:trPr>
        <w:tc>
          <w:tcPr>
            <w:tcW w:w="1166" w:type="dxa"/>
            <w:tcBorders>
              <w:top w:val="nil"/>
              <w:left w:val="nil"/>
              <w:bottom w:val="nil"/>
              <w:right w:val="nil"/>
            </w:tcBorders>
            <w:shd w:val="clear" w:color="auto" w:fill="auto"/>
            <w:noWrap/>
            <w:vAlign w:val="bottom"/>
            <w:hideMark/>
          </w:tcPr>
          <w:p w14:paraId="59D54A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WB223</w:t>
            </w:r>
          </w:p>
        </w:tc>
        <w:tc>
          <w:tcPr>
            <w:tcW w:w="1320" w:type="dxa"/>
            <w:tcBorders>
              <w:top w:val="nil"/>
              <w:left w:val="nil"/>
              <w:bottom w:val="nil"/>
              <w:right w:val="nil"/>
            </w:tcBorders>
            <w:shd w:val="clear" w:color="auto" w:fill="auto"/>
            <w:noWrap/>
            <w:vAlign w:val="bottom"/>
            <w:hideMark/>
          </w:tcPr>
          <w:p w14:paraId="6687F4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8/20/2007</w:t>
            </w:r>
          </w:p>
        </w:tc>
        <w:tc>
          <w:tcPr>
            <w:tcW w:w="1114" w:type="dxa"/>
            <w:tcBorders>
              <w:top w:val="nil"/>
              <w:left w:val="nil"/>
              <w:bottom w:val="nil"/>
              <w:right w:val="nil"/>
            </w:tcBorders>
            <w:shd w:val="clear" w:color="auto" w:fill="auto"/>
            <w:noWrap/>
            <w:vAlign w:val="bottom"/>
            <w:hideMark/>
          </w:tcPr>
          <w:p w14:paraId="08BE89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0A5A6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156_0</w:t>
            </w:r>
          </w:p>
        </w:tc>
        <w:tc>
          <w:tcPr>
            <w:tcW w:w="673" w:type="dxa"/>
            <w:tcBorders>
              <w:top w:val="nil"/>
              <w:left w:val="nil"/>
              <w:bottom w:val="nil"/>
              <w:right w:val="nil"/>
            </w:tcBorders>
            <w:shd w:val="clear" w:color="auto" w:fill="auto"/>
            <w:noWrap/>
            <w:vAlign w:val="bottom"/>
            <w:hideMark/>
          </w:tcPr>
          <w:p w14:paraId="3DE646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463130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w:t>
            </w:r>
          </w:p>
        </w:tc>
        <w:tc>
          <w:tcPr>
            <w:tcW w:w="673" w:type="dxa"/>
            <w:tcBorders>
              <w:top w:val="nil"/>
              <w:left w:val="nil"/>
              <w:bottom w:val="nil"/>
              <w:right w:val="nil"/>
            </w:tcBorders>
            <w:shd w:val="clear" w:color="auto" w:fill="auto"/>
            <w:noWrap/>
            <w:vAlign w:val="bottom"/>
            <w:hideMark/>
          </w:tcPr>
          <w:p w14:paraId="682876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34CF4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56.5</w:t>
            </w:r>
          </w:p>
        </w:tc>
        <w:tc>
          <w:tcPr>
            <w:tcW w:w="673" w:type="dxa"/>
            <w:tcBorders>
              <w:top w:val="nil"/>
              <w:left w:val="nil"/>
              <w:bottom w:val="nil"/>
              <w:right w:val="nil"/>
            </w:tcBorders>
            <w:shd w:val="clear" w:color="auto" w:fill="auto"/>
            <w:noWrap/>
            <w:vAlign w:val="bottom"/>
            <w:hideMark/>
          </w:tcPr>
          <w:p w14:paraId="6A46F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3EFDB7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267239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4" w:type="dxa"/>
            <w:tcBorders>
              <w:top w:val="nil"/>
              <w:left w:val="nil"/>
              <w:bottom w:val="nil"/>
              <w:right w:val="nil"/>
            </w:tcBorders>
            <w:shd w:val="clear" w:color="auto" w:fill="auto"/>
            <w:noWrap/>
            <w:vAlign w:val="bottom"/>
            <w:hideMark/>
          </w:tcPr>
          <w:p w14:paraId="070FBF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r>
      <w:tr w:rsidR="004B0B49" w:rsidRPr="0089132E" w14:paraId="5E489B10" w14:textId="77777777" w:rsidTr="004B0B49">
        <w:trPr>
          <w:trHeight w:val="300"/>
        </w:trPr>
        <w:tc>
          <w:tcPr>
            <w:tcW w:w="1166" w:type="dxa"/>
            <w:tcBorders>
              <w:top w:val="nil"/>
              <w:left w:val="nil"/>
              <w:bottom w:val="nil"/>
              <w:right w:val="nil"/>
            </w:tcBorders>
            <w:shd w:val="clear" w:color="auto" w:fill="auto"/>
            <w:noWrap/>
            <w:vAlign w:val="bottom"/>
            <w:hideMark/>
          </w:tcPr>
          <w:p w14:paraId="750D4D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SR23</w:t>
            </w:r>
          </w:p>
        </w:tc>
        <w:tc>
          <w:tcPr>
            <w:tcW w:w="1320" w:type="dxa"/>
            <w:tcBorders>
              <w:top w:val="nil"/>
              <w:left w:val="nil"/>
              <w:bottom w:val="nil"/>
              <w:right w:val="nil"/>
            </w:tcBorders>
            <w:shd w:val="clear" w:color="auto" w:fill="auto"/>
            <w:noWrap/>
            <w:vAlign w:val="bottom"/>
            <w:hideMark/>
          </w:tcPr>
          <w:p w14:paraId="1A6F04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8/28/2007</w:t>
            </w:r>
          </w:p>
        </w:tc>
        <w:tc>
          <w:tcPr>
            <w:tcW w:w="1114" w:type="dxa"/>
            <w:tcBorders>
              <w:top w:val="nil"/>
              <w:left w:val="nil"/>
              <w:bottom w:val="nil"/>
              <w:right w:val="nil"/>
            </w:tcBorders>
            <w:shd w:val="clear" w:color="auto" w:fill="auto"/>
            <w:noWrap/>
            <w:vAlign w:val="bottom"/>
            <w:hideMark/>
          </w:tcPr>
          <w:p w14:paraId="3005B3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5D55C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157_0</w:t>
            </w:r>
          </w:p>
        </w:tc>
        <w:tc>
          <w:tcPr>
            <w:tcW w:w="673" w:type="dxa"/>
            <w:tcBorders>
              <w:top w:val="nil"/>
              <w:left w:val="nil"/>
              <w:bottom w:val="nil"/>
              <w:right w:val="nil"/>
            </w:tcBorders>
            <w:shd w:val="clear" w:color="auto" w:fill="auto"/>
            <w:noWrap/>
            <w:vAlign w:val="bottom"/>
            <w:hideMark/>
          </w:tcPr>
          <w:p w14:paraId="4541D1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092066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3" w:type="dxa"/>
            <w:tcBorders>
              <w:top w:val="nil"/>
              <w:left w:val="nil"/>
              <w:bottom w:val="nil"/>
              <w:right w:val="nil"/>
            </w:tcBorders>
            <w:shd w:val="clear" w:color="auto" w:fill="auto"/>
            <w:noWrap/>
            <w:vAlign w:val="bottom"/>
            <w:hideMark/>
          </w:tcPr>
          <w:p w14:paraId="3B04E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45505B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36DA61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72D5A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08A348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4" w:type="dxa"/>
            <w:tcBorders>
              <w:top w:val="nil"/>
              <w:left w:val="nil"/>
              <w:bottom w:val="nil"/>
              <w:right w:val="nil"/>
            </w:tcBorders>
            <w:shd w:val="clear" w:color="auto" w:fill="auto"/>
            <w:noWrap/>
            <w:vAlign w:val="bottom"/>
            <w:hideMark/>
          </w:tcPr>
          <w:p w14:paraId="7B17E2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68.4</w:t>
            </w:r>
          </w:p>
        </w:tc>
      </w:tr>
      <w:tr w:rsidR="004B0B49" w:rsidRPr="0089132E" w14:paraId="4C0E5C75" w14:textId="77777777" w:rsidTr="004B0B49">
        <w:trPr>
          <w:trHeight w:val="300"/>
        </w:trPr>
        <w:tc>
          <w:tcPr>
            <w:tcW w:w="1166" w:type="dxa"/>
            <w:tcBorders>
              <w:top w:val="nil"/>
              <w:left w:val="nil"/>
              <w:bottom w:val="nil"/>
              <w:right w:val="nil"/>
            </w:tcBorders>
            <w:shd w:val="clear" w:color="auto" w:fill="auto"/>
            <w:noWrap/>
            <w:vAlign w:val="bottom"/>
            <w:hideMark/>
          </w:tcPr>
          <w:p w14:paraId="22719C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WB0286</w:t>
            </w:r>
          </w:p>
        </w:tc>
        <w:tc>
          <w:tcPr>
            <w:tcW w:w="1320" w:type="dxa"/>
            <w:tcBorders>
              <w:top w:val="nil"/>
              <w:left w:val="nil"/>
              <w:bottom w:val="nil"/>
              <w:right w:val="nil"/>
            </w:tcBorders>
            <w:shd w:val="clear" w:color="auto" w:fill="auto"/>
            <w:noWrap/>
            <w:vAlign w:val="bottom"/>
            <w:hideMark/>
          </w:tcPr>
          <w:p w14:paraId="7B8B56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2B83F4E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5622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158_0</w:t>
            </w:r>
          </w:p>
        </w:tc>
        <w:tc>
          <w:tcPr>
            <w:tcW w:w="673" w:type="dxa"/>
            <w:tcBorders>
              <w:top w:val="nil"/>
              <w:left w:val="nil"/>
              <w:bottom w:val="nil"/>
              <w:right w:val="nil"/>
            </w:tcBorders>
            <w:shd w:val="clear" w:color="auto" w:fill="auto"/>
            <w:noWrap/>
            <w:vAlign w:val="bottom"/>
            <w:hideMark/>
          </w:tcPr>
          <w:p w14:paraId="036CA1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79882A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77CB2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46.9</w:t>
            </w:r>
          </w:p>
        </w:tc>
        <w:tc>
          <w:tcPr>
            <w:tcW w:w="673" w:type="dxa"/>
            <w:tcBorders>
              <w:top w:val="nil"/>
              <w:left w:val="nil"/>
              <w:bottom w:val="nil"/>
              <w:right w:val="nil"/>
            </w:tcBorders>
            <w:shd w:val="clear" w:color="auto" w:fill="auto"/>
            <w:noWrap/>
            <w:vAlign w:val="bottom"/>
            <w:hideMark/>
          </w:tcPr>
          <w:p w14:paraId="46D2E8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24332A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59E6C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062674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4" w:type="dxa"/>
            <w:tcBorders>
              <w:top w:val="nil"/>
              <w:left w:val="nil"/>
              <w:bottom w:val="nil"/>
              <w:right w:val="nil"/>
            </w:tcBorders>
            <w:shd w:val="clear" w:color="auto" w:fill="auto"/>
            <w:noWrap/>
            <w:vAlign w:val="bottom"/>
            <w:hideMark/>
          </w:tcPr>
          <w:p w14:paraId="0C3E45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r>
      <w:tr w:rsidR="004B0B49" w:rsidRPr="0089132E" w14:paraId="681167C3" w14:textId="77777777" w:rsidTr="004B0B49">
        <w:trPr>
          <w:trHeight w:val="300"/>
        </w:trPr>
        <w:tc>
          <w:tcPr>
            <w:tcW w:w="1166" w:type="dxa"/>
            <w:tcBorders>
              <w:top w:val="nil"/>
              <w:left w:val="nil"/>
              <w:bottom w:val="nil"/>
              <w:right w:val="nil"/>
            </w:tcBorders>
            <w:shd w:val="clear" w:color="auto" w:fill="auto"/>
            <w:noWrap/>
            <w:vAlign w:val="bottom"/>
            <w:hideMark/>
          </w:tcPr>
          <w:p w14:paraId="5DFDE4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SR8</w:t>
            </w:r>
          </w:p>
        </w:tc>
        <w:tc>
          <w:tcPr>
            <w:tcW w:w="1320" w:type="dxa"/>
            <w:tcBorders>
              <w:top w:val="nil"/>
              <w:left w:val="nil"/>
              <w:bottom w:val="nil"/>
              <w:right w:val="nil"/>
            </w:tcBorders>
            <w:shd w:val="clear" w:color="auto" w:fill="auto"/>
            <w:noWrap/>
            <w:vAlign w:val="bottom"/>
            <w:hideMark/>
          </w:tcPr>
          <w:p w14:paraId="704310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9/6/2007</w:t>
            </w:r>
          </w:p>
        </w:tc>
        <w:tc>
          <w:tcPr>
            <w:tcW w:w="1114" w:type="dxa"/>
            <w:tcBorders>
              <w:top w:val="nil"/>
              <w:left w:val="nil"/>
              <w:bottom w:val="nil"/>
              <w:right w:val="nil"/>
            </w:tcBorders>
            <w:shd w:val="clear" w:color="auto" w:fill="auto"/>
            <w:noWrap/>
            <w:vAlign w:val="bottom"/>
            <w:hideMark/>
          </w:tcPr>
          <w:p w14:paraId="57E509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89950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159_0</w:t>
            </w:r>
          </w:p>
        </w:tc>
        <w:tc>
          <w:tcPr>
            <w:tcW w:w="673" w:type="dxa"/>
            <w:tcBorders>
              <w:top w:val="nil"/>
              <w:left w:val="nil"/>
              <w:bottom w:val="nil"/>
              <w:right w:val="nil"/>
            </w:tcBorders>
            <w:shd w:val="clear" w:color="auto" w:fill="auto"/>
            <w:noWrap/>
            <w:vAlign w:val="bottom"/>
            <w:hideMark/>
          </w:tcPr>
          <w:p w14:paraId="7CB22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3" w:type="dxa"/>
            <w:tcBorders>
              <w:top w:val="nil"/>
              <w:left w:val="nil"/>
              <w:bottom w:val="nil"/>
              <w:right w:val="nil"/>
            </w:tcBorders>
            <w:shd w:val="clear" w:color="auto" w:fill="auto"/>
            <w:noWrap/>
            <w:vAlign w:val="bottom"/>
            <w:hideMark/>
          </w:tcPr>
          <w:p w14:paraId="59761B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3" w:type="dxa"/>
            <w:tcBorders>
              <w:top w:val="nil"/>
              <w:left w:val="nil"/>
              <w:bottom w:val="nil"/>
              <w:right w:val="nil"/>
            </w:tcBorders>
            <w:shd w:val="clear" w:color="auto" w:fill="auto"/>
            <w:noWrap/>
            <w:vAlign w:val="bottom"/>
            <w:hideMark/>
          </w:tcPr>
          <w:p w14:paraId="22FA3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75222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39A8EA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203D91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74FD2C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4" w:type="dxa"/>
            <w:tcBorders>
              <w:top w:val="nil"/>
              <w:left w:val="nil"/>
              <w:bottom w:val="nil"/>
              <w:right w:val="nil"/>
            </w:tcBorders>
            <w:shd w:val="clear" w:color="auto" w:fill="auto"/>
            <w:noWrap/>
            <w:vAlign w:val="bottom"/>
            <w:hideMark/>
          </w:tcPr>
          <w:p w14:paraId="2FAF0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r>
      <w:tr w:rsidR="004B0B49" w:rsidRPr="0089132E" w14:paraId="35109174" w14:textId="77777777" w:rsidTr="004B0B49">
        <w:trPr>
          <w:trHeight w:val="300"/>
        </w:trPr>
        <w:tc>
          <w:tcPr>
            <w:tcW w:w="1166" w:type="dxa"/>
            <w:tcBorders>
              <w:top w:val="nil"/>
              <w:left w:val="nil"/>
              <w:bottom w:val="nil"/>
              <w:right w:val="nil"/>
            </w:tcBorders>
            <w:shd w:val="clear" w:color="auto" w:fill="auto"/>
            <w:noWrap/>
            <w:vAlign w:val="bottom"/>
            <w:hideMark/>
          </w:tcPr>
          <w:p w14:paraId="7EC6A0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WB0287</w:t>
            </w:r>
          </w:p>
        </w:tc>
        <w:tc>
          <w:tcPr>
            <w:tcW w:w="1320" w:type="dxa"/>
            <w:tcBorders>
              <w:top w:val="nil"/>
              <w:left w:val="nil"/>
              <w:bottom w:val="nil"/>
              <w:right w:val="nil"/>
            </w:tcBorders>
            <w:shd w:val="clear" w:color="auto" w:fill="auto"/>
            <w:noWrap/>
            <w:vAlign w:val="bottom"/>
            <w:hideMark/>
          </w:tcPr>
          <w:p w14:paraId="24FD72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2A15602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116ED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161_0</w:t>
            </w:r>
          </w:p>
        </w:tc>
        <w:tc>
          <w:tcPr>
            <w:tcW w:w="673" w:type="dxa"/>
            <w:tcBorders>
              <w:top w:val="nil"/>
              <w:left w:val="nil"/>
              <w:bottom w:val="nil"/>
              <w:right w:val="nil"/>
            </w:tcBorders>
            <w:shd w:val="clear" w:color="auto" w:fill="auto"/>
            <w:noWrap/>
            <w:vAlign w:val="bottom"/>
            <w:hideMark/>
          </w:tcPr>
          <w:p w14:paraId="379C2A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7D20E3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71B78C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29A1D7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40CA0F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w:t>
            </w:r>
          </w:p>
        </w:tc>
        <w:tc>
          <w:tcPr>
            <w:tcW w:w="673" w:type="dxa"/>
            <w:tcBorders>
              <w:top w:val="nil"/>
              <w:left w:val="nil"/>
              <w:bottom w:val="nil"/>
              <w:right w:val="nil"/>
            </w:tcBorders>
            <w:shd w:val="clear" w:color="auto" w:fill="auto"/>
            <w:noWrap/>
            <w:vAlign w:val="bottom"/>
            <w:hideMark/>
          </w:tcPr>
          <w:p w14:paraId="22CB30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680FE8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4" w:type="dxa"/>
            <w:tcBorders>
              <w:top w:val="nil"/>
              <w:left w:val="nil"/>
              <w:bottom w:val="nil"/>
              <w:right w:val="nil"/>
            </w:tcBorders>
            <w:shd w:val="clear" w:color="auto" w:fill="auto"/>
            <w:noWrap/>
            <w:vAlign w:val="bottom"/>
            <w:hideMark/>
          </w:tcPr>
          <w:p w14:paraId="4567AA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r>
      <w:tr w:rsidR="004B0B49" w:rsidRPr="0089132E" w14:paraId="6C2F03AE" w14:textId="77777777" w:rsidTr="004B0B49">
        <w:trPr>
          <w:trHeight w:val="300"/>
        </w:trPr>
        <w:tc>
          <w:tcPr>
            <w:tcW w:w="1166" w:type="dxa"/>
            <w:tcBorders>
              <w:top w:val="nil"/>
              <w:left w:val="nil"/>
              <w:bottom w:val="nil"/>
              <w:right w:val="nil"/>
            </w:tcBorders>
            <w:shd w:val="clear" w:color="auto" w:fill="auto"/>
            <w:noWrap/>
            <w:vAlign w:val="bottom"/>
            <w:hideMark/>
          </w:tcPr>
          <w:p w14:paraId="57A8E9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WHP0044</w:t>
            </w:r>
          </w:p>
        </w:tc>
        <w:tc>
          <w:tcPr>
            <w:tcW w:w="1320" w:type="dxa"/>
            <w:tcBorders>
              <w:top w:val="nil"/>
              <w:left w:val="nil"/>
              <w:bottom w:val="nil"/>
              <w:right w:val="nil"/>
            </w:tcBorders>
            <w:shd w:val="clear" w:color="auto" w:fill="auto"/>
            <w:noWrap/>
            <w:vAlign w:val="bottom"/>
            <w:hideMark/>
          </w:tcPr>
          <w:p w14:paraId="060756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628D06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743D1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162_0</w:t>
            </w:r>
          </w:p>
        </w:tc>
        <w:tc>
          <w:tcPr>
            <w:tcW w:w="673" w:type="dxa"/>
            <w:tcBorders>
              <w:top w:val="nil"/>
              <w:left w:val="nil"/>
              <w:bottom w:val="nil"/>
              <w:right w:val="nil"/>
            </w:tcBorders>
            <w:shd w:val="clear" w:color="auto" w:fill="auto"/>
            <w:noWrap/>
            <w:vAlign w:val="bottom"/>
            <w:hideMark/>
          </w:tcPr>
          <w:p w14:paraId="5FBA06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7EA0C2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7842F9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3C5FC5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4132C3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38.2</w:t>
            </w:r>
          </w:p>
        </w:tc>
        <w:tc>
          <w:tcPr>
            <w:tcW w:w="673" w:type="dxa"/>
            <w:tcBorders>
              <w:top w:val="nil"/>
              <w:left w:val="nil"/>
              <w:bottom w:val="nil"/>
              <w:right w:val="nil"/>
            </w:tcBorders>
            <w:shd w:val="clear" w:color="auto" w:fill="auto"/>
            <w:noWrap/>
            <w:vAlign w:val="bottom"/>
            <w:hideMark/>
          </w:tcPr>
          <w:p w14:paraId="538C64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3" w:type="dxa"/>
            <w:tcBorders>
              <w:top w:val="nil"/>
              <w:left w:val="nil"/>
              <w:bottom w:val="nil"/>
              <w:right w:val="nil"/>
            </w:tcBorders>
            <w:shd w:val="clear" w:color="auto" w:fill="auto"/>
            <w:noWrap/>
            <w:vAlign w:val="bottom"/>
            <w:hideMark/>
          </w:tcPr>
          <w:p w14:paraId="4BF98F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4" w:type="dxa"/>
            <w:tcBorders>
              <w:top w:val="nil"/>
              <w:left w:val="nil"/>
              <w:bottom w:val="nil"/>
              <w:right w:val="nil"/>
            </w:tcBorders>
            <w:shd w:val="clear" w:color="auto" w:fill="auto"/>
            <w:noWrap/>
            <w:vAlign w:val="bottom"/>
            <w:hideMark/>
          </w:tcPr>
          <w:p w14:paraId="400A74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74.2</w:t>
            </w:r>
          </w:p>
        </w:tc>
      </w:tr>
      <w:tr w:rsidR="004B0B49" w:rsidRPr="0089132E" w14:paraId="7204D40C" w14:textId="77777777" w:rsidTr="004B0B49">
        <w:trPr>
          <w:trHeight w:val="300"/>
        </w:trPr>
        <w:tc>
          <w:tcPr>
            <w:tcW w:w="1166" w:type="dxa"/>
            <w:tcBorders>
              <w:top w:val="nil"/>
              <w:left w:val="nil"/>
              <w:bottom w:val="nil"/>
              <w:right w:val="nil"/>
            </w:tcBorders>
            <w:shd w:val="clear" w:color="auto" w:fill="auto"/>
            <w:noWrap/>
            <w:vAlign w:val="bottom"/>
            <w:hideMark/>
          </w:tcPr>
          <w:p w14:paraId="62AD21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SR29</w:t>
            </w:r>
          </w:p>
        </w:tc>
        <w:tc>
          <w:tcPr>
            <w:tcW w:w="1320" w:type="dxa"/>
            <w:tcBorders>
              <w:top w:val="nil"/>
              <w:left w:val="nil"/>
              <w:bottom w:val="nil"/>
              <w:right w:val="nil"/>
            </w:tcBorders>
            <w:shd w:val="clear" w:color="auto" w:fill="auto"/>
            <w:noWrap/>
            <w:vAlign w:val="bottom"/>
            <w:hideMark/>
          </w:tcPr>
          <w:p w14:paraId="26D9A6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9/19/2007</w:t>
            </w:r>
          </w:p>
        </w:tc>
        <w:tc>
          <w:tcPr>
            <w:tcW w:w="1114" w:type="dxa"/>
            <w:tcBorders>
              <w:top w:val="nil"/>
              <w:left w:val="nil"/>
              <w:bottom w:val="nil"/>
              <w:right w:val="nil"/>
            </w:tcBorders>
            <w:shd w:val="clear" w:color="auto" w:fill="auto"/>
            <w:noWrap/>
            <w:vAlign w:val="bottom"/>
            <w:hideMark/>
          </w:tcPr>
          <w:p w14:paraId="06D527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A598A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163_0</w:t>
            </w:r>
          </w:p>
        </w:tc>
        <w:tc>
          <w:tcPr>
            <w:tcW w:w="673" w:type="dxa"/>
            <w:tcBorders>
              <w:top w:val="nil"/>
              <w:left w:val="nil"/>
              <w:bottom w:val="nil"/>
              <w:right w:val="nil"/>
            </w:tcBorders>
            <w:shd w:val="clear" w:color="auto" w:fill="auto"/>
            <w:noWrap/>
            <w:vAlign w:val="bottom"/>
            <w:hideMark/>
          </w:tcPr>
          <w:p w14:paraId="18140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54311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29.5</w:t>
            </w:r>
          </w:p>
        </w:tc>
        <w:tc>
          <w:tcPr>
            <w:tcW w:w="673" w:type="dxa"/>
            <w:tcBorders>
              <w:top w:val="nil"/>
              <w:left w:val="nil"/>
              <w:bottom w:val="nil"/>
              <w:right w:val="nil"/>
            </w:tcBorders>
            <w:shd w:val="clear" w:color="auto" w:fill="auto"/>
            <w:noWrap/>
            <w:vAlign w:val="bottom"/>
            <w:hideMark/>
          </w:tcPr>
          <w:p w14:paraId="79EEF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60BD6F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c>
          <w:tcPr>
            <w:tcW w:w="673" w:type="dxa"/>
            <w:tcBorders>
              <w:top w:val="nil"/>
              <w:left w:val="nil"/>
              <w:bottom w:val="nil"/>
              <w:right w:val="nil"/>
            </w:tcBorders>
            <w:shd w:val="clear" w:color="auto" w:fill="auto"/>
            <w:noWrap/>
            <w:vAlign w:val="bottom"/>
            <w:hideMark/>
          </w:tcPr>
          <w:p w14:paraId="5E5906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1852CE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3BC7DB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7D384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r>
      <w:tr w:rsidR="004B0B49" w:rsidRPr="0089132E" w14:paraId="0904683F" w14:textId="77777777" w:rsidTr="004B0B49">
        <w:trPr>
          <w:trHeight w:val="300"/>
        </w:trPr>
        <w:tc>
          <w:tcPr>
            <w:tcW w:w="1166" w:type="dxa"/>
            <w:tcBorders>
              <w:top w:val="nil"/>
              <w:left w:val="nil"/>
              <w:bottom w:val="nil"/>
              <w:right w:val="nil"/>
            </w:tcBorders>
            <w:shd w:val="clear" w:color="auto" w:fill="auto"/>
            <w:noWrap/>
            <w:vAlign w:val="bottom"/>
            <w:hideMark/>
          </w:tcPr>
          <w:p w14:paraId="3E47CE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SR28</w:t>
            </w:r>
          </w:p>
        </w:tc>
        <w:tc>
          <w:tcPr>
            <w:tcW w:w="1320" w:type="dxa"/>
            <w:tcBorders>
              <w:top w:val="nil"/>
              <w:left w:val="nil"/>
              <w:bottom w:val="nil"/>
              <w:right w:val="nil"/>
            </w:tcBorders>
            <w:shd w:val="clear" w:color="auto" w:fill="auto"/>
            <w:noWrap/>
            <w:vAlign w:val="bottom"/>
            <w:hideMark/>
          </w:tcPr>
          <w:p w14:paraId="63CE39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9/20/2007</w:t>
            </w:r>
          </w:p>
        </w:tc>
        <w:tc>
          <w:tcPr>
            <w:tcW w:w="1114" w:type="dxa"/>
            <w:tcBorders>
              <w:top w:val="nil"/>
              <w:left w:val="nil"/>
              <w:bottom w:val="nil"/>
              <w:right w:val="nil"/>
            </w:tcBorders>
            <w:shd w:val="clear" w:color="auto" w:fill="auto"/>
            <w:noWrap/>
            <w:vAlign w:val="bottom"/>
            <w:hideMark/>
          </w:tcPr>
          <w:p w14:paraId="797DBC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BB13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164_0</w:t>
            </w:r>
          </w:p>
        </w:tc>
        <w:tc>
          <w:tcPr>
            <w:tcW w:w="673" w:type="dxa"/>
            <w:tcBorders>
              <w:top w:val="nil"/>
              <w:left w:val="nil"/>
              <w:bottom w:val="nil"/>
              <w:right w:val="nil"/>
            </w:tcBorders>
            <w:shd w:val="clear" w:color="auto" w:fill="auto"/>
            <w:noWrap/>
            <w:vAlign w:val="bottom"/>
            <w:hideMark/>
          </w:tcPr>
          <w:p w14:paraId="0ED5F4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4122B5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6BAC8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3" w:type="dxa"/>
            <w:tcBorders>
              <w:top w:val="nil"/>
              <w:left w:val="nil"/>
              <w:bottom w:val="nil"/>
              <w:right w:val="nil"/>
            </w:tcBorders>
            <w:shd w:val="clear" w:color="auto" w:fill="auto"/>
            <w:noWrap/>
            <w:vAlign w:val="bottom"/>
            <w:hideMark/>
          </w:tcPr>
          <w:p w14:paraId="55FA39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7B7F9C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69A50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7C4A08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w:t>
            </w:r>
          </w:p>
        </w:tc>
        <w:tc>
          <w:tcPr>
            <w:tcW w:w="674" w:type="dxa"/>
            <w:tcBorders>
              <w:top w:val="nil"/>
              <w:left w:val="nil"/>
              <w:bottom w:val="nil"/>
              <w:right w:val="nil"/>
            </w:tcBorders>
            <w:shd w:val="clear" w:color="auto" w:fill="auto"/>
            <w:noWrap/>
            <w:vAlign w:val="bottom"/>
            <w:hideMark/>
          </w:tcPr>
          <w:p w14:paraId="3F35AB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58.2</w:t>
            </w:r>
          </w:p>
        </w:tc>
      </w:tr>
      <w:tr w:rsidR="004B0B49" w:rsidRPr="0089132E" w14:paraId="2725FA00" w14:textId="77777777" w:rsidTr="004B0B49">
        <w:trPr>
          <w:trHeight w:val="300"/>
        </w:trPr>
        <w:tc>
          <w:tcPr>
            <w:tcW w:w="1166" w:type="dxa"/>
            <w:tcBorders>
              <w:top w:val="nil"/>
              <w:left w:val="nil"/>
              <w:bottom w:val="nil"/>
              <w:right w:val="nil"/>
            </w:tcBorders>
            <w:shd w:val="clear" w:color="auto" w:fill="auto"/>
            <w:noWrap/>
            <w:vAlign w:val="bottom"/>
            <w:hideMark/>
          </w:tcPr>
          <w:p w14:paraId="091FE8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SRI14</w:t>
            </w:r>
          </w:p>
        </w:tc>
        <w:tc>
          <w:tcPr>
            <w:tcW w:w="1320" w:type="dxa"/>
            <w:tcBorders>
              <w:top w:val="nil"/>
              <w:left w:val="nil"/>
              <w:bottom w:val="nil"/>
              <w:right w:val="nil"/>
            </w:tcBorders>
            <w:shd w:val="clear" w:color="auto" w:fill="auto"/>
            <w:noWrap/>
            <w:vAlign w:val="bottom"/>
            <w:hideMark/>
          </w:tcPr>
          <w:p w14:paraId="282EA3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204E86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F8127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165_0</w:t>
            </w:r>
          </w:p>
        </w:tc>
        <w:tc>
          <w:tcPr>
            <w:tcW w:w="673" w:type="dxa"/>
            <w:tcBorders>
              <w:top w:val="nil"/>
              <w:left w:val="nil"/>
              <w:bottom w:val="nil"/>
              <w:right w:val="nil"/>
            </w:tcBorders>
            <w:shd w:val="clear" w:color="auto" w:fill="auto"/>
            <w:noWrap/>
            <w:vAlign w:val="bottom"/>
            <w:hideMark/>
          </w:tcPr>
          <w:p w14:paraId="18D47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2A2144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3" w:type="dxa"/>
            <w:tcBorders>
              <w:top w:val="nil"/>
              <w:left w:val="nil"/>
              <w:bottom w:val="nil"/>
              <w:right w:val="nil"/>
            </w:tcBorders>
            <w:shd w:val="clear" w:color="auto" w:fill="auto"/>
            <w:noWrap/>
            <w:vAlign w:val="bottom"/>
            <w:hideMark/>
          </w:tcPr>
          <w:p w14:paraId="595AA5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58BFE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66B287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69FA81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4A4800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4" w:type="dxa"/>
            <w:tcBorders>
              <w:top w:val="nil"/>
              <w:left w:val="nil"/>
              <w:bottom w:val="nil"/>
              <w:right w:val="nil"/>
            </w:tcBorders>
            <w:shd w:val="clear" w:color="auto" w:fill="auto"/>
            <w:noWrap/>
            <w:vAlign w:val="bottom"/>
            <w:hideMark/>
          </w:tcPr>
          <w:p w14:paraId="4747C3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218F30F3" w14:textId="77777777" w:rsidTr="004B0B49">
        <w:trPr>
          <w:trHeight w:val="300"/>
        </w:trPr>
        <w:tc>
          <w:tcPr>
            <w:tcW w:w="1166" w:type="dxa"/>
            <w:tcBorders>
              <w:top w:val="nil"/>
              <w:left w:val="nil"/>
              <w:bottom w:val="nil"/>
              <w:right w:val="nil"/>
            </w:tcBorders>
            <w:shd w:val="clear" w:color="auto" w:fill="auto"/>
            <w:noWrap/>
            <w:vAlign w:val="bottom"/>
            <w:hideMark/>
          </w:tcPr>
          <w:p w14:paraId="76F49C8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SRI11</w:t>
            </w:r>
          </w:p>
        </w:tc>
        <w:tc>
          <w:tcPr>
            <w:tcW w:w="1320" w:type="dxa"/>
            <w:tcBorders>
              <w:top w:val="nil"/>
              <w:left w:val="nil"/>
              <w:bottom w:val="nil"/>
              <w:right w:val="nil"/>
            </w:tcBorders>
            <w:shd w:val="clear" w:color="auto" w:fill="auto"/>
            <w:noWrap/>
            <w:vAlign w:val="bottom"/>
            <w:hideMark/>
          </w:tcPr>
          <w:p w14:paraId="2126C3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9/26/2007</w:t>
            </w:r>
          </w:p>
        </w:tc>
        <w:tc>
          <w:tcPr>
            <w:tcW w:w="1114" w:type="dxa"/>
            <w:tcBorders>
              <w:top w:val="nil"/>
              <w:left w:val="nil"/>
              <w:bottom w:val="nil"/>
              <w:right w:val="nil"/>
            </w:tcBorders>
            <w:shd w:val="clear" w:color="auto" w:fill="auto"/>
            <w:noWrap/>
            <w:vAlign w:val="bottom"/>
            <w:hideMark/>
          </w:tcPr>
          <w:p w14:paraId="6719D2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49F65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166_0</w:t>
            </w:r>
          </w:p>
        </w:tc>
        <w:tc>
          <w:tcPr>
            <w:tcW w:w="673" w:type="dxa"/>
            <w:tcBorders>
              <w:top w:val="nil"/>
              <w:left w:val="nil"/>
              <w:bottom w:val="nil"/>
              <w:right w:val="nil"/>
            </w:tcBorders>
            <w:shd w:val="clear" w:color="auto" w:fill="auto"/>
            <w:noWrap/>
            <w:vAlign w:val="bottom"/>
            <w:hideMark/>
          </w:tcPr>
          <w:p w14:paraId="51F94E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644E3E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28C20F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37D85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01C9A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2F134D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1291B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4" w:type="dxa"/>
            <w:tcBorders>
              <w:top w:val="nil"/>
              <w:left w:val="nil"/>
              <w:bottom w:val="nil"/>
              <w:right w:val="nil"/>
            </w:tcBorders>
            <w:shd w:val="clear" w:color="auto" w:fill="auto"/>
            <w:noWrap/>
            <w:vAlign w:val="bottom"/>
            <w:hideMark/>
          </w:tcPr>
          <w:p w14:paraId="7B8111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r>
      <w:tr w:rsidR="004B0B49" w:rsidRPr="0089132E" w14:paraId="4C1645B9" w14:textId="77777777" w:rsidTr="004B0B49">
        <w:trPr>
          <w:trHeight w:val="300"/>
        </w:trPr>
        <w:tc>
          <w:tcPr>
            <w:tcW w:w="1166" w:type="dxa"/>
            <w:tcBorders>
              <w:top w:val="nil"/>
              <w:left w:val="nil"/>
              <w:bottom w:val="nil"/>
              <w:right w:val="nil"/>
            </w:tcBorders>
            <w:shd w:val="clear" w:color="auto" w:fill="auto"/>
            <w:noWrap/>
            <w:vAlign w:val="bottom"/>
            <w:hideMark/>
          </w:tcPr>
          <w:p w14:paraId="0D55A8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SR12</w:t>
            </w:r>
          </w:p>
        </w:tc>
        <w:tc>
          <w:tcPr>
            <w:tcW w:w="1320" w:type="dxa"/>
            <w:tcBorders>
              <w:top w:val="nil"/>
              <w:left w:val="nil"/>
              <w:bottom w:val="nil"/>
              <w:right w:val="nil"/>
            </w:tcBorders>
            <w:shd w:val="clear" w:color="auto" w:fill="auto"/>
            <w:noWrap/>
            <w:vAlign w:val="bottom"/>
            <w:hideMark/>
          </w:tcPr>
          <w:p w14:paraId="2A36C8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9/27/2007</w:t>
            </w:r>
          </w:p>
        </w:tc>
        <w:tc>
          <w:tcPr>
            <w:tcW w:w="1114" w:type="dxa"/>
            <w:tcBorders>
              <w:top w:val="nil"/>
              <w:left w:val="nil"/>
              <w:bottom w:val="nil"/>
              <w:right w:val="nil"/>
            </w:tcBorders>
            <w:shd w:val="clear" w:color="auto" w:fill="auto"/>
            <w:noWrap/>
            <w:vAlign w:val="bottom"/>
            <w:hideMark/>
          </w:tcPr>
          <w:p w14:paraId="12AC3F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4FB91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167_0</w:t>
            </w:r>
          </w:p>
        </w:tc>
        <w:tc>
          <w:tcPr>
            <w:tcW w:w="673" w:type="dxa"/>
            <w:tcBorders>
              <w:top w:val="nil"/>
              <w:left w:val="nil"/>
              <w:bottom w:val="nil"/>
              <w:right w:val="nil"/>
            </w:tcBorders>
            <w:shd w:val="clear" w:color="auto" w:fill="auto"/>
            <w:noWrap/>
            <w:vAlign w:val="bottom"/>
            <w:hideMark/>
          </w:tcPr>
          <w:p w14:paraId="72048D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70.3</w:t>
            </w:r>
          </w:p>
        </w:tc>
        <w:tc>
          <w:tcPr>
            <w:tcW w:w="673" w:type="dxa"/>
            <w:tcBorders>
              <w:top w:val="nil"/>
              <w:left w:val="nil"/>
              <w:bottom w:val="nil"/>
              <w:right w:val="nil"/>
            </w:tcBorders>
            <w:shd w:val="clear" w:color="auto" w:fill="auto"/>
            <w:noWrap/>
            <w:vAlign w:val="bottom"/>
            <w:hideMark/>
          </w:tcPr>
          <w:p w14:paraId="33A6031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D0C7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1E87D3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5BC2A4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551EE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1E8F5E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4" w:type="dxa"/>
            <w:tcBorders>
              <w:top w:val="nil"/>
              <w:left w:val="nil"/>
              <w:bottom w:val="nil"/>
              <w:right w:val="nil"/>
            </w:tcBorders>
            <w:shd w:val="clear" w:color="auto" w:fill="auto"/>
            <w:noWrap/>
            <w:vAlign w:val="bottom"/>
            <w:hideMark/>
          </w:tcPr>
          <w:p w14:paraId="7D33EC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r>
      <w:tr w:rsidR="004B0B49" w:rsidRPr="0089132E" w14:paraId="3E0AB927" w14:textId="77777777" w:rsidTr="004B0B49">
        <w:trPr>
          <w:trHeight w:val="300"/>
        </w:trPr>
        <w:tc>
          <w:tcPr>
            <w:tcW w:w="1166" w:type="dxa"/>
            <w:tcBorders>
              <w:top w:val="nil"/>
              <w:left w:val="nil"/>
              <w:bottom w:val="nil"/>
              <w:right w:val="nil"/>
            </w:tcBorders>
            <w:shd w:val="clear" w:color="auto" w:fill="auto"/>
            <w:noWrap/>
            <w:vAlign w:val="bottom"/>
            <w:hideMark/>
          </w:tcPr>
          <w:p w14:paraId="0D7DB8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WHP13</w:t>
            </w:r>
          </w:p>
        </w:tc>
        <w:tc>
          <w:tcPr>
            <w:tcW w:w="1320" w:type="dxa"/>
            <w:tcBorders>
              <w:top w:val="nil"/>
              <w:left w:val="nil"/>
              <w:bottom w:val="nil"/>
              <w:right w:val="nil"/>
            </w:tcBorders>
            <w:shd w:val="clear" w:color="auto" w:fill="auto"/>
            <w:noWrap/>
            <w:vAlign w:val="bottom"/>
            <w:hideMark/>
          </w:tcPr>
          <w:p w14:paraId="2B190E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10/3/2007</w:t>
            </w:r>
          </w:p>
        </w:tc>
        <w:tc>
          <w:tcPr>
            <w:tcW w:w="1114" w:type="dxa"/>
            <w:tcBorders>
              <w:top w:val="nil"/>
              <w:left w:val="nil"/>
              <w:bottom w:val="nil"/>
              <w:right w:val="nil"/>
            </w:tcBorders>
            <w:shd w:val="clear" w:color="auto" w:fill="auto"/>
            <w:noWrap/>
            <w:vAlign w:val="bottom"/>
            <w:hideMark/>
          </w:tcPr>
          <w:p w14:paraId="7B5BB88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C406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168_0</w:t>
            </w:r>
          </w:p>
        </w:tc>
        <w:tc>
          <w:tcPr>
            <w:tcW w:w="673" w:type="dxa"/>
            <w:tcBorders>
              <w:top w:val="nil"/>
              <w:left w:val="nil"/>
              <w:bottom w:val="nil"/>
              <w:right w:val="nil"/>
            </w:tcBorders>
            <w:shd w:val="clear" w:color="auto" w:fill="auto"/>
            <w:noWrap/>
            <w:vAlign w:val="bottom"/>
            <w:hideMark/>
          </w:tcPr>
          <w:p w14:paraId="634CE4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17F4BA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w:t>
            </w:r>
          </w:p>
        </w:tc>
        <w:tc>
          <w:tcPr>
            <w:tcW w:w="673" w:type="dxa"/>
            <w:tcBorders>
              <w:top w:val="nil"/>
              <w:left w:val="nil"/>
              <w:bottom w:val="nil"/>
              <w:right w:val="nil"/>
            </w:tcBorders>
            <w:shd w:val="clear" w:color="auto" w:fill="auto"/>
            <w:noWrap/>
            <w:vAlign w:val="bottom"/>
            <w:hideMark/>
          </w:tcPr>
          <w:p w14:paraId="22A9F7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6D8611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4B593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38EBCF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99469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w:t>
            </w:r>
          </w:p>
        </w:tc>
        <w:tc>
          <w:tcPr>
            <w:tcW w:w="674" w:type="dxa"/>
            <w:tcBorders>
              <w:top w:val="nil"/>
              <w:left w:val="nil"/>
              <w:bottom w:val="nil"/>
              <w:right w:val="nil"/>
            </w:tcBorders>
            <w:shd w:val="clear" w:color="auto" w:fill="auto"/>
            <w:noWrap/>
            <w:vAlign w:val="bottom"/>
            <w:hideMark/>
          </w:tcPr>
          <w:p w14:paraId="5D987D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428BA5A" w14:textId="77777777" w:rsidTr="004B0B49">
        <w:trPr>
          <w:trHeight w:val="300"/>
        </w:trPr>
        <w:tc>
          <w:tcPr>
            <w:tcW w:w="1166" w:type="dxa"/>
            <w:tcBorders>
              <w:top w:val="nil"/>
              <w:left w:val="nil"/>
              <w:bottom w:val="nil"/>
              <w:right w:val="nil"/>
            </w:tcBorders>
            <w:shd w:val="clear" w:color="auto" w:fill="auto"/>
            <w:noWrap/>
            <w:vAlign w:val="bottom"/>
            <w:hideMark/>
          </w:tcPr>
          <w:p w14:paraId="3C6DD5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WHP12</w:t>
            </w:r>
          </w:p>
        </w:tc>
        <w:tc>
          <w:tcPr>
            <w:tcW w:w="1320" w:type="dxa"/>
            <w:tcBorders>
              <w:top w:val="nil"/>
              <w:left w:val="nil"/>
              <w:bottom w:val="nil"/>
              <w:right w:val="nil"/>
            </w:tcBorders>
            <w:shd w:val="clear" w:color="auto" w:fill="auto"/>
            <w:noWrap/>
            <w:vAlign w:val="bottom"/>
            <w:hideMark/>
          </w:tcPr>
          <w:p w14:paraId="5C9228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10/5/2007</w:t>
            </w:r>
          </w:p>
        </w:tc>
        <w:tc>
          <w:tcPr>
            <w:tcW w:w="1114" w:type="dxa"/>
            <w:tcBorders>
              <w:top w:val="nil"/>
              <w:left w:val="nil"/>
              <w:bottom w:val="nil"/>
              <w:right w:val="nil"/>
            </w:tcBorders>
            <w:shd w:val="clear" w:color="auto" w:fill="auto"/>
            <w:noWrap/>
            <w:vAlign w:val="bottom"/>
            <w:hideMark/>
          </w:tcPr>
          <w:p w14:paraId="6E2621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7E71D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170_0</w:t>
            </w:r>
          </w:p>
        </w:tc>
        <w:tc>
          <w:tcPr>
            <w:tcW w:w="673" w:type="dxa"/>
            <w:tcBorders>
              <w:top w:val="nil"/>
              <w:left w:val="nil"/>
              <w:bottom w:val="nil"/>
              <w:right w:val="nil"/>
            </w:tcBorders>
            <w:shd w:val="clear" w:color="auto" w:fill="auto"/>
            <w:noWrap/>
            <w:vAlign w:val="bottom"/>
            <w:hideMark/>
          </w:tcPr>
          <w:p w14:paraId="0875CC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14.2</w:t>
            </w:r>
          </w:p>
        </w:tc>
        <w:tc>
          <w:tcPr>
            <w:tcW w:w="673" w:type="dxa"/>
            <w:tcBorders>
              <w:top w:val="nil"/>
              <w:left w:val="nil"/>
              <w:bottom w:val="nil"/>
              <w:right w:val="nil"/>
            </w:tcBorders>
            <w:shd w:val="clear" w:color="auto" w:fill="auto"/>
            <w:noWrap/>
            <w:vAlign w:val="bottom"/>
            <w:hideMark/>
          </w:tcPr>
          <w:p w14:paraId="2A3D90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6D612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2D8BA1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60AD4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73779E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c>
          <w:tcPr>
            <w:tcW w:w="673" w:type="dxa"/>
            <w:tcBorders>
              <w:top w:val="nil"/>
              <w:left w:val="nil"/>
              <w:bottom w:val="nil"/>
              <w:right w:val="nil"/>
            </w:tcBorders>
            <w:shd w:val="clear" w:color="auto" w:fill="auto"/>
            <w:noWrap/>
            <w:vAlign w:val="bottom"/>
            <w:hideMark/>
          </w:tcPr>
          <w:p w14:paraId="4F0A7F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0BE00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3B0553FE" w14:textId="77777777" w:rsidTr="004B0B49">
        <w:trPr>
          <w:trHeight w:val="300"/>
        </w:trPr>
        <w:tc>
          <w:tcPr>
            <w:tcW w:w="1166" w:type="dxa"/>
            <w:tcBorders>
              <w:top w:val="nil"/>
              <w:left w:val="nil"/>
              <w:bottom w:val="nil"/>
              <w:right w:val="nil"/>
            </w:tcBorders>
            <w:shd w:val="clear" w:color="auto" w:fill="auto"/>
            <w:noWrap/>
            <w:vAlign w:val="bottom"/>
            <w:hideMark/>
          </w:tcPr>
          <w:p w14:paraId="5981FC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WHP0046</w:t>
            </w:r>
          </w:p>
        </w:tc>
        <w:tc>
          <w:tcPr>
            <w:tcW w:w="1320" w:type="dxa"/>
            <w:tcBorders>
              <w:top w:val="nil"/>
              <w:left w:val="nil"/>
              <w:bottom w:val="nil"/>
              <w:right w:val="nil"/>
            </w:tcBorders>
            <w:shd w:val="clear" w:color="auto" w:fill="auto"/>
            <w:noWrap/>
            <w:vAlign w:val="bottom"/>
            <w:hideMark/>
          </w:tcPr>
          <w:p w14:paraId="6AB97F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10/9/2007</w:t>
            </w:r>
          </w:p>
        </w:tc>
        <w:tc>
          <w:tcPr>
            <w:tcW w:w="1114" w:type="dxa"/>
            <w:tcBorders>
              <w:top w:val="nil"/>
              <w:left w:val="nil"/>
              <w:bottom w:val="nil"/>
              <w:right w:val="nil"/>
            </w:tcBorders>
            <w:shd w:val="clear" w:color="auto" w:fill="auto"/>
            <w:noWrap/>
            <w:vAlign w:val="bottom"/>
            <w:hideMark/>
          </w:tcPr>
          <w:p w14:paraId="695858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D45ED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172_0</w:t>
            </w:r>
          </w:p>
        </w:tc>
        <w:tc>
          <w:tcPr>
            <w:tcW w:w="673" w:type="dxa"/>
            <w:tcBorders>
              <w:top w:val="nil"/>
              <w:left w:val="nil"/>
              <w:bottom w:val="nil"/>
              <w:right w:val="nil"/>
            </w:tcBorders>
            <w:shd w:val="clear" w:color="auto" w:fill="auto"/>
            <w:noWrap/>
            <w:vAlign w:val="bottom"/>
            <w:hideMark/>
          </w:tcPr>
          <w:p w14:paraId="7EBCAF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2798AE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6B79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11C7B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14.4</w:t>
            </w:r>
          </w:p>
        </w:tc>
        <w:tc>
          <w:tcPr>
            <w:tcW w:w="673" w:type="dxa"/>
            <w:tcBorders>
              <w:top w:val="nil"/>
              <w:left w:val="nil"/>
              <w:bottom w:val="nil"/>
              <w:right w:val="nil"/>
            </w:tcBorders>
            <w:shd w:val="clear" w:color="auto" w:fill="auto"/>
            <w:noWrap/>
            <w:vAlign w:val="bottom"/>
            <w:hideMark/>
          </w:tcPr>
          <w:p w14:paraId="1CB5AC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0954B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A6E2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E5481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r>
      <w:tr w:rsidR="004B0B49" w:rsidRPr="0089132E" w14:paraId="3F34F443" w14:textId="77777777" w:rsidTr="004B0B49">
        <w:trPr>
          <w:trHeight w:val="300"/>
        </w:trPr>
        <w:tc>
          <w:tcPr>
            <w:tcW w:w="1166" w:type="dxa"/>
            <w:tcBorders>
              <w:top w:val="nil"/>
              <w:left w:val="nil"/>
              <w:bottom w:val="nil"/>
              <w:right w:val="nil"/>
            </w:tcBorders>
            <w:shd w:val="clear" w:color="auto" w:fill="auto"/>
            <w:noWrap/>
            <w:vAlign w:val="bottom"/>
            <w:hideMark/>
          </w:tcPr>
          <w:p w14:paraId="567417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WHP11</w:t>
            </w:r>
          </w:p>
        </w:tc>
        <w:tc>
          <w:tcPr>
            <w:tcW w:w="1320" w:type="dxa"/>
            <w:tcBorders>
              <w:top w:val="nil"/>
              <w:left w:val="nil"/>
              <w:bottom w:val="nil"/>
              <w:right w:val="nil"/>
            </w:tcBorders>
            <w:shd w:val="clear" w:color="auto" w:fill="auto"/>
            <w:noWrap/>
            <w:vAlign w:val="bottom"/>
            <w:hideMark/>
          </w:tcPr>
          <w:p w14:paraId="3EA74C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333C7C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29049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173_0</w:t>
            </w:r>
          </w:p>
        </w:tc>
        <w:tc>
          <w:tcPr>
            <w:tcW w:w="673" w:type="dxa"/>
            <w:tcBorders>
              <w:top w:val="nil"/>
              <w:left w:val="nil"/>
              <w:bottom w:val="nil"/>
              <w:right w:val="nil"/>
            </w:tcBorders>
            <w:shd w:val="clear" w:color="auto" w:fill="auto"/>
            <w:noWrap/>
            <w:vAlign w:val="bottom"/>
            <w:hideMark/>
          </w:tcPr>
          <w:p w14:paraId="645C3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420C0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w:t>
            </w:r>
          </w:p>
        </w:tc>
        <w:tc>
          <w:tcPr>
            <w:tcW w:w="673" w:type="dxa"/>
            <w:tcBorders>
              <w:top w:val="nil"/>
              <w:left w:val="nil"/>
              <w:bottom w:val="nil"/>
              <w:right w:val="nil"/>
            </w:tcBorders>
            <w:shd w:val="clear" w:color="auto" w:fill="auto"/>
            <w:noWrap/>
            <w:vAlign w:val="bottom"/>
            <w:hideMark/>
          </w:tcPr>
          <w:p w14:paraId="619D50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B239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E96C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AA2C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2C387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22276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r>
      <w:tr w:rsidR="004B0B49" w:rsidRPr="0089132E" w14:paraId="406CC20C" w14:textId="77777777" w:rsidTr="004B0B49">
        <w:trPr>
          <w:trHeight w:val="300"/>
        </w:trPr>
        <w:tc>
          <w:tcPr>
            <w:tcW w:w="1166" w:type="dxa"/>
            <w:tcBorders>
              <w:top w:val="nil"/>
              <w:left w:val="nil"/>
              <w:bottom w:val="nil"/>
              <w:right w:val="nil"/>
            </w:tcBorders>
            <w:shd w:val="clear" w:color="auto" w:fill="auto"/>
            <w:noWrap/>
            <w:vAlign w:val="bottom"/>
            <w:hideMark/>
          </w:tcPr>
          <w:p w14:paraId="6D8B7A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WHPI11</w:t>
            </w:r>
          </w:p>
        </w:tc>
        <w:tc>
          <w:tcPr>
            <w:tcW w:w="1320" w:type="dxa"/>
            <w:tcBorders>
              <w:top w:val="nil"/>
              <w:left w:val="nil"/>
              <w:bottom w:val="nil"/>
              <w:right w:val="nil"/>
            </w:tcBorders>
            <w:shd w:val="clear" w:color="auto" w:fill="auto"/>
            <w:noWrap/>
            <w:vAlign w:val="bottom"/>
            <w:hideMark/>
          </w:tcPr>
          <w:p w14:paraId="1AFA35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0BD5A2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DC37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174_0</w:t>
            </w:r>
          </w:p>
        </w:tc>
        <w:tc>
          <w:tcPr>
            <w:tcW w:w="673" w:type="dxa"/>
            <w:tcBorders>
              <w:top w:val="nil"/>
              <w:left w:val="nil"/>
              <w:bottom w:val="nil"/>
              <w:right w:val="nil"/>
            </w:tcBorders>
            <w:shd w:val="clear" w:color="auto" w:fill="auto"/>
            <w:noWrap/>
            <w:vAlign w:val="bottom"/>
            <w:hideMark/>
          </w:tcPr>
          <w:p w14:paraId="6DC1C1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w:t>
            </w:r>
          </w:p>
        </w:tc>
        <w:tc>
          <w:tcPr>
            <w:tcW w:w="673" w:type="dxa"/>
            <w:tcBorders>
              <w:top w:val="nil"/>
              <w:left w:val="nil"/>
              <w:bottom w:val="nil"/>
              <w:right w:val="nil"/>
            </w:tcBorders>
            <w:shd w:val="clear" w:color="auto" w:fill="auto"/>
            <w:noWrap/>
            <w:vAlign w:val="bottom"/>
            <w:hideMark/>
          </w:tcPr>
          <w:p w14:paraId="3D1970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13FC4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06E2E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2DFBBD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3" w:type="dxa"/>
            <w:tcBorders>
              <w:top w:val="nil"/>
              <w:left w:val="nil"/>
              <w:bottom w:val="nil"/>
              <w:right w:val="nil"/>
            </w:tcBorders>
            <w:shd w:val="clear" w:color="auto" w:fill="auto"/>
            <w:noWrap/>
            <w:vAlign w:val="bottom"/>
            <w:hideMark/>
          </w:tcPr>
          <w:p w14:paraId="2D97E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7DE6A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A9DBD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r>
      <w:tr w:rsidR="004B0B49" w:rsidRPr="0089132E" w14:paraId="28BDBCC9" w14:textId="77777777" w:rsidTr="004B0B49">
        <w:trPr>
          <w:trHeight w:val="300"/>
        </w:trPr>
        <w:tc>
          <w:tcPr>
            <w:tcW w:w="1166" w:type="dxa"/>
            <w:tcBorders>
              <w:top w:val="nil"/>
              <w:left w:val="nil"/>
              <w:bottom w:val="nil"/>
              <w:right w:val="nil"/>
            </w:tcBorders>
            <w:shd w:val="clear" w:color="auto" w:fill="auto"/>
            <w:noWrap/>
            <w:vAlign w:val="bottom"/>
            <w:hideMark/>
          </w:tcPr>
          <w:p w14:paraId="275D2F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WB0290</w:t>
            </w:r>
          </w:p>
        </w:tc>
        <w:tc>
          <w:tcPr>
            <w:tcW w:w="1320" w:type="dxa"/>
            <w:tcBorders>
              <w:top w:val="nil"/>
              <w:left w:val="nil"/>
              <w:bottom w:val="nil"/>
              <w:right w:val="nil"/>
            </w:tcBorders>
            <w:shd w:val="clear" w:color="auto" w:fill="auto"/>
            <w:noWrap/>
            <w:vAlign w:val="bottom"/>
            <w:hideMark/>
          </w:tcPr>
          <w:p w14:paraId="3CEADC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8/22/2007</w:t>
            </w:r>
          </w:p>
        </w:tc>
        <w:tc>
          <w:tcPr>
            <w:tcW w:w="1114" w:type="dxa"/>
            <w:tcBorders>
              <w:top w:val="nil"/>
              <w:left w:val="nil"/>
              <w:bottom w:val="nil"/>
              <w:right w:val="nil"/>
            </w:tcBorders>
            <w:shd w:val="clear" w:color="auto" w:fill="auto"/>
            <w:noWrap/>
            <w:vAlign w:val="bottom"/>
            <w:hideMark/>
          </w:tcPr>
          <w:p w14:paraId="190E9F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11AAD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175_0</w:t>
            </w:r>
          </w:p>
        </w:tc>
        <w:tc>
          <w:tcPr>
            <w:tcW w:w="673" w:type="dxa"/>
            <w:tcBorders>
              <w:top w:val="nil"/>
              <w:left w:val="nil"/>
              <w:bottom w:val="nil"/>
              <w:right w:val="nil"/>
            </w:tcBorders>
            <w:shd w:val="clear" w:color="auto" w:fill="auto"/>
            <w:noWrap/>
            <w:vAlign w:val="bottom"/>
            <w:hideMark/>
          </w:tcPr>
          <w:p w14:paraId="577936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602CC0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2FDE7C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055254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c>
          <w:tcPr>
            <w:tcW w:w="673" w:type="dxa"/>
            <w:tcBorders>
              <w:top w:val="nil"/>
              <w:left w:val="nil"/>
              <w:bottom w:val="nil"/>
              <w:right w:val="nil"/>
            </w:tcBorders>
            <w:shd w:val="clear" w:color="auto" w:fill="auto"/>
            <w:noWrap/>
            <w:vAlign w:val="bottom"/>
            <w:hideMark/>
          </w:tcPr>
          <w:p w14:paraId="427279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3CB9E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41FECA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66BE2C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r>
      <w:tr w:rsidR="004B0B49" w:rsidRPr="0089132E" w14:paraId="5B797F7F" w14:textId="77777777" w:rsidTr="004B0B49">
        <w:trPr>
          <w:trHeight w:val="300"/>
        </w:trPr>
        <w:tc>
          <w:tcPr>
            <w:tcW w:w="1166" w:type="dxa"/>
            <w:tcBorders>
              <w:top w:val="nil"/>
              <w:left w:val="nil"/>
              <w:bottom w:val="nil"/>
              <w:right w:val="nil"/>
            </w:tcBorders>
            <w:shd w:val="clear" w:color="auto" w:fill="auto"/>
            <w:noWrap/>
            <w:vAlign w:val="bottom"/>
            <w:hideMark/>
          </w:tcPr>
          <w:p w14:paraId="12002A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WB0289</w:t>
            </w:r>
          </w:p>
        </w:tc>
        <w:tc>
          <w:tcPr>
            <w:tcW w:w="1320" w:type="dxa"/>
            <w:tcBorders>
              <w:top w:val="nil"/>
              <w:left w:val="nil"/>
              <w:bottom w:val="nil"/>
              <w:right w:val="nil"/>
            </w:tcBorders>
            <w:shd w:val="clear" w:color="auto" w:fill="auto"/>
            <w:noWrap/>
            <w:vAlign w:val="bottom"/>
            <w:hideMark/>
          </w:tcPr>
          <w:p w14:paraId="2B762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8/23/2007</w:t>
            </w:r>
          </w:p>
        </w:tc>
        <w:tc>
          <w:tcPr>
            <w:tcW w:w="1114" w:type="dxa"/>
            <w:tcBorders>
              <w:top w:val="nil"/>
              <w:left w:val="nil"/>
              <w:bottom w:val="nil"/>
              <w:right w:val="nil"/>
            </w:tcBorders>
            <w:shd w:val="clear" w:color="auto" w:fill="auto"/>
            <w:noWrap/>
            <w:vAlign w:val="bottom"/>
            <w:hideMark/>
          </w:tcPr>
          <w:p w14:paraId="6F4D17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B916D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176_0</w:t>
            </w:r>
          </w:p>
        </w:tc>
        <w:tc>
          <w:tcPr>
            <w:tcW w:w="673" w:type="dxa"/>
            <w:tcBorders>
              <w:top w:val="nil"/>
              <w:left w:val="nil"/>
              <w:bottom w:val="nil"/>
              <w:right w:val="nil"/>
            </w:tcBorders>
            <w:shd w:val="clear" w:color="auto" w:fill="auto"/>
            <w:noWrap/>
            <w:vAlign w:val="bottom"/>
            <w:hideMark/>
          </w:tcPr>
          <w:p w14:paraId="151C45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41.6</w:t>
            </w:r>
          </w:p>
        </w:tc>
        <w:tc>
          <w:tcPr>
            <w:tcW w:w="673" w:type="dxa"/>
            <w:tcBorders>
              <w:top w:val="nil"/>
              <w:left w:val="nil"/>
              <w:bottom w:val="nil"/>
              <w:right w:val="nil"/>
            </w:tcBorders>
            <w:shd w:val="clear" w:color="auto" w:fill="auto"/>
            <w:noWrap/>
            <w:vAlign w:val="bottom"/>
            <w:hideMark/>
          </w:tcPr>
          <w:p w14:paraId="78B25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6BE62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782D10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73D56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21.5</w:t>
            </w:r>
          </w:p>
        </w:tc>
        <w:tc>
          <w:tcPr>
            <w:tcW w:w="673" w:type="dxa"/>
            <w:tcBorders>
              <w:top w:val="nil"/>
              <w:left w:val="nil"/>
              <w:bottom w:val="nil"/>
              <w:right w:val="nil"/>
            </w:tcBorders>
            <w:shd w:val="clear" w:color="auto" w:fill="auto"/>
            <w:noWrap/>
            <w:vAlign w:val="bottom"/>
            <w:hideMark/>
          </w:tcPr>
          <w:p w14:paraId="5BFD29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1A378C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6005D9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r>
      <w:tr w:rsidR="004B0B49" w:rsidRPr="0089132E" w14:paraId="3E5C0046" w14:textId="77777777" w:rsidTr="004B0B49">
        <w:trPr>
          <w:trHeight w:val="300"/>
        </w:trPr>
        <w:tc>
          <w:tcPr>
            <w:tcW w:w="1166" w:type="dxa"/>
            <w:tcBorders>
              <w:top w:val="nil"/>
              <w:left w:val="nil"/>
              <w:bottom w:val="nil"/>
              <w:right w:val="nil"/>
            </w:tcBorders>
            <w:shd w:val="clear" w:color="auto" w:fill="auto"/>
            <w:noWrap/>
            <w:vAlign w:val="bottom"/>
            <w:hideMark/>
          </w:tcPr>
          <w:p w14:paraId="5F1D1E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WB0288</w:t>
            </w:r>
          </w:p>
        </w:tc>
        <w:tc>
          <w:tcPr>
            <w:tcW w:w="1320" w:type="dxa"/>
            <w:tcBorders>
              <w:top w:val="nil"/>
              <w:left w:val="nil"/>
              <w:bottom w:val="nil"/>
              <w:right w:val="nil"/>
            </w:tcBorders>
            <w:shd w:val="clear" w:color="auto" w:fill="auto"/>
            <w:noWrap/>
            <w:vAlign w:val="bottom"/>
            <w:hideMark/>
          </w:tcPr>
          <w:p w14:paraId="7B346F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8/23/2007</w:t>
            </w:r>
          </w:p>
        </w:tc>
        <w:tc>
          <w:tcPr>
            <w:tcW w:w="1114" w:type="dxa"/>
            <w:tcBorders>
              <w:top w:val="nil"/>
              <w:left w:val="nil"/>
              <w:bottom w:val="nil"/>
              <w:right w:val="nil"/>
            </w:tcBorders>
            <w:shd w:val="clear" w:color="auto" w:fill="auto"/>
            <w:noWrap/>
            <w:vAlign w:val="bottom"/>
            <w:hideMark/>
          </w:tcPr>
          <w:p w14:paraId="25B4BB7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87BA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177_0</w:t>
            </w:r>
          </w:p>
        </w:tc>
        <w:tc>
          <w:tcPr>
            <w:tcW w:w="673" w:type="dxa"/>
            <w:tcBorders>
              <w:top w:val="nil"/>
              <w:left w:val="nil"/>
              <w:bottom w:val="nil"/>
              <w:right w:val="nil"/>
            </w:tcBorders>
            <w:shd w:val="clear" w:color="auto" w:fill="auto"/>
            <w:noWrap/>
            <w:vAlign w:val="bottom"/>
            <w:hideMark/>
          </w:tcPr>
          <w:p w14:paraId="6F0DF2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052A26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w:t>
            </w:r>
          </w:p>
        </w:tc>
        <w:tc>
          <w:tcPr>
            <w:tcW w:w="673" w:type="dxa"/>
            <w:tcBorders>
              <w:top w:val="nil"/>
              <w:left w:val="nil"/>
              <w:bottom w:val="nil"/>
              <w:right w:val="nil"/>
            </w:tcBorders>
            <w:shd w:val="clear" w:color="auto" w:fill="auto"/>
            <w:noWrap/>
            <w:vAlign w:val="bottom"/>
            <w:hideMark/>
          </w:tcPr>
          <w:p w14:paraId="3D253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583F54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10AC7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18.9</w:t>
            </w:r>
          </w:p>
        </w:tc>
        <w:tc>
          <w:tcPr>
            <w:tcW w:w="673" w:type="dxa"/>
            <w:tcBorders>
              <w:top w:val="nil"/>
              <w:left w:val="nil"/>
              <w:bottom w:val="nil"/>
              <w:right w:val="nil"/>
            </w:tcBorders>
            <w:shd w:val="clear" w:color="auto" w:fill="auto"/>
            <w:noWrap/>
            <w:vAlign w:val="bottom"/>
            <w:hideMark/>
          </w:tcPr>
          <w:p w14:paraId="432893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06A6C7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4" w:type="dxa"/>
            <w:tcBorders>
              <w:top w:val="nil"/>
              <w:left w:val="nil"/>
              <w:bottom w:val="nil"/>
              <w:right w:val="nil"/>
            </w:tcBorders>
            <w:shd w:val="clear" w:color="auto" w:fill="auto"/>
            <w:noWrap/>
            <w:vAlign w:val="bottom"/>
            <w:hideMark/>
          </w:tcPr>
          <w:p w14:paraId="47485E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r>
      <w:tr w:rsidR="004B0B49" w:rsidRPr="0089132E" w14:paraId="34F08195" w14:textId="77777777" w:rsidTr="004B0B49">
        <w:trPr>
          <w:trHeight w:val="300"/>
        </w:trPr>
        <w:tc>
          <w:tcPr>
            <w:tcW w:w="1166" w:type="dxa"/>
            <w:tcBorders>
              <w:top w:val="nil"/>
              <w:left w:val="nil"/>
              <w:bottom w:val="nil"/>
              <w:right w:val="nil"/>
            </w:tcBorders>
            <w:shd w:val="clear" w:color="auto" w:fill="auto"/>
            <w:noWrap/>
            <w:vAlign w:val="bottom"/>
            <w:hideMark/>
          </w:tcPr>
          <w:p w14:paraId="6A8354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MRC0114</w:t>
            </w:r>
          </w:p>
        </w:tc>
        <w:tc>
          <w:tcPr>
            <w:tcW w:w="1320" w:type="dxa"/>
            <w:tcBorders>
              <w:top w:val="nil"/>
              <w:left w:val="nil"/>
              <w:bottom w:val="nil"/>
              <w:right w:val="nil"/>
            </w:tcBorders>
            <w:shd w:val="clear" w:color="auto" w:fill="auto"/>
            <w:noWrap/>
            <w:vAlign w:val="bottom"/>
            <w:hideMark/>
          </w:tcPr>
          <w:p w14:paraId="4B4D68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8/29/2007</w:t>
            </w:r>
          </w:p>
        </w:tc>
        <w:tc>
          <w:tcPr>
            <w:tcW w:w="1114" w:type="dxa"/>
            <w:tcBorders>
              <w:top w:val="nil"/>
              <w:left w:val="nil"/>
              <w:bottom w:val="nil"/>
              <w:right w:val="nil"/>
            </w:tcBorders>
            <w:shd w:val="clear" w:color="auto" w:fill="auto"/>
            <w:noWrap/>
            <w:vAlign w:val="bottom"/>
            <w:hideMark/>
          </w:tcPr>
          <w:p w14:paraId="73AFB51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C340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178_0</w:t>
            </w:r>
          </w:p>
        </w:tc>
        <w:tc>
          <w:tcPr>
            <w:tcW w:w="673" w:type="dxa"/>
            <w:tcBorders>
              <w:top w:val="nil"/>
              <w:left w:val="nil"/>
              <w:bottom w:val="nil"/>
              <w:right w:val="nil"/>
            </w:tcBorders>
            <w:shd w:val="clear" w:color="auto" w:fill="auto"/>
            <w:noWrap/>
            <w:vAlign w:val="bottom"/>
            <w:hideMark/>
          </w:tcPr>
          <w:p w14:paraId="7B8C30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4C2BA0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0AE42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7832B2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93.6</w:t>
            </w:r>
          </w:p>
        </w:tc>
        <w:tc>
          <w:tcPr>
            <w:tcW w:w="673" w:type="dxa"/>
            <w:tcBorders>
              <w:top w:val="nil"/>
              <w:left w:val="nil"/>
              <w:bottom w:val="nil"/>
              <w:right w:val="nil"/>
            </w:tcBorders>
            <w:shd w:val="clear" w:color="auto" w:fill="auto"/>
            <w:noWrap/>
            <w:vAlign w:val="bottom"/>
            <w:hideMark/>
          </w:tcPr>
          <w:p w14:paraId="4C0453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21.2</w:t>
            </w:r>
          </w:p>
        </w:tc>
        <w:tc>
          <w:tcPr>
            <w:tcW w:w="673" w:type="dxa"/>
            <w:tcBorders>
              <w:top w:val="nil"/>
              <w:left w:val="nil"/>
              <w:bottom w:val="nil"/>
              <w:right w:val="nil"/>
            </w:tcBorders>
            <w:shd w:val="clear" w:color="auto" w:fill="auto"/>
            <w:noWrap/>
            <w:vAlign w:val="bottom"/>
            <w:hideMark/>
          </w:tcPr>
          <w:p w14:paraId="5D023F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3A3E06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4" w:type="dxa"/>
            <w:tcBorders>
              <w:top w:val="nil"/>
              <w:left w:val="nil"/>
              <w:bottom w:val="nil"/>
              <w:right w:val="nil"/>
            </w:tcBorders>
            <w:shd w:val="clear" w:color="auto" w:fill="auto"/>
            <w:noWrap/>
            <w:vAlign w:val="bottom"/>
            <w:hideMark/>
          </w:tcPr>
          <w:p w14:paraId="7892DB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r>
      <w:tr w:rsidR="004B0B49" w:rsidRPr="0089132E" w14:paraId="1624E1D6" w14:textId="77777777" w:rsidTr="004B0B49">
        <w:trPr>
          <w:trHeight w:val="300"/>
        </w:trPr>
        <w:tc>
          <w:tcPr>
            <w:tcW w:w="1166" w:type="dxa"/>
            <w:tcBorders>
              <w:top w:val="nil"/>
              <w:left w:val="nil"/>
              <w:bottom w:val="nil"/>
              <w:right w:val="nil"/>
            </w:tcBorders>
            <w:shd w:val="clear" w:color="auto" w:fill="auto"/>
            <w:noWrap/>
            <w:vAlign w:val="bottom"/>
            <w:hideMark/>
          </w:tcPr>
          <w:p w14:paraId="09A7F8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MRC0115</w:t>
            </w:r>
          </w:p>
        </w:tc>
        <w:tc>
          <w:tcPr>
            <w:tcW w:w="1320" w:type="dxa"/>
            <w:tcBorders>
              <w:top w:val="nil"/>
              <w:left w:val="nil"/>
              <w:bottom w:val="nil"/>
              <w:right w:val="nil"/>
            </w:tcBorders>
            <w:shd w:val="clear" w:color="auto" w:fill="auto"/>
            <w:noWrap/>
            <w:vAlign w:val="bottom"/>
            <w:hideMark/>
          </w:tcPr>
          <w:p w14:paraId="0BF0BD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8/30/2007</w:t>
            </w:r>
          </w:p>
        </w:tc>
        <w:tc>
          <w:tcPr>
            <w:tcW w:w="1114" w:type="dxa"/>
            <w:tcBorders>
              <w:top w:val="nil"/>
              <w:left w:val="nil"/>
              <w:bottom w:val="nil"/>
              <w:right w:val="nil"/>
            </w:tcBorders>
            <w:shd w:val="clear" w:color="auto" w:fill="auto"/>
            <w:noWrap/>
            <w:vAlign w:val="bottom"/>
            <w:hideMark/>
          </w:tcPr>
          <w:p w14:paraId="2DAFACB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78180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179_0</w:t>
            </w:r>
          </w:p>
        </w:tc>
        <w:tc>
          <w:tcPr>
            <w:tcW w:w="673" w:type="dxa"/>
            <w:tcBorders>
              <w:top w:val="nil"/>
              <w:left w:val="nil"/>
              <w:bottom w:val="nil"/>
              <w:right w:val="nil"/>
            </w:tcBorders>
            <w:shd w:val="clear" w:color="auto" w:fill="auto"/>
            <w:noWrap/>
            <w:vAlign w:val="bottom"/>
            <w:hideMark/>
          </w:tcPr>
          <w:p w14:paraId="4E1E67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7F7B6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3CE374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c>
          <w:tcPr>
            <w:tcW w:w="673" w:type="dxa"/>
            <w:tcBorders>
              <w:top w:val="nil"/>
              <w:left w:val="nil"/>
              <w:bottom w:val="nil"/>
              <w:right w:val="nil"/>
            </w:tcBorders>
            <w:shd w:val="clear" w:color="auto" w:fill="auto"/>
            <w:noWrap/>
            <w:vAlign w:val="bottom"/>
            <w:hideMark/>
          </w:tcPr>
          <w:p w14:paraId="7CEC16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08372C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47AF4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29C749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4" w:type="dxa"/>
            <w:tcBorders>
              <w:top w:val="nil"/>
              <w:left w:val="nil"/>
              <w:bottom w:val="nil"/>
              <w:right w:val="nil"/>
            </w:tcBorders>
            <w:shd w:val="clear" w:color="auto" w:fill="auto"/>
            <w:noWrap/>
            <w:vAlign w:val="bottom"/>
            <w:hideMark/>
          </w:tcPr>
          <w:p w14:paraId="5D5161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35.2</w:t>
            </w:r>
          </w:p>
        </w:tc>
      </w:tr>
      <w:tr w:rsidR="004B0B49" w:rsidRPr="0089132E" w14:paraId="476F35CE" w14:textId="77777777" w:rsidTr="004B0B49">
        <w:trPr>
          <w:trHeight w:val="300"/>
        </w:trPr>
        <w:tc>
          <w:tcPr>
            <w:tcW w:w="1166" w:type="dxa"/>
            <w:tcBorders>
              <w:top w:val="nil"/>
              <w:left w:val="nil"/>
              <w:bottom w:val="nil"/>
              <w:right w:val="nil"/>
            </w:tcBorders>
            <w:shd w:val="clear" w:color="auto" w:fill="auto"/>
            <w:noWrap/>
            <w:vAlign w:val="bottom"/>
            <w:hideMark/>
          </w:tcPr>
          <w:p w14:paraId="1FF894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MRW69</w:t>
            </w:r>
          </w:p>
        </w:tc>
        <w:tc>
          <w:tcPr>
            <w:tcW w:w="1320" w:type="dxa"/>
            <w:tcBorders>
              <w:top w:val="nil"/>
              <w:left w:val="nil"/>
              <w:bottom w:val="nil"/>
              <w:right w:val="nil"/>
            </w:tcBorders>
            <w:shd w:val="clear" w:color="auto" w:fill="auto"/>
            <w:noWrap/>
            <w:vAlign w:val="bottom"/>
            <w:hideMark/>
          </w:tcPr>
          <w:p w14:paraId="1E5A5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9/4/2007</w:t>
            </w:r>
          </w:p>
        </w:tc>
        <w:tc>
          <w:tcPr>
            <w:tcW w:w="1114" w:type="dxa"/>
            <w:tcBorders>
              <w:top w:val="nil"/>
              <w:left w:val="nil"/>
              <w:bottom w:val="nil"/>
              <w:right w:val="nil"/>
            </w:tcBorders>
            <w:shd w:val="clear" w:color="auto" w:fill="auto"/>
            <w:noWrap/>
            <w:vAlign w:val="bottom"/>
            <w:hideMark/>
          </w:tcPr>
          <w:p w14:paraId="09E168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776B75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180_0</w:t>
            </w:r>
          </w:p>
        </w:tc>
        <w:tc>
          <w:tcPr>
            <w:tcW w:w="673" w:type="dxa"/>
            <w:tcBorders>
              <w:top w:val="nil"/>
              <w:left w:val="nil"/>
              <w:bottom w:val="nil"/>
              <w:right w:val="nil"/>
            </w:tcBorders>
            <w:shd w:val="clear" w:color="auto" w:fill="auto"/>
            <w:noWrap/>
            <w:vAlign w:val="bottom"/>
            <w:hideMark/>
          </w:tcPr>
          <w:p w14:paraId="10650E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0FFC5C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5F7164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1C344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1BC359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303ED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68F4D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4" w:type="dxa"/>
            <w:tcBorders>
              <w:top w:val="nil"/>
              <w:left w:val="nil"/>
              <w:bottom w:val="nil"/>
              <w:right w:val="nil"/>
            </w:tcBorders>
            <w:shd w:val="clear" w:color="auto" w:fill="auto"/>
            <w:noWrap/>
            <w:vAlign w:val="bottom"/>
            <w:hideMark/>
          </w:tcPr>
          <w:p w14:paraId="729489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r>
      <w:tr w:rsidR="004B0B49" w:rsidRPr="0089132E" w14:paraId="45804E82" w14:textId="77777777" w:rsidTr="004B0B49">
        <w:trPr>
          <w:trHeight w:val="300"/>
        </w:trPr>
        <w:tc>
          <w:tcPr>
            <w:tcW w:w="1166" w:type="dxa"/>
            <w:tcBorders>
              <w:top w:val="nil"/>
              <w:left w:val="nil"/>
              <w:bottom w:val="nil"/>
              <w:right w:val="nil"/>
            </w:tcBorders>
            <w:shd w:val="clear" w:color="auto" w:fill="auto"/>
            <w:noWrap/>
            <w:vAlign w:val="bottom"/>
            <w:hideMark/>
          </w:tcPr>
          <w:p w14:paraId="106FF2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MRW18</w:t>
            </w:r>
          </w:p>
        </w:tc>
        <w:tc>
          <w:tcPr>
            <w:tcW w:w="1320" w:type="dxa"/>
            <w:tcBorders>
              <w:top w:val="nil"/>
              <w:left w:val="nil"/>
              <w:bottom w:val="nil"/>
              <w:right w:val="nil"/>
            </w:tcBorders>
            <w:shd w:val="clear" w:color="auto" w:fill="auto"/>
            <w:noWrap/>
            <w:vAlign w:val="bottom"/>
            <w:hideMark/>
          </w:tcPr>
          <w:p w14:paraId="31B63F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9/5/2007</w:t>
            </w:r>
          </w:p>
        </w:tc>
        <w:tc>
          <w:tcPr>
            <w:tcW w:w="1114" w:type="dxa"/>
            <w:tcBorders>
              <w:top w:val="nil"/>
              <w:left w:val="nil"/>
              <w:bottom w:val="nil"/>
              <w:right w:val="nil"/>
            </w:tcBorders>
            <w:shd w:val="clear" w:color="auto" w:fill="auto"/>
            <w:noWrap/>
            <w:vAlign w:val="bottom"/>
            <w:hideMark/>
          </w:tcPr>
          <w:p w14:paraId="37BF99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C6530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181_0</w:t>
            </w:r>
          </w:p>
        </w:tc>
        <w:tc>
          <w:tcPr>
            <w:tcW w:w="673" w:type="dxa"/>
            <w:tcBorders>
              <w:top w:val="nil"/>
              <w:left w:val="nil"/>
              <w:bottom w:val="nil"/>
              <w:right w:val="nil"/>
            </w:tcBorders>
            <w:shd w:val="clear" w:color="auto" w:fill="auto"/>
            <w:noWrap/>
            <w:vAlign w:val="bottom"/>
            <w:hideMark/>
          </w:tcPr>
          <w:p w14:paraId="6102F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4A9E0F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24.8</w:t>
            </w:r>
          </w:p>
        </w:tc>
        <w:tc>
          <w:tcPr>
            <w:tcW w:w="673" w:type="dxa"/>
            <w:tcBorders>
              <w:top w:val="nil"/>
              <w:left w:val="nil"/>
              <w:bottom w:val="nil"/>
              <w:right w:val="nil"/>
            </w:tcBorders>
            <w:shd w:val="clear" w:color="auto" w:fill="auto"/>
            <w:noWrap/>
            <w:vAlign w:val="bottom"/>
            <w:hideMark/>
          </w:tcPr>
          <w:p w14:paraId="2CB7EB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26CB32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w:t>
            </w:r>
          </w:p>
        </w:tc>
        <w:tc>
          <w:tcPr>
            <w:tcW w:w="673" w:type="dxa"/>
            <w:tcBorders>
              <w:top w:val="nil"/>
              <w:left w:val="nil"/>
              <w:bottom w:val="nil"/>
              <w:right w:val="nil"/>
            </w:tcBorders>
            <w:shd w:val="clear" w:color="auto" w:fill="auto"/>
            <w:noWrap/>
            <w:vAlign w:val="bottom"/>
            <w:hideMark/>
          </w:tcPr>
          <w:p w14:paraId="5C6F95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3FCC48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1B0689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4" w:type="dxa"/>
            <w:tcBorders>
              <w:top w:val="nil"/>
              <w:left w:val="nil"/>
              <w:bottom w:val="nil"/>
              <w:right w:val="nil"/>
            </w:tcBorders>
            <w:shd w:val="clear" w:color="auto" w:fill="auto"/>
            <w:noWrap/>
            <w:vAlign w:val="bottom"/>
            <w:hideMark/>
          </w:tcPr>
          <w:p w14:paraId="64CA71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79.9</w:t>
            </w:r>
          </w:p>
        </w:tc>
      </w:tr>
      <w:tr w:rsidR="004B0B49" w:rsidRPr="0089132E" w14:paraId="7FDBF6FE" w14:textId="77777777" w:rsidTr="004B0B49">
        <w:trPr>
          <w:trHeight w:val="300"/>
        </w:trPr>
        <w:tc>
          <w:tcPr>
            <w:tcW w:w="1166" w:type="dxa"/>
            <w:tcBorders>
              <w:top w:val="nil"/>
              <w:left w:val="nil"/>
              <w:bottom w:val="nil"/>
              <w:right w:val="nil"/>
            </w:tcBorders>
            <w:shd w:val="clear" w:color="auto" w:fill="auto"/>
            <w:noWrap/>
            <w:vAlign w:val="bottom"/>
            <w:hideMark/>
          </w:tcPr>
          <w:p w14:paraId="6650B5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MRW67</w:t>
            </w:r>
          </w:p>
        </w:tc>
        <w:tc>
          <w:tcPr>
            <w:tcW w:w="1320" w:type="dxa"/>
            <w:tcBorders>
              <w:top w:val="nil"/>
              <w:left w:val="nil"/>
              <w:bottom w:val="nil"/>
              <w:right w:val="nil"/>
            </w:tcBorders>
            <w:shd w:val="clear" w:color="auto" w:fill="auto"/>
            <w:noWrap/>
            <w:vAlign w:val="bottom"/>
            <w:hideMark/>
          </w:tcPr>
          <w:p w14:paraId="415A8A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tcBorders>
              <w:top w:val="nil"/>
              <w:left w:val="nil"/>
              <w:bottom w:val="nil"/>
              <w:right w:val="nil"/>
            </w:tcBorders>
            <w:shd w:val="clear" w:color="auto" w:fill="auto"/>
            <w:noWrap/>
            <w:vAlign w:val="bottom"/>
            <w:hideMark/>
          </w:tcPr>
          <w:p w14:paraId="497A90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E09A7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182_0</w:t>
            </w:r>
          </w:p>
        </w:tc>
        <w:tc>
          <w:tcPr>
            <w:tcW w:w="673" w:type="dxa"/>
            <w:tcBorders>
              <w:top w:val="nil"/>
              <w:left w:val="nil"/>
              <w:bottom w:val="nil"/>
              <w:right w:val="nil"/>
            </w:tcBorders>
            <w:shd w:val="clear" w:color="auto" w:fill="auto"/>
            <w:noWrap/>
            <w:vAlign w:val="bottom"/>
            <w:hideMark/>
          </w:tcPr>
          <w:p w14:paraId="537C1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B582F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6123A2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2F26E0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0182AF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0D97D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15ADD5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4" w:type="dxa"/>
            <w:tcBorders>
              <w:top w:val="nil"/>
              <w:left w:val="nil"/>
              <w:bottom w:val="nil"/>
              <w:right w:val="nil"/>
            </w:tcBorders>
            <w:shd w:val="clear" w:color="auto" w:fill="auto"/>
            <w:noWrap/>
            <w:vAlign w:val="bottom"/>
            <w:hideMark/>
          </w:tcPr>
          <w:p w14:paraId="48E477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r>
      <w:tr w:rsidR="004B0B49" w:rsidRPr="0089132E" w14:paraId="1E45D9AA" w14:textId="77777777" w:rsidTr="004B0B49">
        <w:trPr>
          <w:trHeight w:val="300"/>
        </w:trPr>
        <w:tc>
          <w:tcPr>
            <w:tcW w:w="1166" w:type="dxa"/>
            <w:tcBorders>
              <w:top w:val="nil"/>
              <w:left w:val="nil"/>
              <w:bottom w:val="nil"/>
              <w:right w:val="nil"/>
            </w:tcBorders>
            <w:shd w:val="clear" w:color="auto" w:fill="auto"/>
            <w:noWrap/>
            <w:vAlign w:val="bottom"/>
            <w:hideMark/>
          </w:tcPr>
          <w:p w14:paraId="349F5A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w:t>
            </w:r>
          </w:p>
        </w:tc>
        <w:tc>
          <w:tcPr>
            <w:tcW w:w="1320" w:type="dxa"/>
            <w:tcBorders>
              <w:top w:val="nil"/>
              <w:left w:val="nil"/>
              <w:bottom w:val="nil"/>
              <w:right w:val="nil"/>
            </w:tcBorders>
            <w:shd w:val="clear" w:color="auto" w:fill="auto"/>
            <w:noWrap/>
            <w:vAlign w:val="bottom"/>
            <w:hideMark/>
          </w:tcPr>
          <w:p w14:paraId="606A12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9/17/2007</w:t>
            </w:r>
          </w:p>
        </w:tc>
        <w:tc>
          <w:tcPr>
            <w:tcW w:w="1114" w:type="dxa"/>
            <w:tcBorders>
              <w:top w:val="nil"/>
              <w:left w:val="nil"/>
              <w:bottom w:val="nil"/>
              <w:right w:val="nil"/>
            </w:tcBorders>
            <w:shd w:val="clear" w:color="auto" w:fill="auto"/>
            <w:noWrap/>
            <w:vAlign w:val="bottom"/>
            <w:hideMark/>
          </w:tcPr>
          <w:p w14:paraId="604193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EC14E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184_0</w:t>
            </w:r>
          </w:p>
        </w:tc>
        <w:tc>
          <w:tcPr>
            <w:tcW w:w="673" w:type="dxa"/>
            <w:tcBorders>
              <w:top w:val="nil"/>
              <w:left w:val="nil"/>
              <w:bottom w:val="nil"/>
              <w:right w:val="nil"/>
            </w:tcBorders>
            <w:shd w:val="clear" w:color="auto" w:fill="auto"/>
            <w:noWrap/>
            <w:vAlign w:val="bottom"/>
            <w:hideMark/>
          </w:tcPr>
          <w:p w14:paraId="68F354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59F417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w:t>
            </w:r>
          </w:p>
        </w:tc>
        <w:tc>
          <w:tcPr>
            <w:tcW w:w="673" w:type="dxa"/>
            <w:tcBorders>
              <w:top w:val="nil"/>
              <w:left w:val="nil"/>
              <w:bottom w:val="nil"/>
              <w:right w:val="nil"/>
            </w:tcBorders>
            <w:shd w:val="clear" w:color="auto" w:fill="auto"/>
            <w:noWrap/>
            <w:vAlign w:val="bottom"/>
            <w:hideMark/>
          </w:tcPr>
          <w:p w14:paraId="043889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08013C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32801A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777EA5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5094F8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96.6</w:t>
            </w:r>
          </w:p>
        </w:tc>
        <w:tc>
          <w:tcPr>
            <w:tcW w:w="674" w:type="dxa"/>
            <w:tcBorders>
              <w:top w:val="nil"/>
              <w:left w:val="nil"/>
              <w:bottom w:val="nil"/>
              <w:right w:val="nil"/>
            </w:tcBorders>
            <w:shd w:val="clear" w:color="auto" w:fill="auto"/>
            <w:noWrap/>
            <w:vAlign w:val="bottom"/>
            <w:hideMark/>
          </w:tcPr>
          <w:p w14:paraId="7E04EE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r>
      <w:tr w:rsidR="004B0B49" w:rsidRPr="0089132E" w14:paraId="19E67E0E" w14:textId="77777777" w:rsidTr="004B0B49">
        <w:trPr>
          <w:trHeight w:val="300"/>
        </w:trPr>
        <w:tc>
          <w:tcPr>
            <w:tcW w:w="1166" w:type="dxa"/>
            <w:tcBorders>
              <w:top w:val="nil"/>
              <w:left w:val="nil"/>
              <w:bottom w:val="nil"/>
              <w:right w:val="nil"/>
            </w:tcBorders>
            <w:shd w:val="clear" w:color="auto" w:fill="auto"/>
            <w:noWrap/>
            <w:vAlign w:val="bottom"/>
            <w:hideMark/>
          </w:tcPr>
          <w:p w14:paraId="78BC0E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MRE0023</w:t>
            </w:r>
          </w:p>
        </w:tc>
        <w:tc>
          <w:tcPr>
            <w:tcW w:w="1320" w:type="dxa"/>
            <w:tcBorders>
              <w:top w:val="nil"/>
              <w:left w:val="nil"/>
              <w:bottom w:val="nil"/>
              <w:right w:val="nil"/>
            </w:tcBorders>
            <w:shd w:val="clear" w:color="auto" w:fill="auto"/>
            <w:noWrap/>
            <w:vAlign w:val="bottom"/>
            <w:hideMark/>
          </w:tcPr>
          <w:p w14:paraId="619173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241217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2688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185_0</w:t>
            </w:r>
          </w:p>
        </w:tc>
        <w:tc>
          <w:tcPr>
            <w:tcW w:w="673" w:type="dxa"/>
            <w:tcBorders>
              <w:top w:val="nil"/>
              <w:left w:val="nil"/>
              <w:bottom w:val="nil"/>
              <w:right w:val="nil"/>
            </w:tcBorders>
            <w:shd w:val="clear" w:color="auto" w:fill="auto"/>
            <w:noWrap/>
            <w:vAlign w:val="bottom"/>
            <w:hideMark/>
          </w:tcPr>
          <w:p w14:paraId="12526F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7F8A9F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19.0</w:t>
            </w:r>
          </w:p>
        </w:tc>
        <w:tc>
          <w:tcPr>
            <w:tcW w:w="673" w:type="dxa"/>
            <w:tcBorders>
              <w:top w:val="nil"/>
              <w:left w:val="nil"/>
              <w:bottom w:val="nil"/>
              <w:right w:val="nil"/>
            </w:tcBorders>
            <w:shd w:val="clear" w:color="auto" w:fill="auto"/>
            <w:noWrap/>
            <w:vAlign w:val="bottom"/>
            <w:hideMark/>
          </w:tcPr>
          <w:p w14:paraId="040BC8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5322E1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7C29FA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7176FF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7D37AE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4" w:type="dxa"/>
            <w:tcBorders>
              <w:top w:val="nil"/>
              <w:left w:val="nil"/>
              <w:bottom w:val="nil"/>
              <w:right w:val="nil"/>
            </w:tcBorders>
            <w:shd w:val="clear" w:color="auto" w:fill="auto"/>
            <w:noWrap/>
            <w:vAlign w:val="bottom"/>
            <w:hideMark/>
          </w:tcPr>
          <w:p w14:paraId="5C2887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r>
      <w:tr w:rsidR="004B0B49" w:rsidRPr="0089132E" w14:paraId="60047521" w14:textId="77777777" w:rsidTr="004B0B49">
        <w:trPr>
          <w:trHeight w:val="300"/>
        </w:trPr>
        <w:tc>
          <w:tcPr>
            <w:tcW w:w="1166" w:type="dxa"/>
            <w:tcBorders>
              <w:top w:val="nil"/>
              <w:left w:val="nil"/>
              <w:bottom w:val="nil"/>
              <w:right w:val="nil"/>
            </w:tcBorders>
            <w:shd w:val="clear" w:color="auto" w:fill="auto"/>
            <w:noWrap/>
            <w:vAlign w:val="bottom"/>
            <w:hideMark/>
          </w:tcPr>
          <w:p w14:paraId="3A7E9C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MRE7</w:t>
            </w:r>
          </w:p>
        </w:tc>
        <w:tc>
          <w:tcPr>
            <w:tcW w:w="1320" w:type="dxa"/>
            <w:tcBorders>
              <w:top w:val="nil"/>
              <w:left w:val="nil"/>
              <w:bottom w:val="nil"/>
              <w:right w:val="nil"/>
            </w:tcBorders>
            <w:shd w:val="clear" w:color="auto" w:fill="auto"/>
            <w:noWrap/>
            <w:vAlign w:val="bottom"/>
            <w:hideMark/>
          </w:tcPr>
          <w:p w14:paraId="2647BE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9/18/2007</w:t>
            </w:r>
          </w:p>
        </w:tc>
        <w:tc>
          <w:tcPr>
            <w:tcW w:w="1114" w:type="dxa"/>
            <w:tcBorders>
              <w:top w:val="nil"/>
              <w:left w:val="nil"/>
              <w:bottom w:val="nil"/>
              <w:right w:val="nil"/>
            </w:tcBorders>
            <w:shd w:val="clear" w:color="auto" w:fill="auto"/>
            <w:noWrap/>
            <w:vAlign w:val="bottom"/>
            <w:hideMark/>
          </w:tcPr>
          <w:p w14:paraId="296EF3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7C43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186_0</w:t>
            </w:r>
          </w:p>
        </w:tc>
        <w:tc>
          <w:tcPr>
            <w:tcW w:w="673" w:type="dxa"/>
            <w:tcBorders>
              <w:top w:val="nil"/>
              <w:left w:val="nil"/>
              <w:bottom w:val="nil"/>
              <w:right w:val="nil"/>
            </w:tcBorders>
            <w:shd w:val="clear" w:color="auto" w:fill="auto"/>
            <w:noWrap/>
            <w:vAlign w:val="bottom"/>
            <w:hideMark/>
          </w:tcPr>
          <w:p w14:paraId="5A31CA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32C2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3" w:type="dxa"/>
            <w:tcBorders>
              <w:top w:val="nil"/>
              <w:left w:val="nil"/>
              <w:bottom w:val="nil"/>
              <w:right w:val="nil"/>
            </w:tcBorders>
            <w:shd w:val="clear" w:color="auto" w:fill="auto"/>
            <w:noWrap/>
            <w:vAlign w:val="bottom"/>
            <w:hideMark/>
          </w:tcPr>
          <w:p w14:paraId="0FDC2C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50.8</w:t>
            </w:r>
          </w:p>
        </w:tc>
        <w:tc>
          <w:tcPr>
            <w:tcW w:w="673" w:type="dxa"/>
            <w:tcBorders>
              <w:top w:val="nil"/>
              <w:left w:val="nil"/>
              <w:bottom w:val="nil"/>
              <w:right w:val="nil"/>
            </w:tcBorders>
            <w:shd w:val="clear" w:color="auto" w:fill="auto"/>
            <w:noWrap/>
            <w:vAlign w:val="bottom"/>
            <w:hideMark/>
          </w:tcPr>
          <w:p w14:paraId="0CB179F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FA1D4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4E52A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52D95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4" w:type="dxa"/>
            <w:tcBorders>
              <w:top w:val="nil"/>
              <w:left w:val="nil"/>
              <w:bottom w:val="nil"/>
              <w:right w:val="nil"/>
            </w:tcBorders>
            <w:shd w:val="clear" w:color="auto" w:fill="auto"/>
            <w:noWrap/>
            <w:vAlign w:val="bottom"/>
            <w:hideMark/>
          </w:tcPr>
          <w:p w14:paraId="76BA31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r>
      <w:tr w:rsidR="004B0B49" w:rsidRPr="0089132E" w14:paraId="6D080275" w14:textId="77777777" w:rsidTr="004B0B49">
        <w:trPr>
          <w:trHeight w:val="300"/>
        </w:trPr>
        <w:tc>
          <w:tcPr>
            <w:tcW w:w="1166" w:type="dxa"/>
            <w:tcBorders>
              <w:top w:val="nil"/>
              <w:left w:val="nil"/>
              <w:bottom w:val="nil"/>
              <w:right w:val="nil"/>
            </w:tcBorders>
            <w:shd w:val="clear" w:color="auto" w:fill="auto"/>
            <w:noWrap/>
            <w:vAlign w:val="bottom"/>
            <w:hideMark/>
          </w:tcPr>
          <w:p w14:paraId="260E63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MREI1</w:t>
            </w:r>
          </w:p>
        </w:tc>
        <w:tc>
          <w:tcPr>
            <w:tcW w:w="1320" w:type="dxa"/>
            <w:tcBorders>
              <w:top w:val="nil"/>
              <w:left w:val="nil"/>
              <w:bottom w:val="nil"/>
              <w:right w:val="nil"/>
            </w:tcBorders>
            <w:shd w:val="clear" w:color="auto" w:fill="auto"/>
            <w:noWrap/>
            <w:vAlign w:val="bottom"/>
            <w:hideMark/>
          </w:tcPr>
          <w:p w14:paraId="11100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9/19/2007</w:t>
            </w:r>
          </w:p>
        </w:tc>
        <w:tc>
          <w:tcPr>
            <w:tcW w:w="1114" w:type="dxa"/>
            <w:tcBorders>
              <w:top w:val="nil"/>
              <w:left w:val="nil"/>
              <w:bottom w:val="nil"/>
              <w:right w:val="nil"/>
            </w:tcBorders>
            <w:shd w:val="clear" w:color="auto" w:fill="auto"/>
            <w:noWrap/>
            <w:vAlign w:val="bottom"/>
            <w:hideMark/>
          </w:tcPr>
          <w:p w14:paraId="2F91221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D599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187_0</w:t>
            </w:r>
          </w:p>
        </w:tc>
        <w:tc>
          <w:tcPr>
            <w:tcW w:w="673" w:type="dxa"/>
            <w:tcBorders>
              <w:top w:val="nil"/>
              <w:left w:val="nil"/>
              <w:bottom w:val="nil"/>
              <w:right w:val="nil"/>
            </w:tcBorders>
            <w:shd w:val="clear" w:color="auto" w:fill="auto"/>
            <w:noWrap/>
            <w:vAlign w:val="bottom"/>
            <w:hideMark/>
          </w:tcPr>
          <w:p w14:paraId="366A1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1E8C38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046FD7C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1B5A9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412D28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3" w:type="dxa"/>
            <w:tcBorders>
              <w:top w:val="nil"/>
              <w:left w:val="nil"/>
              <w:bottom w:val="nil"/>
              <w:right w:val="nil"/>
            </w:tcBorders>
            <w:shd w:val="clear" w:color="auto" w:fill="auto"/>
            <w:noWrap/>
            <w:vAlign w:val="bottom"/>
            <w:hideMark/>
          </w:tcPr>
          <w:p w14:paraId="7C7760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0AADFE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4" w:type="dxa"/>
            <w:tcBorders>
              <w:top w:val="nil"/>
              <w:left w:val="nil"/>
              <w:bottom w:val="nil"/>
              <w:right w:val="nil"/>
            </w:tcBorders>
            <w:shd w:val="clear" w:color="auto" w:fill="auto"/>
            <w:noWrap/>
            <w:vAlign w:val="bottom"/>
            <w:hideMark/>
          </w:tcPr>
          <w:p w14:paraId="500BBA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r>
      <w:tr w:rsidR="004B0B49" w:rsidRPr="0089132E" w14:paraId="0E429DC1" w14:textId="77777777" w:rsidTr="004B0B49">
        <w:trPr>
          <w:trHeight w:val="300"/>
        </w:trPr>
        <w:tc>
          <w:tcPr>
            <w:tcW w:w="1166" w:type="dxa"/>
            <w:tcBorders>
              <w:top w:val="nil"/>
              <w:left w:val="nil"/>
              <w:bottom w:val="nil"/>
              <w:right w:val="nil"/>
            </w:tcBorders>
            <w:shd w:val="clear" w:color="auto" w:fill="auto"/>
            <w:noWrap/>
            <w:vAlign w:val="bottom"/>
            <w:hideMark/>
          </w:tcPr>
          <w:p w14:paraId="675330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MRE11</w:t>
            </w:r>
          </w:p>
        </w:tc>
        <w:tc>
          <w:tcPr>
            <w:tcW w:w="1320" w:type="dxa"/>
            <w:tcBorders>
              <w:top w:val="nil"/>
              <w:left w:val="nil"/>
              <w:bottom w:val="nil"/>
              <w:right w:val="nil"/>
            </w:tcBorders>
            <w:shd w:val="clear" w:color="auto" w:fill="auto"/>
            <w:noWrap/>
            <w:vAlign w:val="bottom"/>
            <w:hideMark/>
          </w:tcPr>
          <w:p w14:paraId="7D86CA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370AFB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B6DCA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188_0</w:t>
            </w:r>
          </w:p>
        </w:tc>
        <w:tc>
          <w:tcPr>
            <w:tcW w:w="673" w:type="dxa"/>
            <w:tcBorders>
              <w:top w:val="nil"/>
              <w:left w:val="nil"/>
              <w:bottom w:val="nil"/>
              <w:right w:val="nil"/>
            </w:tcBorders>
            <w:shd w:val="clear" w:color="auto" w:fill="auto"/>
            <w:noWrap/>
            <w:vAlign w:val="bottom"/>
            <w:hideMark/>
          </w:tcPr>
          <w:p w14:paraId="7E08AD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2E0246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284C3A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0F5F5D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w:t>
            </w:r>
          </w:p>
        </w:tc>
        <w:tc>
          <w:tcPr>
            <w:tcW w:w="673" w:type="dxa"/>
            <w:tcBorders>
              <w:top w:val="nil"/>
              <w:left w:val="nil"/>
              <w:bottom w:val="nil"/>
              <w:right w:val="nil"/>
            </w:tcBorders>
            <w:shd w:val="clear" w:color="auto" w:fill="auto"/>
            <w:noWrap/>
            <w:vAlign w:val="bottom"/>
            <w:hideMark/>
          </w:tcPr>
          <w:p w14:paraId="5895E3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c>
          <w:tcPr>
            <w:tcW w:w="673" w:type="dxa"/>
            <w:tcBorders>
              <w:top w:val="nil"/>
              <w:left w:val="nil"/>
              <w:bottom w:val="nil"/>
              <w:right w:val="nil"/>
            </w:tcBorders>
            <w:shd w:val="clear" w:color="auto" w:fill="auto"/>
            <w:noWrap/>
            <w:vAlign w:val="bottom"/>
            <w:hideMark/>
          </w:tcPr>
          <w:p w14:paraId="09397B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7D535A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37.2</w:t>
            </w:r>
          </w:p>
        </w:tc>
        <w:tc>
          <w:tcPr>
            <w:tcW w:w="674" w:type="dxa"/>
            <w:tcBorders>
              <w:top w:val="nil"/>
              <w:left w:val="nil"/>
              <w:bottom w:val="nil"/>
              <w:right w:val="nil"/>
            </w:tcBorders>
            <w:shd w:val="clear" w:color="auto" w:fill="auto"/>
            <w:noWrap/>
            <w:vAlign w:val="bottom"/>
            <w:hideMark/>
          </w:tcPr>
          <w:p w14:paraId="01C218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r>
      <w:tr w:rsidR="004B0B49" w:rsidRPr="0089132E" w14:paraId="2B425D3E" w14:textId="77777777" w:rsidTr="004B0B49">
        <w:trPr>
          <w:trHeight w:val="300"/>
        </w:trPr>
        <w:tc>
          <w:tcPr>
            <w:tcW w:w="1166" w:type="dxa"/>
            <w:tcBorders>
              <w:top w:val="nil"/>
              <w:left w:val="nil"/>
              <w:bottom w:val="nil"/>
              <w:right w:val="nil"/>
            </w:tcBorders>
            <w:shd w:val="clear" w:color="auto" w:fill="auto"/>
            <w:noWrap/>
            <w:vAlign w:val="bottom"/>
            <w:hideMark/>
          </w:tcPr>
          <w:p w14:paraId="2CAAB9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MRE0024</w:t>
            </w:r>
          </w:p>
        </w:tc>
        <w:tc>
          <w:tcPr>
            <w:tcW w:w="1320" w:type="dxa"/>
            <w:tcBorders>
              <w:top w:val="nil"/>
              <w:left w:val="nil"/>
              <w:bottom w:val="nil"/>
              <w:right w:val="nil"/>
            </w:tcBorders>
            <w:shd w:val="clear" w:color="auto" w:fill="auto"/>
            <w:noWrap/>
            <w:vAlign w:val="bottom"/>
            <w:hideMark/>
          </w:tcPr>
          <w:p w14:paraId="2C9394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34BC1C5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9858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189_0</w:t>
            </w:r>
          </w:p>
        </w:tc>
        <w:tc>
          <w:tcPr>
            <w:tcW w:w="673" w:type="dxa"/>
            <w:tcBorders>
              <w:top w:val="nil"/>
              <w:left w:val="nil"/>
              <w:bottom w:val="nil"/>
              <w:right w:val="nil"/>
            </w:tcBorders>
            <w:shd w:val="clear" w:color="auto" w:fill="auto"/>
            <w:noWrap/>
            <w:vAlign w:val="bottom"/>
            <w:hideMark/>
          </w:tcPr>
          <w:p w14:paraId="027C7C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7CC17B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w:t>
            </w:r>
          </w:p>
        </w:tc>
        <w:tc>
          <w:tcPr>
            <w:tcW w:w="673" w:type="dxa"/>
            <w:tcBorders>
              <w:top w:val="nil"/>
              <w:left w:val="nil"/>
              <w:bottom w:val="nil"/>
              <w:right w:val="nil"/>
            </w:tcBorders>
            <w:shd w:val="clear" w:color="auto" w:fill="auto"/>
            <w:noWrap/>
            <w:vAlign w:val="bottom"/>
            <w:hideMark/>
          </w:tcPr>
          <w:p w14:paraId="25A0CD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2500C31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4837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26.7</w:t>
            </w:r>
          </w:p>
        </w:tc>
        <w:tc>
          <w:tcPr>
            <w:tcW w:w="673" w:type="dxa"/>
            <w:tcBorders>
              <w:top w:val="nil"/>
              <w:left w:val="nil"/>
              <w:bottom w:val="nil"/>
              <w:right w:val="nil"/>
            </w:tcBorders>
            <w:shd w:val="clear" w:color="auto" w:fill="auto"/>
            <w:noWrap/>
            <w:vAlign w:val="bottom"/>
            <w:hideMark/>
          </w:tcPr>
          <w:p w14:paraId="5298FC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5226B2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c>
          <w:tcPr>
            <w:tcW w:w="674" w:type="dxa"/>
            <w:tcBorders>
              <w:top w:val="nil"/>
              <w:left w:val="nil"/>
              <w:bottom w:val="nil"/>
              <w:right w:val="nil"/>
            </w:tcBorders>
            <w:shd w:val="clear" w:color="auto" w:fill="auto"/>
            <w:noWrap/>
            <w:vAlign w:val="bottom"/>
            <w:hideMark/>
          </w:tcPr>
          <w:p w14:paraId="31948F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r>
      <w:tr w:rsidR="004B0B49" w:rsidRPr="0089132E" w14:paraId="6FAEE97F" w14:textId="77777777" w:rsidTr="004B0B49">
        <w:trPr>
          <w:trHeight w:val="300"/>
        </w:trPr>
        <w:tc>
          <w:tcPr>
            <w:tcW w:w="1166" w:type="dxa"/>
            <w:tcBorders>
              <w:top w:val="nil"/>
              <w:left w:val="nil"/>
              <w:bottom w:val="nil"/>
              <w:right w:val="nil"/>
            </w:tcBorders>
            <w:shd w:val="clear" w:color="auto" w:fill="auto"/>
            <w:noWrap/>
            <w:vAlign w:val="bottom"/>
            <w:hideMark/>
          </w:tcPr>
          <w:p w14:paraId="2BFFDE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MRC24</w:t>
            </w:r>
          </w:p>
        </w:tc>
        <w:tc>
          <w:tcPr>
            <w:tcW w:w="1320" w:type="dxa"/>
            <w:tcBorders>
              <w:top w:val="nil"/>
              <w:left w:val="nil"/>
              <w:bottom w:val="nil"/>
              <w:right w:val="nil"/>
            </w:tcBorders>
            <w:shd w:val="clear" w:color="auto" w:fill="auto"/>
            <w:noWrap/>
            <w:vAlign w:val="bottom"/>
            <w:hideMark/>
          </w:tcPr>
          <w:p w14:paraId="1219F3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089728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A085F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192_0</w:t>
            </w:r>
          </w:p>
        </w:tc>
        <w:tc>
          <w:tcPr>
            <w:tcW w:w="673" w:type="dxa"/>
            <w:tcBorders>
              <w:top w:val="nil"/>
              <w:left w:val="nil"/>
              <w:bottom w:val="nil"/>
              <w:right w:val="nil"/>
            </w:tcBorders>
            <w:shd w:val="clear" w:color="auto" w:fill="auto"/>
            <w:noWrap/>
            <w:vAlign w:val="bottom"/>
            <w:hideMark/>
          </w:tcPr>
          <w:p w14:paraId="1E43FB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311ED2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c>
          <w:tcPr>
            <w:tcW w:w="673" w:type="dxa"/>
            <w:tcBorders>
              <w:top w:val="nil"/>
              <w:left w:val="nil"/>
              <w:bottom w:val="nil"/>
              <w:right w:val="nil"/>
            </w:tcBorders>
            <w:shd w:val="clear" w:color="auto" w:fill="auto"/>
            <w:noWrap/>
            <w:vAlign w:val="bottom"/>
            <w:hideMark/>
          </w:tcPr>
          <w:p w14:paraId="066DA8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37ECA7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0CEE2A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27EA1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5AA02B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4" w:type="dxa"/>
            <w:tcBorders>
              <w:top w:val="nil"/>
              <w:left w:val="nil"/>
              <w:bottom w:val="nil"/>
              <w:right w:val="nil"/>
            </w:tcBorders>
            <w:shd w:val="clear" w:color="auto" w:fill="auto"/>
            <w:noWrap/>
            <w:vAlign w:val="bottom"/>
            <w:hideMark/>
          </w:tcPr>
          <w:p w14:paraId="4DBD3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r>
      <w:tr w:rsidR="004B0B49" w:rsidRPr="0089132E" w14:paraId="3AA0F847" w14:textId="77777777" w:rsidTr="004B0B49">
        <w:trPr>
          <w:trHeight w:val="300"/>
        </w:trPr>
        <w:tc>
          <w:tcPr>
            <w:tcW w:w="1166" w:type="dxa"/>
            <w:tcBorders>
              <w:top w:val="nil"/>
              <w:left w:val="nil"/>
              <w:bottom w:val="nil"/>
              <w:right w:val="nil"/>
            </w:tcBorders>
            <w:shd w:val="clear" w:color="auto" w:fill="auto"/>
            <w:noWrap/>
            <w:vAlign w:val="bottom"/>
            <w:hideMark/>
          </w:tcPr>
          <w:p w14:paraId="2440A7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MRC18</w:t>
            </w:r>
          </w:p>
        </w:tc>
        <w:tc>
          <w:tcPr>
            <w:tcW w:w="1320" w:type="dxa"/>
            <w:tcBorders>
              <w:top w:val="nil"/>
              <w:left w:val="nil"/>
              <w:bottom w:val="nil"/>
              <w:right w:val="nil"/>
            </w:tcBorders>
            <w:shd w:val="clear" w:color="auto" w:fill="auto"/>
            <w:noWrap/>
            <w:vAlign w:val="bottom"/>
            <w:hideMark/>
          </w:tcPr>
          <w:p w14:paraId="5F5DDE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10/17/2007</w:t>
            </w:r>
          </w:p>
        </w:tc>
        <w:tc>
          <w:tcPr>
            <w:tcW w:w="1114" w:type="dxa"/>
            <w:tcBorders>
              <w:top w:val="nil"/>
              <w:left w:val="nil"/>
              <w:bottom w:val="nil"/>
              <w:right w:val="nil"/>
            </w:tcBorders>
            <w:shd w:val="clear" w:color="auto" w:fill="auto"/>
            <w:noWrap/>
            <w:vAlign w:val="bottom"/>
            <w:hideMark/>
          </w:tcPr>
          <w:p w14:paraId="2F3D1F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6F909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193_0</w:t>
            </w:r>
          </w:p>
        </w:tc>
        <w:tc>
          <w:tcPr>
            <w:tcW w:w="673" w:type="dxa"/>
            <w:tcBorders>
              <w:top w:val="nil"/>
              <w:left w:val="nil"/>
              <w:bottom w:val="nil"/>
              <w:right w:val="nil"/>
            </w:tcBorders>
            <w:shd w:val="clear" w:color="auto" w:fill="auto"/>
            <w:noWrap/>
            <w:vAlign w:val="bottom"/>
            <w:hideMark/>
          </w:tcPr>
          <w:p w14:paraId="2AF44F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c>
          <w:tcPr>
            <w:tcW w:w="673" w:type="dxa"/>
            <w:tcBorders>
              <w:top w:val="nil"/>
              <w:left w:val="nil"/>
              <w:bottom w:val="nil"/>
              <w:right w:val="nil"/>
            </w:tcBorders>
            <w:shd w:val="clear" w:color="auto" w:fill="auto"/>
            <w:noWrap/>
            <w:vAlign w:val="bottom"/>
            <w:hideMark/>
          </w:tcPr>
          <w:p w14:paraId="7990D5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w:t>
            </w:r>
          </w:p>
        </w:tc>
        <w:tc>
          <w:tcPr>
            <w:tcW w:w="673" w:type="dxa"/>
            <w:tcBorders>
              <w:top w:val="nil"/>
              <w:left w:val="nil"/>
              <w:bottom w:val="nil"/>
              <w:right w:val="nil"/>
            </w:tcBorders>
            <w:shd w:val="clear" w:color="auto" w:fill="auto"/>
            <w:noWrap/>
            <w:vAlign w:val="bottom"/>
            <w:hideMark/>
          </w:tcPr>
          <w:p w14:paraId="44695F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197008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79F894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26.3</w:t>
            </w:r>
          </w:p>
        </w:tc>
        <w:tc>
          <w:tcPr>
            <w:tcW w:w="673" w:type="dxa"/>
            <w:tcBorders>
              <w:top w:val="nil"/>
              <w:left w:val="nil"/>
              <w:bottom w:val="nil"/>
              <w:right w:val="nil"/>
            </w:tcBorders>
            <w:shd w:val="clear" w:color="auto" w:fill="auto"/>
            <w:noWrap/>
            <w:vAlign w:val="bottom"/>
            <w:hideMark/>
          </w:tcPr>
          <w:p w14:paraId="50568D0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36D08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4" w:type="dxa"/>
            <w:tcBorders>
              <w:top w:val="nil"/>
              <w:left w:val="nil"/>
              <w:bottom w:val="nil"/>
              <w:right w:val="nil"/>
            </w:tcBorders>
            <w:shd w:val="clear" w:color="auto" w:fill="auto"/>
            <w:noWrap/>
            <w:vAlign w:val="bottom"/>
            <w:hideMark/>
          </w:tcPr>
          <w:p w14:paraId="28EA2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r>
      <w:tr w:rsidR="004B0B49" w:rsidRPr="0089132E" w14:paraId="0AE230CA" w14:textId="77777777" w:rsidTr="004B0B49">
        <w:trPr>
          <w:trHeight w:val="300"/>
        </w:trPr>
        <w:tc>
          <w:tcPr>
            <w:tcW w:w="1166" w:type="dxa"/>
            <w:tcBorders>
              <w:top w:val="nil"/>
              <w:left w:val="nil"/>
              <w:bottom w:val="nil"/>
              <w:right w:val="nil"/>
            </w:tcBorders>
            <w:shd w:val="clear" w:color="auto" w:fill="auto"/>
            <w:noWrap/>
            <w:vAlign w:val="bottom"/>
            <w:hideMark/>
          </w:tcPr>
          <w:p w14:paraId="4C618A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MRE13</w:t>
            </w:r>
          </w:p>
        </w:tc>
        <w:tc>
          <w:tcPr>
            <w:tcW w:w="1320" w:type="dxa"/>
            <w:tcBorders>
              <w:top w:val="nil"/>
              <w:left w:val="nil"/>
              <w:bottom w:val="nil"/>
              <w:right w:val="nil"/>
            </w:tcBorders>
            <w:shd w:val="clear" w:color="auto" w:fill="auto"/>
            <w:noWrap/>
            <w:vAlign w:val="bottom"/>
            <w:hideMark/>
          </w:tcPr>
          <w:p w14:paraId="5509EC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10/30/2007</w:t>
            </w:r>
          </w:p>
        </w:tc>
        <w:tc>
          <w:tcPr>
            <w:tcW w:w="1114" w:type="dxa"/>
            <w:tcBorders>
              <w:top w:val="nil"/>
              <w:left w:val="nil"/>
              <w:bottom w:val="nil"/>
              <w:right w:val="nil"/>
            </w:tcBorders>
            <w:shd w:val="clear" w:color="auto" w:fill="auto"/>
            <w:noWrap/>
            <w:vAlign w:val="bottom"/>
            <w:hideMark/>
          </w:tcPr>
          <w:p w14:paraId="78CE015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1709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195_0</w:t>
            </w:r>
          </w:p>
        </w:tc>
        <w:tc>
          <w:tcPr>
            <w:tcW w:w="673" w:type="dxa"/>
            <w:tcBorders>
              <w:top w:val="nil"/>
              <w:left w:val="nil"/>
              <w:bottom w:val="nil"/>
              <w:right w:val="nil"/>
            </w:tcBorders>
            <w:shd w:val="clear" w:color="auto" w:fill="auto"/>
            <w:noWrap/>
            <w:vAlign w:val="bottom"/>
            <w:hideMark/>
          </w:tcPr>
          <w:p w14:paraId="18D64C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703062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13.9</w:t>
            </w:r>
          </w:p>
        </w:tc>
        <w:tc>
          <w:tcPr>
            <w:tcW w:w="673" w:type="dxa"/>
            <w:tcBorders>
              <w:top w:val="nil"/>
              <w:left w:val="nil"/>
              <w:bottom w:val="nil"/>
              <w:right w:val="nil"/>
            </w:tcBorders>
            <w:shd w:val="clear" w:color="auto" w:fill="auto"/>
            <w:noWrap/>
            <w:vAlign w:val="bottom"/>
            <w:hideMark/>
          </w:tcPr>
          <w:p w14:paraId="0B4AD7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95.6</w:t>
            </w:r>
          </w:p>
        </w:tc>
        <w:tc>
          <w:tcPr>
            <w:tcW w:w="673" w:type="dxa"/>
            <w:tcBorders>
              <w:top w:val="nil"/>
              <w:left w:val="nil"/>
              <w:bottom w:val="nil"/>
              <w:right w:val="nil"/>
            </w:tcBorders>
            <w:shd w:val="clear" w:color="auto" w:fill="auto"/>
            <w:noWrap/>
            <w:vAlign w:val="bottom"/>
            <w:hideMark/>
          </w:tcPr>
          <w:p w14:paraId="514B1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3" w:type="dxa"/>
            <w:tcBorders>
              <w:top w:val="nil"/>
              <w:left w:val="nil"/>
              <w:bottom w:val="nil"/>
              <w:right w:val="nil"/>
            </w:tcBorders>
            <w:shd w:val="clear" w:color="auto" w:fill="auto"/>
            <w:noWrap/>
            <w:vAlign w:val="bottom"/>
            <w:hideMark/>
          </w:tcPr>
          <w:p w14:paraId="498E86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27.9</w:t>
            </w:r>
          </w:p>
        </w:tc>
        <w:tc>
          <w:tcPr>
            <w:tcW w:w="673" w:type="dxa"/>
            <w:tcBorders>
              <w:top w:val="nil"/>
              <w:left w:val="nil"/>
              <w:bottom w:val="nil"/>
              <w:right w:val="nil"/>
            </w:tcBorders>
            <w:shd w:val="clear" w:color="auto" w:fill="auto"/>
            <w:noWrap/>
            <w:vAlign w:val="bottom"/>
            <w:hideMark/>
          </w:tcPr>
          <w:p w14:paraId="7BD13E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84.9</w:t>
            </w:r>
          </w:p>
        </w:tc>
        <w:tc>
          <w:tcPr>
            <w:tcW w:w="673" w:type="dxa"/>
            <w:tcBorders>
              <w:top w:val="nil"/>
              <w:left w:val="nil"/>
              <w:bottom w:val="nil"/>
              <w:right w:val="nil"/>
            </w:tcBorders>
            <w:shd w:val="clear" w:color="auto" w:fill="auto"/>
            <w:noWrap/>
            <w:vAlign w:val="bottom"/>
            <w:hideMark/>
          </w:tcPr>
          <w:p w14:paraId="2560B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4" w:type="dxa"/>
            <w:tcBorders>
              <w:top w:val="nil"/>
              <w:left w:val="nil"/>
              <w:bottom w:val="nil"/>
              <w:right w:val="nil"/>
            </w:tcBorders>
            <w:shd w:val="clear" w:color="auto" w:fill="auto"/>
            <w:noWrap/>
            <w:vAlign w:val="bottom"/>
            <w:hideMark/>
          </w:tcPr>
          <w:p w14:paraId="09B549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r>
      <w:tr w:rsidR="004B0B49" w:rsidRPr="0089132E" w14:paraId="7DBCD9AB" w14:textId="77777777" w:rsidTr="004B0B49">
        <w:trPr>
          <w:trHeight w:val="300"/>
        </w:trPr>
        <w:tc>
          <w:tcPr>
            <w:tcW w:w="1166" w:type="dxa"/>
            <w:tcBorders>
              <w:top w:val="nil"/>
              <w:left w:val="nil"/>
              <w:bottom w:val="nil"/>
              <w:right w:val="nil"/>
            </w:tcBorders>
            <w:shd w:val="clear" w:color="auto" w:fill="auto"/>
            <w:noWrap/>
            <w:vAlign w:val="bottom"/>
            <w:hideMark/>
          </w:tcPr>
          <w:p w14:paraId="22767C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3692AF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9/25/2007</w:t>
            </w:r>
          </w:p>
        </w:tc>
        <w:tc>
          <w:tcPr>
            <w:tcW w:w="1114" w:type="dxa"/>
            <w:tcBorders>
              <w:top w:val="nil"/>
              <w:left w:val="nil"/>
              <w:bottom w:val="nil"/>
              <w:right w:val="nil"/>
            </w:tcBorders>
            <w:shd w:val="clear" w:color="auto" w:fill="auto"/>
            <w:noWrap/>
            <w:vAlign w:val="bottom"/>
            <w:hideMark/>
          </w:tcPr>
          <w:p w14:paraId="346BAC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D73D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196_0</w:t>
            </w:r>
          </w:p>
        </w:tc>
        <w:tc>
          <w:tcPr>
            <w:tcW w:w="673" w:type="dxa"/>
            <w:tcBorders>
              <w:top w:val="nil"/>
              <w:left w:val="nil"/>
              <w:bottom w:val="nil"/>
              <w:right w:val="nil"/>
            </w:tcBorders>
            <w:shd w:val="clear" w:color="auto" w:fill="auto"/>
            <w:noWrap/>
            <w:vAlign w:val="bottom"/>
            <w:hideMark/>
          </w:tcPr>
          <w:p w14:paraId="594CD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742D12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001EAE3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40DA5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0A8E65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93.6</w:t>
            </w:r>
          </w:p>
        </w:tc>
        <w:tc>
          <w:tcPr>
            <w:tcW w:w="673" w:type="dxa"/>
            <w:tcBorders>
              <w:top w:val="nil"/>
              <w:left w:val="nil"/>
              <w:bottom w:val="nil"/>
              <w:right w:val="nil"/>
            </w:tcBorders>
            <w:shd w:val="clear" w:color="auto" w:fill="auto"/>
            <w:noWrap/>
            <w:vAlign w:val="bottom"/>
            <w:hideMark/>
          </w:tcPr>
          <w:p w14:paraId="13DFE4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0F5E70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34FD8A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r>
      <w:tr w:rsidR="004B0B49" w:rsidRPr="0089132E" w14:paraId="47D8072C" w14:textId="77777777" w:rsidTr="004B0B49">
        <w:trPr>
          <w:trHeight w:val="300"/>
        </w:trPr>
        <w:tc>
          <w:tcPr>
            <w:tcW w:w="1166" w:type="dxa"/>
            <w:tcBorders>
              <w:top w:val="nil"/>
              <w:left w:val="nil"/>
              <w:bottom w:val="nil"/>
              <w:right w:val="nil"/>
            </w:tcBorders>
            <w:shd w:val="clear" w:color="auto" w:fill="auto"/>
            <w:noWrap/>
            <w:vAlign w:val="bottom"/>
            <w:hideMark/>
          </w:tcPr>
          <w:p w14:paraId="50F76D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WB47</w:t>
            </w:r>
          </w:p>
        </w:tc>
        <w:tc>
          <w:tcPr>
            <w:tcW w:w="1320" w:type="dxa"/>
            <w:tcBorders>
              <w:top w:val="nil"/>
              <w:left w:val="nil"/>
              <w:bottom w:val="nil"/>
              <w:right w:val="nil"/>
            </w:tcBorders>
            <w:shd w:val="clear" w:color="auto" w:fill="auto"/>
            <w:noWrap/>
            <w:vAlign w:val="bottom"/>
            <w:hideMark/>
          </w:tcPr>
          <w:p w14:paraId="3F2C10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10/1/2007</w:t>
            </w:r>
          </w:p>
        </w:tc>
        <w:tc>
          <w:tcPr>
            <w:tcW w:w="1114" w:type="dxa"/>
            <w:tcBorders>
              <w:top w:val="nil"/>
              <w:left w:val="nil"/>
              <w:bottom w:val="nil"/>
              <w:right w:val="nil"/>
            </w:tcBorders>
            <w:shd w:val="clear" w:color="auto" w:fill="auto"/>
            <w:noWrap/>
            <w:vAlign w:val="bottom"/>
            <w:hideMark/>
          </w:tcPr>
          <w:p w14:paraId="1885F9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6C192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197_0</w:t>
            </w:r>
          </w:p>
        </w:tc>
        <w:tc>
          <w:tcPr>
            <w:tcW w:w="673" w:type="dxa"/>
            <w:tcBorders>
              <w:top w:val="nil"/>
              <w:left w:val="nil"/>
              <w:bottom w:val="nil"/>
              <w:right w:val="nil"/>
            </w:tcBorders>
            <w:shd w:val="clear" w:color="auto" w:fill="auto"/>
            <w:noWrap/>
            <w:vAlign w:val="bottom"/>
            <w:hideMark/>
          </w:tcPr>
          <w:p w14:paraId="2B229F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6A4FAA2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3E9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36889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301D1B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67C721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5D6124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4" w:type="dxa"/>
            <w:tcBorders>
              <w:top w:val="nil"/>
              <w:left w:val="nil"/>
              <w:bottom w:val="nil"/>
              <w:right w:val="nil"/>
            </w:tcBorders>
            <w:shd w:val="clear" w:color="auto" w:fill="auto"/>
            <w:noWrap/>
            <w:vAlign w:val="bottom"/>
            <w:hideMark/>
          </w:tcPr>
          <w:p w14:paraId="72C9EE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47.2</w:t>
            </w:r>
          </w:p>
        </w:tc>
      </w:tr>
      <w:tr w:rsidR="004B0B49" w:rsidRPr="0089132E" w14:paraId="76F5FF75" w14:textId="77777777" w:rsidTr="004B0B49">
        <w:trPr>
          <w:trHeight w:val="300"/>
        </w:trPr>
        <w:tc>
          <w:tcPr>
            <w:tcW w:w="1166" w:type="dxa"/>
            <w:tcBorders>
              <w:top w:val="nil"/>
              <w:left w:val="nil"/>
              <w:bottom w:val="nil"/>
              <w:right w:val="nil"/>
            </w:tcBorders>
            <w:shd w:val="clear" w:color="auto" w:fill="auto"/>
            <w:noWrap/>
            <w:vAlign w:val="bottom"/>
            <w:hideMark/>
          </w:tcPr>
          <w:p w14:paraId="459806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MRW0161</w:t>
            </w:r>
          </w:p>
        </w:tc>
        <w:tc>
          <w:tcPr>
            <w:tcW w:w="1320" w:type="dxa"/>
            <w:tcBorders>
              <w:top w:val="nil"/>
              <w:left w:val="nil"/>
              <w:bottom w:val="nil"/>
              <w:right w:val="nil"/>
            </w:tcBorders>
            <w:shd w:val="clear" w:color="auto" w:fill="auto"/>
            <w:noWrap/>
            <w:vAlign w:val="bottom"/>
            <w:hideMark/>
          </w:tcPr>
          <w:p w14:paraId="743AEB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10/2/2007</w:t>
            </w:r>
          </w:p>
        </w:tc>
        <w:tc>
          <w:tcPr>
            <w:tcW w:w="1114" w:type="dxa"/>
            <w:tcBorders>
              <w:top w:val="nil"/>
              <w:left w:val="nil"/>
              <w:bottom w:val="nil"/>
              <w:right w:val="nil"/>
            </w:tcBorders>
            <w:shd w:val="clear" w:color="auto" w:fill="auto"/>
            <w:noWrap/>
            <w:vAlign w:val="bottom"/>
            <w:hideMark/>
          </w:tcPr>
          <w:p w14:paraId="1373C78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BB1D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198_0</w:t>
            </w:r>
          </w:p>
        </w:tc>
        <w:tc>
          <w:tcPr>
            <w:tcW w:w="673" w:type="dxa"/>
            <w:tcBorders>
              <w:top w:val="nil"/>
              <w:left w:val="nil"/>
              <w:bottom w:val="nil"/>
              <w:right w:val="nil"/>
            </w:tcBorders>
            <w:shd w:val="clear" w:color="auto" w:fill="auto"/>
            <w:noWrap/>
            <w:vAlign w:val="bottom"/>
            <w:hideMark/>
          </w:tcPr>
          <w:p w14:paraId="34712B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748DD6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00618C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396455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592CB5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30.4</w:t>
            </w:r>
          </w:p>
        </w:tc>
        <w:tc>
          <w:tcPr>
            <w:tcW w:w="673" w:type="dxa"/>
            <w:tcBorders>
              <w:top w:val="nil"/>
              <w:left w:val="nil"/>
              <w:bottom w:val="nil"/>
              <w:right w:val="nil"/>
            </w:tcBorders>
            <w:shd w:val="clear" w:color="auto" w:fill="auto"/>
            <w:noWrap/>
            <w:vAlign w:val="bottom"/>
            <w:hideMark/>
          </w:tcPr>
          <w:p w14:paraId="234AE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0CBAFB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4" w:type="dxa"/>
            <w:tcBorders>
              <w:top w:val="nil"/>
              <w:left w:val="nil"/>
              <w:bottom w:val="nil"/>
              <w:right w:val="nil"/>
            </w:tcBorders>
            <w:shd w:val="clear" w:color="auto" w:fill="auto"/>
            <w:noWrap/>
            <w:vAlign w:val="bottom"/>
            <w:hideMark/>
          </w:tcPr>
          <w:p w14:paraId="7C557E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3058BEE6" w14:textId="77777777" w:rsidTr="004B0B49">
        <w:trPr>
          <w:trHeight w:val="300"/>
        </w:trPr>
        <w:tc>
          <w:tcPr>
            <w:tcW w:w="1166" w:type="dxa"/>
            <w:tcBorders>
              <w:top w:val="nil"/>
              <w:left w:val="nil"/>
              <w:bottom w:val="nil"/>
              <w:right w:val="nil"/>
            </w:tcBorders>
            <w:shd w:val="clear" w:color="auto" w:fill="auto"/>
            <w:noWrap/>
            <w:vAlign w:val="bottom"/>
            <w:hideMark/>
          </w:tcPr>
          <w:p w14:paraId="565631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MRW0160</w:t>
            </w:r>
          </w:p>
        </w:tc>
        <w:tc>
          <w:tcPr>
            <w:tcW w:w="1320" w:type="dxa"/>
            <w:tcBorders>
              <w:top w:val="nil"/>
              <w:left w:val="nil"/>
              <w:bottom w:val="nil"/>
              <w:right w:val="nil"/>
            </w:tcBorders>
            <w:shd w:val="clear" w:color="auto" w:fill="auto"/>
            <w:noWrap/>
            <w:vAlign w:val="bottom"/>
            <w:hideMark/>
          </w:tcPr>
          <w:p w14:paraId="43B206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10/10/2007</w:t>
            </w:r>
          </w:p>
        </w:tc>
        <w:tc>
          <w:tcPr>
            <w:tcW w:w="1114" w:type="dxa"/>
            <w:tcBorders>
              <w:top w:val="nil"/>
              <w:left w:val="nil"/>
              <w:bottom w:val="nil"/>
              <w:right w:val="nil"/>
            </w:tcBorders>
            <w:shd w:val="clear" w:color="auto" w:fill="auto"/>
            <w:noWrap/>
            <w:vAlign w:val="bottom"/>
            <w:hideMark/>
          </w:tcPr>
          <w:p w14:paraId="1FB6CE8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31EB77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200_0</w:t>
            </w:r>
          </w:p>
        </w:tc>
        <w:tc>
          <w:tcPr>
            <w:tcW w:w="673" w:type="dxa"/>
            <w:tcBorders>
              <w:top w:val="nil"/>
              <w:left w:val="nil"/>
              <w:bottom w:val="nil"/>
              <w:right w:val="nil"/>
            </w:tcBorders>
            <w:shd w:val="clear" w:color="auto" w:fill="auto"/>
            <w:noWrap/>
            <w:vAlign w:val="bottom"/>
            <w:hideMark/>
          </w:tcPr>
          <w:p w14:paraId="0C7010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423E0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14.7</w:t>
            </w:r>
          </w:p>
        </w:tc>
        <w:tc>
          <w:tcPr>
            <w:tcW w:w="673" w:type="dxa"/>
            <w:tcBorders>
              <w:top w:val="nil"/>
              <w:left w:val="nil"/>
              <w:bottom w:val="nil"/>
              <w:right w:val="nil"/>
            </w:tcBorders>
            <w:shd w:val="clear" w:color="auto" w:fill="auto"/>
            <w:noWrap/>
            <w:vAlign w:val="bottom"/>
            <w:hideMark/>
          </w:tcPr>
          <w:p w14:paraId="6158A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21BAB4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12ADDE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w:t>
            </w:r>
          </w:p>
        </w:tc>
        <w:tc>
          <w:tcPr>
            <w:tcW w:w="673" w:type="dxa"/>
            <w:tcBorders>
              <w:top w:val="nil"/>
              <w:left w:val="nil"/>
              <w:bottom w:val="nil"/>
              <w:right w:val="nil"/>
            </w:tcBorders>
            <w:shd w:val="clear" w:color="auto" w:fill="auto"/>
            <w:noWrap/>
            <w:vAlign w:val="bottom"/>
            <w:hideMark/>
          </w:tcPr>
          <w:p w14:paraId="3349BD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2F0A40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4" w:type="dxa"/>
            <w:tcBorders>
              <w:top w:val="nil"/>
              <w:left w:val="nil"/>
              <w:bottom w:val="nil"/>
              <w:right w:val="nil"/>
            </w:tcBorders>
            <w:shd w:val="clear" w:color="auto" w:fill="auto"/>
            <w:noWrap/>
            <w:vAlign w:val="bottom"/>
            <w:hideMark/>
          </w:tcPr>
          <w:p w14:paraId="3746C0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r>
      <w:tr w:rsidR="004B0B49" w:rsidRPr="0089132E" w14:paraId="70D51C4B" w14:textId="77777777" w:rsidTr="004B0B49">
        <w:trPr>
          <w:trHeight w:val="300"/>
        </w:trPr>
        <w:tc>
          <w:tcPr>
            <w:tcW w:w="1166" w:type="dxa"/>
            <w:tcBorders>
              <w:top w:val="nil"/>
              <w:left w:val="nil"/>
              <w:bottom w:val="nil"/>
              <w:right w:val="nil"/>
            </w:tcBorders>
            <w:shd w:val="clear" w:color="auto" w:fill="auto"/>
            <w:noWrap/>
            <w:vAlign w:val="bottom"/>
            <w:hideMark/>
          </w:tcPr>
          <w:p w14:paraId="57A052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WB0294</w:t>
            </w:r>
          </w:p>
        </w:tc>
        <w:tc>
          <w:tcPr>
            <w:tcW w:w="1320" w:type="dxa"/>
            <w:tcBorders>
              <w:top w:val="nil"/>
              <w:left w:val="nil"/>
              <w:bottom w:val="nil"/>
              <w:right w:val="nil"/>
            </w:tcBorders>
            <w:shd w:val="clear" w:color="auto" w:fill="auto"/>
            <w:noWrap/>
            <w:vAlign w:val="bottom"/>
            <w:hideMark/>
          </w:tcPr>
          <w:p w14:paraId="3C8218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7/16/2007</w:t>
            </w:r>
          </w:p>
        </w:tc>
        <w:tc>
          <w:tcPr>
            <w:tcW w:w="1114" w:type="dxa"/>
            <w:tcBorders>
              <w:top w:val="nil"/>
              <w:left w:val="nil"/>
              <w:bottom w:val="nil"/>
              <w:right w:val="nil"/>
            </w:tcBorders>
            <w:shd w:val="clear" w:color="auto" w:fill="auto"/>
            <w:noWrap/>
            <w:vAlign w:val="bottom"/>
            <w:hideMark/>
          </w:tcPr>
          <w:p w14:paraId="65E59B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48F8A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203_0</w:t>
            </w:r>
          </w:p>
        </w:tc>
        <w:tc>
          <w:tcPr>
            <w:tcW w:w="673" w:type="dxa"/>
            <w:tcBorders>
              <w:top w:val="nil"/>
              <w:left w:val="nil"/>
              <w:bottom w:val="nil"/>
              <w:right w:val="nil"/>
            </w:tcBorders>
            <w:shd w:val="clear" w:color="auto" w:fill="auto"/>
            <w:noWrap/>
            <w:vAlign w:val="bottom"/>
            <w:hideMark/>
          </w:tcPr>
          <w:p w14:paraId="01CC16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3" w:type="dxa"/>
            <w:tcBorders>
              <w:top w:val="nil"/>
              <w:left w:val="nil"/>
              <w:bottom w:val="nil"/>
              <w:right w:val="nil"/>
            </w:tcBorders>
            <w:shd w:val="clear" w:color="auto" w:fill="auto"/>
            <w:noWrap/>
            <w:vAlign w:val="bottom"/>
            <w:hideMark/>
          </w:tcPr>
          <w:p w14:paraId="0D7743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33739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465AB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7B816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2D72A5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c>
          <w:tcPr>
            <w:tcW w:w="673" w:type="dxa"/>
            <w:tcBorders>
              <w:top w:val="nil"/>
              <w:left w:val="nil"/>
              <w:bottom w:val="nil"/>
              <w:right w:val="nil"/>
            </w:tcBorders>
            <w:shd w:val="clear" w:color="auto" w:fill="auto"/>
            <w:noWrap/>
            <w:vAlign w:val="bottom"/>
            <w:hideMark/>
          </w:tcPr>
          <w:p w14:paraId="223A4B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4" w:type="dxa"/>
            <w:tcBorders>
              <w:top w:val="nil"/>
              <w:left w:val="nil"/>
              <w:bottom w:val="nil"/>
              <w:right w:val="nil"/>
            </w:tcBorders>
            <w:shd w:val="clear" w:color="auto" w:fill="auto"/>
            <w:noWrap/>
            <w:vAlign w:val="bottom"/>
            <w:hideMark/>
          </w:tcPr>
          <w:p w14:paraId="317F04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r>
      <w:tr w:rsidR="004B0B49" w:rsidRPr="0089132E" w14:paraId="3801C369" w14:textId="77777777" w:rsidTr="004B0B49">
        <w:trPr>
          <w:trHeight w:val="300"/>
        </w:trPr>
        <w:tc>
          <w:tcPr>
            <w:tcW w:w="1166" w:type="dxa"/>
            <w:tcBorders>
              <w:top w:val="nil"/>
              <w:left w:val="nil"/>
              <w:bottom w:val="nil"/>
              <w:right w:val="nil"/>
            </w:tcBorders>
            <w:shd w:val="clear" w:color="auto" w:fill="auto"/>
            <w:noWrap/>
            <w:vAlign w:val="bottom"/>
            <w:hideMark/>
          </w:tcPr>
          <w:p w14:paraId="3AAB62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WB0295</w:t>
            </w:r>
          </w:p>
        </w:tc>
        <w:tc>
          <w:tcPr>
            <w:tcW w:w="1320" w:type="dxa"/>
            <w:tcBorders>
              <w:top w:val="nil"/>
              <w:left w:val="nil"/>
              <w:bottom w:val="nil"/>
              <w:right w:val="nil"/>
            </w:tcBorders>
            <w:shd w:val="clear" w:color="auto" w:fill="auto"/>
            <w:noWrap/>
            <w:vAlign w:val="bottom"/>
            <w:hideMark/>
          </w:tcPr>
          <w:p w14:paraId="5BDC9F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7/18/2007</w:t>
            </w:r>
          </w:p>
        </w:tc>
        <w:tc>
          <w:tcPr>
            <w:tcW w:w="1114" w:type="dxa"/>
            <w:tcBorders>
              <w:top w:val="nil"/>
              <w:left w:val="nil"/>
              <w:bottom w:val="nil"/>
              <w:right w:val="nil"/>
            </w:tcBorders>
            <w:shd w:val="clear" w:color="auto" w:fill="auto"/>
            <w:noWrap/>
            <w:vAlign w:val="bottom"/>
            <w:hideMark/>
          </w:tcPr>
          <w:p w14:paraId="39D64B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2E1E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204_0</w:t>
            </w:r>
          </w:p>
        </w:tc>
        <w:tc>
          <w:tcPr>
            <w:tcW w:w="673" w:type="dxa"/>
            <w:tcBorders>
              <w:top w:val="nil"/>
              <w:left w:val="nil"/>
              <w:bottom w:val="nil"/>
              <w:right w:val="nil"/>
            </w:tcBorders>
            <w:shd w:val="clear" w:color="auto" w:fill="auto"/>
            <w:noWrap/>
            <w:vAlign w:val="bottom"/>
            <w:hideMark/>
          </w:tcPr>
          <w:p w14:paraId="1D5F61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6F1B28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FF675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2CFA71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1EE4FF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522DB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F555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33.9</w:t>
            </w:r>
          </w:p>
        </w:tc>
        <w:tc>
          <w:tcPr>
            <w:tcW w:w="674" w:type="dxa"/>
            <w:tcBorders>
              <w:top w:val="nil"/>
              <w:left w:val="nil"/>
              <w:bottom w:val="nil"/>
              <w:right w:val="nil"/>
            </w:tcBorders>
            <w:shd w:val="clear" w:color="auto" w:fill="auto"/>
            <w:noWrap/>
            <w:vAlign w:val="bottom"/>
            <w:hideMark/>
          </w:tcPr>
          <w:p w14:paraId="475236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2997E897" w14:textId="77777777" w:rsidTr="004B0B49">
        <w:trPr>
          <w:trHeight w:val="300"/>
        </w:trPr>
        <w:tc>
          <w:tcPr>
            <w:tcW w:w="1166" w:type="dxa"/>
            <w:tcBorders>
              <w:top w:val="nil"/>
              <w:left w:val="nil"/>
              <w:bottom w:val="nil"/>
              <w:right w:val="nil"/>
            </w:tcBorders>
            <w:shd w:val="clear" w:color="auto" w:fill="auto"/>
            <w:noWrap/>
            <w:vAlign w:val="bottom"/>
            <w:hideMark/>
          </w:tcPr>
          <w:p w14:paraId="36B277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WB0298</w:t>
            </w:r>
          </w:p>
        </w:tc>
        <w:tc>
          <w:tcPr>
            <w:tcW w:w="1320" w:type="dxa"/>
            <w:tcBorders>
              <w:top w:val="nil"/>
              <w:left w:val="nil"/>
              <w:bottom w:val="nil"/>
              <w:right w:val="nil"/>
            </w:tcBorders>
            <w:shd w:val="clear" w:color="auto" w:fill="auto"/>
            <w:noWrap/>
            <w:vAlign w:val="bottom"/>
            <w:hideMark/>
          </w:tcPr>
          <w:p w14:paraId="778FDF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7/24/2007</w:t>
            </w:r>
          </w:p>
        </w:tc>
        <w:tc>
          <w:tcPr>
            <w:tcW w:w="1114" w:type="dxa"/>
            <w:tcBorders>
              <w:top w:val="nil"/>
              <w:left w:val="nil"/>
              <w:bottom w:val="nil"/>
              <w:right w:val="nil"/>
            </w:tcBorders>
            <w:shd w:val="clear" w:color="auto" w:fill="auto"/>
            <w:noWrap/>
            <w:vAlign w:val="bottom"/>
            <w:hideMark/>
          </w:tcPr>
          <w:p w14:paraId="658801F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C087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205_0</w:t>
            </w:r>
          </w:p>
        </w:tc>
        <w:tc>
          <w:tcPr>
            <w:tcW w:w="673" w:type="dxa"/>
            <w:tcBorders>
              <w:top w:val="nil"/>
              <w:left w:val="nil"/>
              <w:bottom w:val="nil"/>
              <w:right w:val="nil"/>
            </w:tcBorders>
            <w:shd w:val="clear" w:color="auto" w:fill="auto"/>
            <w:noWrap/>
            <w:vAlign w:val="bottom"/>
            <w:hideMark/>
          </w:tcPr>
          <w:p w14:paraId="4E2A3F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45C93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52A9C1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557912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0CF1D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44AFFF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2EF922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4" w:type="dxa"/>
            <w:tcBorders>
              <w:top w:val="nil"/>
              <w:left w:val="nil"/>
              <w:bottom w:val="nil"/>
              <w:right w:val="nil"/>
            </w:tcBorders>
            <w:shd w:val="clear" w:color="auto" w:fill="auto"/>
            <w:noWrap/>
            <w:vAlign w:val="bottom"/>
            <w:hideMark/>
          </w:tcPr>
          <w:p w14:paraId="269B29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r>
      <w:tr w:rsidR="004B0B49" w:rsidRPr="0089132E" w14:paraId="4CACA04B" w14:textId="77777777" w:rsidTr="004B0B49">
        <w:trPr>
          <w:trHeight w:val="300"/>
        </w:trPr>
        <w:tc>
          <w:tcPr>
            <w:tcW w:w="1166" w:type="dxa"/>
            <w:tcBorders>
              <w:top w:val="nil"/>
              <w:left w:val="nil"/>
              <w:bottom w:val="nil"/>
              <w:right w:val="nil"/>
            </w:tcBorders>
            <w:shd w:val="clear" w:color="auto" w:fill="auto"/>
            <w:noWrap/>
            <w:vAlign w:val="bottom"/>
            <w:hideMark/>
          </w:tcPr>
          <w:p w14:paraId="43C2B5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WB92</w:t>
            </w:r>
          </w:p>
        </w:tc>
        <w:tc>
          <w:tcPr>
            <w:tcW w:w="1320" w:type="dxa"/>
            <w:tcBorders>
              <w:top w:val="nil"/>
              <w:left w:val="nil"/>
              <w:bottom w:val="nil"/>
              <w:right w:val="nil"/>
            </w:tcBorders>
            <w:shd w:val="clear" w:color="auto" w:fill="auto"/>
            <w:noWrap/>
            <w:vAlign w:val="bottom"/>
            <w:hideMark/>
          </w:tcPr>
          <w:p w14:paraId="1FA8CF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8/15/2007</w:t>
            </w:r>
          </w:p>
        </w:tc>
        <w:tc>
          <w:tcPr>
            <w:tcW w:w="1114" w:type="dxa"/>
            <w:tcBorders>
              <w:top w:val="nil"/>
              <w:left w:val="nil"/>
              <w:bottom w:val="nil"/>
              <w:right w:val="nil"/>
            </w:tcBorders>
            <w:shd w:val="clear" w:color="auto" w:fill="auto"/>
            <w:noWrap/>
            <w:vAlign w:val="bottom"/>
            <w:hideMark/>
          </w:tcPr>
          <w:p w14:paraId="2A3B8C8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8B14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206_0</w:t>
            </w:r>
          </w:p>
        </w:tc>
        <w:tc>
          <w:tcPr>
            <w:tcW w:w="673" w:type="dxa"/>
            <w:tcBorders>
              <w:top w:val="nil"/>
              <w:left w:val="nil"/>
              <w:bottom w:val="nil"/>
              <w:right w:val="nil"/>
            </w:tcBorders>
            <w:shd w:val="clear" w:color="auto" w:fill="auto"/>
            <w:noWrap/>
            <w:vAlign w:val="bottom"/>
            <w:hideMark/>
          </w:tcPr>
          <w:p w14:paraId="7791C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2DED5A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05C20F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00DA24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4BA407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6EB3B7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7F82E0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4" w:type="dxa"/>
            <w:tcBorders>
              <w:top w:val="nil"/>
              <w:left w:val="nil"/>
              <w:bottom w:val="nil"/>
              <w:right w:val="nil"/>
            </w:tcBorders>
            <w:shd w:val="clear" w:color="auto" w:fill="auto"/>
            <w:noWrap/>
            <w:vAlign w:val="bottom"/>
            <w:hideMark/>
          </w:tcPr>
          <w:p w14:paraId="5ADF89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r>
      <w:tr w:rsidR="004B0B49" w:rsidRPr="0089132E" w14:paraId="645B111C" w14:textId="77777777" w:rsidTr="004B0B49">
        <w:trPr>
          <w:trHeight w:val="300"/>
        </w:trPr>
        <w:tc>
          <w:tcPr>
            <w:tcW w:w="1166" w:type="dxa"/>
            <w:tcBorders>
              <w:top w:val="nil"/>
              <w:left w:val="nil"/>
              <w:bottom w:val="nil"/>
              <w:right w:val="nil"/>
            </w:tcBorders>
            <w:shd w:val="clear" w:color="auto" w:fill="auto"/>
            <w:noWrap/>
            <w:vAlign w:val="bottom"/>
            <w:hideMark/>
          </w:tcPr>
          <w:p w14:paraId="158E2E5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WB0301</w:t>
            </w:r>
          </w:p>
        </w:tc>
        <w:tc>
          <w:tcPr>
            <w:tcW w:w="1320" w:type="dxa"/>
            <w:tcBorders>
              <w:top w:val="nil"/>
              <w:left w:val="nil"/>
              <w:bottom w:val="nil"/>
              <w:right w:val="nil"/>
            </w:tcBorders>
            <w:shd w:val="clear" w:color="auto" w:fill="auto"/>
            <w:noWrap/>
            <w:vAlign w:val="bottom"/>
            <w:hideMark/>
          </w:tcPr>
          <w:p w14:paraId="0A93C7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8/14/2007</w:t>
            </w:r>
          </w:p>
        </w:tc>
        <w:tc>
          <w:tcPr>
            <w:tcW w:w="1114" w:type="dxa"/>
            <w:tcBorders>
              <w:top w:val="nil"/>
              <w:left w:val="nil"/>
              <w:bottom w:val="nil"/>
              <w:right w:val="nil"/>
            </w:tcBorders>
            <w:shd w:val="clear" w:color="auto" w:fill="auto"/>
            <w:noWrap/>
            <w:vAlign w:val="bottom"/>
            <w:hideMark/>
          </w:tcPr>
          <w:p w14:paraId="6264A5F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3ED7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207_0</w:t>
            </w:r>
          </w:p>
        </w:tc>
        <w:tc>
          <w:tcPr>
            <w:tcW w:w="673" w:type="dxa"/>
            <w:tcBorders>
              <w:top w:val="nil"/>
              <w:left w:val="nil"/>
              <w:bottom w:val="nil"/>
              <w:right w:val="nil"/>
            </w:tcBorders>
            <w:shd w:val="clear" w:color="auto" w:fill="auto"/>
            <w:noWrap/>
            <w:vAlign w:val="bottom"/>
            <w:hideMark/>
          </w:tcPr>
          <w:p w14:paraId="67D6B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32B088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c>
          <w:tcPr>
            <w:tcW w:w="673" w:type="dxa"/>
            <w:tcBorders>
              <w:top w:val="nil"/>
              <w:left w:val="nil"/>
              <w:bottom w:val="nil"/>
              <w:right w:val="nil"/>
            </w:tcBorders>
            <w:shd w:val="clear" w:color="auto" w:fill="auto"/>
            <w:noWrap/>
            <w:vAlign w:val="bottom"/>
            <w:hideMark/>
          </w:tcPr>
          <w:p w14:paraId="396A7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447074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2926F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5641D6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6DA1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w:t>
            </w:r>
          </w:p>
        </w:tc>
        <w:tc>
          <w:tcPr>
            <w:tcW w:w="674" w:type="dxa"/>
            <w:tcBorders>
              <w:top w:val="nil"/>
              <w:left w:val="nil"/>
              <w:bottom w:val="nil"/>
              <w:right w:val="nil"/>
            </w:tcBorders>
            <w:shd w:val="clear" w:color="auto" w:fill="auto"/>
            <w:noWrap/>
            <w:vAlign w:val="bottom"/>
            <w:hideMark/>
          </w:tcPr>
          <w:p w14:paraId="67B6A1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r>
      <w:tr w:rsidR="004B0B49" w:rsidRPr="0089132E" w14:paraId="4D56C5A5" w14:textId="77777777" w:rsidTr="004B0B49">
        <w:trPr>
          <w:trHeight w:val="300"/>
        </w:trPr>
        <w:tc>
          <w:tcPr>
            <w:tcW w:w="1166" w:type="dxa"/>
            <w:tcBorders>
              <w:top w:val="nil"/>
              <w:left w:val="nil"/>
              <w:bottom w:val="nil"/>
              <w:right w:val="nil"/>
            </w:tcBorders>
            <w:shd w:val="clear" w:color="auto" w:fill="auto"/>
            <w:noWrap/>
            <w:vAlign w:val="bottom"/>
            <w:hideMark/>
          </w:tcPr>
          <w:p w14:paraId="14AC42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WBI06</w:t>
            </w:r>
          </w:p>
        </w:tc>
        <w:tc>
          <w:tcPr>
            <w:tcW w:w="1320" w:type="dxa"/>
            <w:tcBorders>
              <w:top w:val="nil"/>
              <w:left w:val="nil"/>
              <w:bottom w:val="nil"/>
              <w:right w:val="nil"/>
            </w:tcBorders>
            <w:shd w:val="clear" w:color="auto" w:fill="auto"/>
            <w:noWrap/>
            <w:vAlign w:val="bottom"/>
            <w:hideMark/>
          </w:tcPr>
          <w:p w14:paraId="2F7E29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8/9/2007</w:t>
            </w:r>
          </w:p>
        </w:tc>
        <w:tc>
          <w:tcPr>
            <w:tcW w:w="1114" w:type="dxa"/>
            <w:tcBorders>
              <w:top w:val="nil"/>
              <w:left w:val="nil"/>
              <w:bottom w:val="nil"/>
              <w:right w:val="nil"/>
            </w:tcBorders>
            <w:shd w:val="clear" w:color="auto" w:fill="auto"/>
            <w:noWrap/>
            <w:vAlign w:val="bottom"/>
            <w:hideMark/>
          </w:tcPr>
          <w:p w14:paraId="1609A5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B1D2A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208_0</w:t>
            </w:r>
          </w:p>
        </w:tc>
        <w:tc>
          <w:tcPr>
            <w:tcW w:w="673" w:type="dxa"/>
            <w:tcBorders>
              <w:top w:val="nil"/>
              <w:left w:val="nil"/>
              <w:bottom w:val="nil"/>
              <w:right w:val="nil"/>
            </w:tcBorders>
            <w:shd w:val="clear" w:color="auto" w:fill="auto"/>
            <w:noWrap/>
            <w:vAlign w:val="bottom"/>
            <w:hideMark/>
          </w:tcPr>
          <w:p w14:paraId="78E90F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2009DE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35BC9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1FDFE3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35.6</w:t>
            </w:r>
          </w:p>
        </w:tc>
        <w:tc>
          <w:tcPr>
            <w:tcW w:w="673" w:type="dxa"/>
            <w:tcBorders>
              <w:top w:val="nil"/>
              <w:left w:val="nil"/>
              <w:bottom w:val="nil"/>
              <w:right w:val="nil"/>
            </w:tcBorders>
            <w:shd w:val="clear" w:color="auto" w:fill="auto"/>
            <w:noWrap/>
            <w:vAlign w:val="bottom"/>
            <w:hideMark/>
          </w:tcPr>
          <w:p w14:paraId="6B3941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0E9F97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1B7254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20.6</w:t>
            </w:r>
          </w:p>
        </w:tc>
        <w:tc>
          <w:tcPr>
            <w:tcW w:w="674" w:type="dxa"/>
            <w:tcBorders>
              <w:top w:val="nil"/>
              <w:left w:val="nil"/>
              <w:bottom w:val="nil"/>
              <w:right w:val="nil"/>
            </w:tcBorders>
            <w:shd w:val="clear" w:color="auto" w:fill="auto"/>
            <w:noWrap/>
            <w:vAlign w:val="bottom"/>
            <w:hideMark/>
          </w:tcPr>
          <w:p w14:paraId="0C2D9F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r>
      <w:tr w:rsidR="004B0B49" w:rsidRPr="0089132E" w14:paraId="08C509FB" w14:textId="77777777" w:rsidTr="004B0B49">
        <w:trPr>
          <w:trHeight w:val="300"/>
        </w:trPr>
        <w:tc>
          <w:tcPr>
            <w:tcW w:w="1166" w:type="dxa"/>
            <w:tcBorders>
              <w:top w:val="nil"/>
              <w:left w:val="nil"/>
              <w:bottom w:val="nil"/>
              <w:right w:val="nil"/>
            </w:tcBorders>
            <w:shd w:val="clear" w:color="auto" w:fill="auto"/>
            <w:noWrap/>
            <w:vAlign w:val="bottom"/>
            <w:hideMark/>
          </w:tcPr>
          <w:p w14:paraId="14E921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WB90</w:t>
            </w:r>
          </w:p>
        </w:tc>
        <w:tc>
          <w:tcPr>
            <w:tcW w:w="1320" w:type="dxa"/>
            <w:tcBorders>
              <w:top w:val="nil"/>
              <w:left w:val="nil"/>
              <w:bottom w:val="nil"/>
              <w:right w:val="nil"/>
            </w:tcBorders>
            <w:shd w:val="clear" w:color="auto" w:fill="auto"/>
            <w:noWrap/>
            <w:vAlign w:val="bottom"/>
            <w:hideMark/>
          </w:tcPr>
          <w:p w14:paraId="4EB943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8/8/2007</w:t>
            </w:r>
          </w:p>
        </w:tc>
        <w:tc>
          <w:tcPr>
            <w:tcW w:w="1114" w:type="dxa"/>
            <w:tcBorders>
              <w:top w:val="nil"/>
              <w:left w:val="nil"/>
              <w:bottom w:val="nil"/>
              <w:right w:val="nil"/>
            </w:tcBorders>
            <w:shd w:val="clear" w:color="auto" w:fill="auto"/>
            <w:noWrap/>
            <w:vAlign w:val="bottom"/>
            <w:hideMark/>
          </w:tcPr>
          <w:p w14:paraId="346E4C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67DBA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209_0</w:t>
            </w:r>
          </w:p>
        </w:tc>
        <w:tc>
          <w:tcPr>
            <w:tcW w:w="673" w:type="dxa"/>
            <w:tcBorders>
              <w:top w:val="nil"/>
              <w:left w:val="nil"/>
              <w:bottom w:val="nil"/>
              <w:right w:val="nil"/>
            </w:tcBorders>
            <w:shd w:val="clear" w:color="auto" w:fill="auto"/>
            <w:noWrap/>
            <w:vAlign w:val="bottom"/>
            <w:hideMark/>
          </w:tcPr>
          <w:p w14:paraId="2073A1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0EF8A5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0.4</w:t>
            </w:r>
          </w:p>
        </w:tc>
        <w:tc>
          <w:tcPr>
            <w:tcW w:w="673" w:type="dxa"/>
            <w:tcBorders>
              <w:top w:val="nil"/>
              <w:left w:val="nil"/>
              <w:bottom w:val="nil"/>
              <w:right w:val="nil"/>
            </w:tcBorders>
            <w:shd w:val="clear" w:color="auto" w:fill="auto"/>
            <w:noWrap/>
            <w:vAlign w:val="bottom"/>
            <w:hideMark/>
          </w:tcPr>
          <w:p w14:paraId="73E5D9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53C7DE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35A10C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E7B91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6593AF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4" w:type="dxa"/>
            <w:tcBorders>
              <w:top w:val="nil"/>
              <w:left w:val="nil"/>
              <w:bottom w:val="nil"/>
              <w:right w:val="nil"/>
            </w:tcBorders>
            <w:shd w:val="clear" w:color="auto" w:fill="auto"/>
            <w:noWrap/>
            <w:vAlign w:val="bottom"/>
            <w:hideMark/>
          </w:tcPr>
          <w:p w14:paraId="6DC063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r>
      <w:tr w:rsidR="004B0B49" w:rsidRPr="0089132E" w14:paraId="604992EA" w14:textId="77777777" w:rsidTr="004B0B49">
        <w:trPr>
          <w:trHeight w:val="300"/>
        </w:trPr>
        <w:tc>
          <w:tcPr>
            <w:tcW w:w="1166" w:type="dxa"/>
            <w:tcBorders>
              <w:top w:val="nil"/>
              <w:left w:val="nil"/>
              <w:bottom w:val="nil"/>
              <w:right w:val="nil"/>
            </w:tcBorders>
            <w:shd w:val="clear" w:color="auto" w:fill="auto"/>
            <w:noWrap/>
            <w:vAlign w:val="bottom"/>
            <w:hideMark/>
          </w:tcPr>
          <w:p w14:paraId="0A1CA8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MRW0158</w:t>
            </w:r>
          </w:p>
        </w:tc>
        <w:tc>
          <w:tcPr>
            <w:tcW w:w="1320" w:type="dxa"/>
            <w:tcBorders>
              <w:top w:val="nil"/>
              <w:left w:val="nil"/>
              <w:bottom w:val="nil"/>
              <w:right w:val="nil"/>
            </w:tcBorders>
            <w:shd w:val="clear" w:color="auto" w:fill="auto"/>
            <w:noWrap/>
            <w:vAlign w:val="bottom"/>
            <w:hideMark/>
          </w:tcPr>
          <w:p w14:paraId="086F25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8/27/2007</w:t>
            </w:r>
          </w:p>
        </w:tc>
        <w:tc>
          <w:tcPr>
            <w:tcW w:w="1114" w:type="dxa"/>
            <w:tcBorders>
              <w:top w:val="nil"/>
              <w:left w:val="nil"/>
              <w:bottom w:val="nil"/>
              <w:right w:val="nil"/>
            </w:tcBorders>
            <w:shd w:val="clear" w:color="auto" w:fill="auto"/>
            <w:noWrap/>
            <w:vAlign w:val="bottom"/>
            <w:hideMark/>
          </w:tcPr>
          <w:p w14:paraId="2B11687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5E0E2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210_0</w:t>
            </w:r>
          </w:p>
        </w:tc>
        <w:tc>
          <w:tcPr>
            <w:tcW w:w="673" w:type="dxa"/>
            <w:tcBorders>
              <w:top w:val="nil"/>
              <w:left w:val="nil"/>
              <w:bottom w:val="nil"/>
              <w:right w:val="nil"/>
            </w:tcBorders>
            <w:shd w:val="clear" w:color="auto" w:fill="auto"/>
            <w:noWrap/>
            <w:vAlign w:val="bottom"/>
            <w:hideMark/>
          </w:tcPr>
          <w:p w14:paraId="2F5220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CA96F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0B1E1C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1D27204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10DF9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10273FF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CCEA1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4" w:type="dxa"/>
            <w:tcBorders>
              <w:top w:val="nil"/>
              <w:left w:val="nil"/>
              <w:bottom w:val="nil"/>
              <w:right w:val="nil"/>
            </w:tcBorders>
            <w:shd w:val="clear" w:color="auto" w:fill="auto"/>
            <w:noWrap/>
            <w:vAlign w:val="bottom"/>
            <w:hideMark/>
          </w:tcPr>
          <w:p w14:paraId="2E2519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r>
      <w:tr w:rsidR="004B0B49" w:rsidRPr="0089132E" w14:paraId="68C1CBC3" w14:textId="77777777" w:rsidTr="004B0B49">
        <w:trPr>
          <w:trHeight w:val="300"/>
        </w:trPr>
        <w:tc>
          <w:tcPr>
            <w:tcW w:w="1166" w:type="dxa"/>
            <w:tcBorders>
              <w:top w:val="nil"/>
              <w:left w:val="nil"/>
              <w:bottom w:val="nil"/>
              <w:right w:val="nil"/>
            </w:tcBorders>
            <w:shd w:val="clear" w:color="auto" w:fill="auto"/>
            <w:noWrap/>
            <w:vAlign w:val="bottom"/>
            <w:hideMark/>
          </w:tcPr>
          <w:p w14:paraId="01960E5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w:t>
            </w:r>
          </w:p>
        </w:tc>
        <w:tc>
          <w:tcPr>
            <w:tcW w:w="1320" w:type="dxa"/>
            <w:tcBorders>
              <w:top w:val="nil"/>
              <w:left w:val="nil"/>
              <w:bottom w:val="nil"/>
              <w:right w:val="nil"/>
            </w:tcBorders>
            <w:shd w:val="clear" w:color="auto" w:fill="auto"/>
            <w:noWrap/>
            <w:vAlign w:val="bottom"/>
            <w:hideMark/>
          </w:tcPr>
          <w:p w14:paraId="74B04E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8/28/2007</w:t>
            </w:r>
          </w:p>
        </w:tc>
        <w:tc>
          <w:tcPr>
            <w:tcW w:w="1114" w:type="dxa"/>
            <w:tcBorders>
              <w:top w:val="nil"/>
              <w:left w:val="nil"/>
              <w:bottom w:val="nil"/>
              <w:right w:val="nil"/>
            </w:tcBorders>
            <w:shd w:val="clear" w:color="auto" w:fill="auto"/>
            <w:noWrap/>
            <w:vAlign w:val="bottom"/>
            <w:hideMark/>
          </w:tcPr>
          <w:p w14:paraId="2AC1A3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19A1C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211_0</w:t>
            </w:r>
          </w:p>
        </w:tc>
        <w:tc>
          <w:tcPr>
            <w:tcW w:w="673" w:type="dxa"/>
            <w:tcBorders>
              <w:top w:val="nil"/>
              <w:left w:val="nil"/>
              <w:bottom w:val="nil"/>
              <w:right w:val="nil"/>
            </w:tcBorders>
            <w:shd w:val="clear" w:color="auto" w:fill="auto"/>
            <w:noWrap/>
            <w:vAlign w:val="bottom"/>
            <w:hideMark/>
          </w:tcPr>
          <w:p w14:paraId="704018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65EFF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41E905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23832A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w:t>
            </w:r>
          </w:p>
        </w:tc>
        <w:tc>
          <w:tcPr>
            <w:tcW w:w="673" w:type="dxa"/>
            <w:tcBorders>
              <w:top w:val="nil"/>
              <w:left w:val="nil"/>
              <w:bottom w:val="nil"/>
              <w:right w:val="nil"/>
            </w:tcBorders>
            <w:shd w:val="clear" w:color="auto" w:fill="auto"/>
            <w:noWrap/>
            <w:vAlign w:val="bottom"/>
            <w:hideMark/>
          </w:tcPr>
          <w:p w14:paraId="79F3F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1F92F4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63B773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4" w:type="dxa"/>
            <w:tcBorders>
              <w:top w:val="nil"/>
              <w:left w:val="nil"/>
              <w:bottom w:val="nil"/>
              <w:right w:val="nil"/>
            </w:tcBorders>
            <w:shd w:val="clear" w:color="auto" w:fill="auto"/>
            <w:noWrap/>
            <w:vAlign w:val="bottom"/>
            <w:hideMark/>
          </w:tcPr>
          <w:p w14:paraId="0FD7E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r>
      <w:tr w:rsidR="004B0B49" w:rsidRPr="0089132E" w14:paraId="20DE3ABB" w14:textId="77777777" w:rsidTr="004B0B49">
        <w:trPr>
          <w:trHeight w:val="300"/>
        </w:trPr>
        <w:tc>
          <w:tcPr>
            <w:tcW w:w="1166" w:type="dxa"/>
            <w:tcBorders>
              <w:top w:val="nil"/>
              <w:left w:val="nil"/>
              <w:bottom w:val="nil"/>
              <w:right w:val="nil"/>
            </w:tcBorders>
            <w:shd w:val="clear" w:color="auto" w:fill="auto"/>
            <w:noWrap/>
            <w:vAlign w:val="bottom"/>
            <w:hideMark/>
          </w:tcPr>
          <w:p w14:paraId="6DB2D9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MRW20</w:t>
            </w:r>
          </w:p>
        </w:tc>
        <w:tc>
          <w:tcPr>
            <w:tcW w:w="1320" w:type="dxa"/>
            <w:tcBorders>
              <w:top w:val="nil"/>
              <w:left w:val="nil"/>
              <w:bottom w:val="nil"/>
              <w:right w:val="nil"/>
            </w:tcBorders>
            <w:shd w:val="clear" w:color="auto" w:fill="auto"/>
            <w:noWrap/>
            <w:vAlign w:val="bottom"/>
            <w:hideMark/>
          </w:tcPr>
          <w:p w14:paraId="014524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9/10/2007</w:t>
            </w:r>
          </w:p>
        </w:tc>
        <w:tc>
          <w:tcPr>
            <w:tcW w:w="1114" w:type="dxa"/>
            <w:tcBorders>
              <w:top w:val="nil"/>
              <w:left w:val="nil"/>
              <w:bottom w:val="nil"/>
              <w:right w:val="nil"/>
            </w:tcBorders>
            <w:shd w:val="clear" w:color="auto" w:fill="auto"/>
            <w:noWrap/>
            <w:vAlign w:val="bottom"/>
            <w:hideMark/>
          </w:tcPr>
          <w:p w14:paraId="54A26B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603C8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212_0</w:t>
            </w:r>
          </w:p>
        </w:tc>
        <w:tc>
          <w:tcPr>
            <w:tcW w:w="673" w:type="dxa"/>
            <w:tcBorders>
              <w:top w:val="nil"/>
              <w:left w:val="nil"/>
              <w:bottom w:val="nil"/>
              <w:right w:val="nil"/>
            </w:tcBorders>
            <w:shd w:val="clear" w:color="auto" w:fill="auto"/>
            <w:noWrap/>
            <w:vAlign w:val="bottom"/>
            <w:hideMark/>
          </w:tcPr>
          <w:p w14:paraId="0A29ED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05845D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41F892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780E5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3" w:type="dxa"/>
            <w:tcBorders>
              <w:top w:val="nil"/>
              <w:left w:val="nil"/>
              <w:bottom w:val="nil"/>
              <w:right w:val="nil"/>
            </w:tcBorders>
            <w:shd w:val="clear" w:color="auto" w:fill="auto"/>
            <w:noWrap/>
            <w:vAlign w:val="bottom"/>
            <w:hideMark/>
          </w:tcPr>
          <w:p w14:paraId="585E34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310F0B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75.5</w:t>
            </w:r>
          </w:p>
        </w:tc>
        <w:tc>
          <w:tcPr>
            <w:tcW w:w="673" w:type="dxa"/>
            <w:tcBorders>
              <w:top w:val="nil"/>
              <w:left w:val="nil"/>
              <w:bottom w:val="nil"/>
              <w:right w:val="nil"/>
            </w:tcBorders>
            <w:shd w:val="clear" w:color="auto" w:fill="auto"/>
            <w:noWrap/>
            <w:vAlign w:val="bottom"/>
            <w:hideMark/>
          </w:tcPr>
          <w:p w14:paraId="2925D6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4" w:type="dxa"/>
            <w:tcBorders>
              <w:top w:val="nil"/>
              <w:left w:val="nil"/>
              <w:bottom w:val="nil"/>
              <w:right w:val="nil"/>
            </w:tcBorders>
            <w:shd w:val="clear" w:color="auto" w:fill="auto"/>
            <w:noWrap/>
            <w:vAlign w:val="bottom"/>
            <w:hideMark/>
          </w:tcPr>
          <w:p w14:paraId="2B9226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r>
      <w:tr w:rsidR="004B0B49" w:rsidRPr="0089132E" w14:paraId="0A15F9AE" w14:textId="77777777" w:rsidTr="004B0B49">
        <w:trPr>
          <w:trHeight w:val="300"/>
        </w:trPr>
        <w:tc>
          <w:tcPr>
            <w:tcW w:w="1166" w:type="dxa"/>
            <w:tcBorders>
              <w:top w:val="nil"/>
              <w:left w:val="nil"/>
              <w:bottom w:val="nil"/>
              <w:right w:val="nil"/>
            </w:tcBorders>
            <w:shd w:val="clear" w:color="auto" w:fill="auto"/>
            <w:noWrap/>
            <w:vAlign w:val="bottom"/>
            <w:hideMark/>
          </w:tcPr>
          <w:p w14:paraId="087FD8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MRW48</w:t>
            </w:r>
          </w:p>
        </w:tc>
        <w:tc>
          <w:tcPr>
            <w:tcW w:w="1320" w:type="dxa"/>
            <w:tcBorders>
              <w:top w:val="nil"/>
              <w:left w:val="nil"/>
              <w:bottom w:val="nil"/>
              <w:right w:val="nil"/>
            </w:tcBorders>
            <w:shd w:val="clear" w:color="auto" w:fill="auto"/>
            <w:noWrap/>
            <w:vAlign w:val="bottom"/>
            <w:hideMark/>
          </w:tcPr>
          <w:p w14:paraId="2B99B6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9/11/2007</w:t>
            </w:r>
          </w:p>
        </w:tc>
        <w:tc>
          <w:tcPr>
            <w:tcW w:w="1114" w:type="dxa"/>
            <w:tcBorders>
              <w:top w:val="nil"/>
              <w:left w:val="nil"/>
              <w:bottom w:val="nil"/>
              <w:right w:val="nil"/>
            </w:tcBorders>
            <w:shd w:val="clear" w:color="auto" w:fill="auto"/>
            <w:noWrap/>
            <w:vAlign w:val="bottom"/>
            <w:hideMark/>
          </w:tcPr>
          <w:p w14:paraId="42FDEC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671F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213_0</w:t>
            </w:r>
          </w:p>
        </w:tc>
        <w:tc>
          <w:tcPr>
            <w:tcW w:w="673" w:type="dxa"/>
            <w:tcBorders>
              <w:top w:val="nil"/>
              <w:left w:val="nil"/>
              <w:bottom w:val="nil"/>
              <w:right w:val="nil"/>
            </w:tcBorders>
            <w:shd w:val="clear" w:color="auto" w:fill="auto"/>
            <w:noWrap/>
            <w:vAlign w:val="bottom"/>
            <w:hideMark/>
          </w:tcPr>
          <w:p w14:paraId="69315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241F55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61115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703972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95.8</w:t>
            </w:r>
          </w:p>
        </w:tc>
        <w:tc>
          <w:tcPr>
            <w:tcW w:w="673" w:type="dxa"/>
            <w:tcBorders>
              <w:top w:val="nil"/>
              <w:left w:val="nil"/>
              <w:bottom w:val="nil"/>
              <w:right w:val="nil"/>
            </w:tcBorders>
            <w:shd w:val="clear" w:color="auto" w:fill="auto"/>
            <w:noWrap/>
            <w:vAlign w:val="bottom"/>
            <w:hideMark/>
          </w:tcPr>
          <w:p w14:paraId="66F5AE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7A3B60C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FD10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90.6</w:t>
            </w:r>
          </w:p>
        </w:tc>
        <w:tc>
          <w:tcPr>
            <w:tcW w:w="674" w:type="dxa"/>
            <w:tcBorders>
              <w:top w:val="nil"/>
              <w:left w:val="nil"/>
              <w:bottom w:val="nil"/>
              <w:right w:val="nil"/>
            </w:tcBorders>
            <w:shd w:val="clear" w:color="auto" w:fill="auto"/>
            <w:noWrap/>
            <w:vAlign w:val="bottom"/>
            <w:hideMark/>
          </w:tcPr>
          <w:p w14:paraId="517B8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94.8</w:t>
            </w:r>
          </w:p>
        </w:tc>
      </w:tr>
      <w:tr w:rsidR="004B0B49" w:rsidRPr="0089132E" w14:paraId="758DE35C" w14:textId="77777777" w:rsidTr="004B0B49">
        <w:trPr>
          <w:trHeight w:val="300"/>
        </w:trPr>
        <w:tc>
          <w:tcPr>
            <w:tcW w:w="1166" w:type="dxa"/>
            <w:tcBorders>
              <w:top w:val="nil"/>
              <w:left w:val="nil"/>
              <w:bottom w:val="nil"/>
              <w:right w:val="nil"/>
            </w:tcBorders>
            <w:shd w:val="clear" w:color="auto" w:fill="auto"/>
            <w:noWrap/>
            <w:vAlign w:val="bottom"/>
            <w:hideMark/>
          </w:tcPr>
          <w:p w14:paraId="081833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MRW66</w:t>
            </w:r>
          </w:p>
        </w:tc>
        <w:tc>
          <w:tcPr>
            <w:tcW w:w="1320" w:type="dxa"/>
            <w:tcBorders>
              <w:top w:val="nil"/>
              <w:left w:val="nil"/>
              <w:bottom w:val="nil"/>
              <w:right w:val="nil"/>
            </w:tcBorders>
            <w:shd w:val="clear" w:color="auto" w:fill="auto"/>
            <w:noWrap/>
            <w:vAlign w:val="bottom"/>
            <w:hideMark/>
          </w:tcPr>
          <w:p w14:paraId="236EEF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9/24/2007</w:t>
            </w:r>
          </w:p>
        </w:tc>
        <w:tc>
          <w:tcPr>
            <w:tcW w:w="1114" w:type="dxa"/>
            <w:tcBorders>
              <w:top w:val="nil"/>
              <w:left w:val="nil"/>
              <w:bottom w:val="nil"/>
              <w:right w:val="nil"/>
            </w:tcBorders>
            <w:shd w:val="clear" w:color="auto" w:fill="auto"/>
            <w:noWrap/>
            <w:vAlign w:val="bottom"/>
            <w:hideMark/>
          </w:tcPr>
          <w:p w14:paraId="71E132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75C2E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214_0</w:t>
            </w:r>
          </w:p>
        </w:tc>
        <w:tc>
          <w:tcPr>
            <w:tcW w:w="673" w:type="dxa"/>
            <w:tcBorders>
              <w:top w:val="nil"/>
              <w:left w:val="nil"/>
              <w:bottom w:val="nil"/>
              <w:right w:val="nil"/>
            </w:tcBorders>
            <w:shd w:val="clear" w:color="auto" w:fill="auto"/>
            <w:noWrap/>
            <w:vAlign w:val="bottom"/>
            <w:hideMark/>
          </w:tcPr>
          <w:p w14:paraId="5680F1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2BBC6B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766F1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1FF60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3BB827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22DF71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7107B3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4" w:type="dxa"/>
            <w:tcBorders>
              <w:top w:val="nil"/>
              <w:left w:val="nil"/>
              <w:bottom w:val="nil"/>
              <w:right w:val="nil"/>
            </w:tcBorders>
            <w:shd w:val="clear" w:color="auto" w:fill="auto"/>
            <w:noWrap/>
            <w:vAlign w:val="bottom"/>
            <w:hideMark/>
          </w:tcPr>
          <w:p w14:paraId="4F8327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r>
      <w:tr w:rsidR="004B0B49" w:rsidRPr="0089132E" w14:paraId="0E05CAFE" w14:textId="77777777" w:rsidTr="004B0B49">
        <w:trPr>
          <w:trHeight w:val="300"/>
        </w:trPr>
        <w:tc>
          <w:tcPr>
            <w:tcW w:w="1166" w:type="dxa"/>
            <w:tcBorders>
              <w:top w:val="nil"/>
              <w:left w:val="nil"/>
              <w:bottom w:val="nil"/>
              <w:right w:val="nil"/>
            </w:tcBorders>
            <w:shd w:val="clear" w:color="auto" w:fill="auto"/>
            <w:noWrap/>
            <w:vAlign w:val="bottom"/>
            <w:hideMark/>
          </w:tcPr>
          <w:p w14:paraId="5F5826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NGP0216</w:t>
            </w:r>
          </w:p>
        </w:tc>
        <w:tc>
          <w:tcPr>
            <w:tcW w:w="1320" w:type="dxa"/>
            <w:tcBorders>
              <w:top w:val="nil"/>
              <w:left w:val="nil"/>
              <w:bottom w:val="nil"/>
              <w:right w:val="nil"/>
            </w:tcBorders>
            <w:shd w:val="clear" w:color="auto" w:fill="auto"/>
            <w:noWrap/>
            <w:vAlign w:val="bottom"/>
            <w:hideMark/>
          </w:tcPr>
          <w:p w14:paraId="53BD59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6/12/2008</w:t>
            </w:r>
          </w:p>
        </w:tc>
        <w:tc>
          <w:tcPr>
            <w:tcW w:w="1114" w:type="dxa"/>
            <w:tcBorders>
              <w:top w:val="nil"/>
              <w:left w:val="nil"/>
              <w:bottom w:val="nil"/>
              <w:right w:val="nil"/>
            </w:tcBorders>
            <w:shd w:val="clear" w:color="auto" w:fill="auto"/>
            <w:noWrap/>
            <w:vAlign w:val="bottom"/>
            <w:hideMark/>
          </w:tcPr>
          <w:p w14:paraId="222326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95BA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215_0</w:t>
            </w:r>
          </w:p>
        </w:tc>
        <w:tc>
          <w:tcPr>
            <w:tcW w:w="673" w:type="dxa"/>
            <w:tcBorders>
              <w:top w:val="nil"/>
              <w:left w:val="nil"/>
              <w:bottom w:val="nil"/>
              <w:right w:val="nil"/>
            </w:tcBorders>
            <w:shd w:val="clear" w:color="auto" w:fill="auto"/>
            <w:noWrap/>
            <w:vAlign w:val="bottom"/>
            <w:hideMark/>
          </w:tcPr>
          <w:p w14:paraId="403118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3684B5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1C42E7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4DAAE8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w:t>
            </w:r>
          </w:p>
        </w:tc>
        <w:tc>
          <w:tcPr>
            <w:tcW w:w="673" w:type="dxa"/>
            <w:tcBorders>
              <w:top w:val="nil"/>
              <w:left w:val="nil"/>
              <w:bottom w:val="nil"/>
              <w:right w:val="nil"/>
            </w:tcBorders>
            <w:shd w:val="clear" w:color="auto" w:fill="auto"/>
            <w:noWrap/>
            <w:vAlign w:val="bottom"/>
            <w:hideMark/>
          </w:tcPr>
          <w:p w14:paraId="30B8E4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4019BA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36178A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4" w:type="dxa"/>
            <w:tcBorders>
              <w:top w:val="nil"/>
              <w:left w:val="nil"/>
              <w:bottom w:val="nil"/>
              <w:right w:val="nil"/>
            </w:tcBorders>
            <w:shd w:val="clear" w:color="auto" w:fill="auto"/>
            <w:noWrap/>
            <w:vAlign w:val="bottom"/>
            <w:hideMark/>
          </w:tcPr>
          <w:p w14:paraId="401F5B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r>
      <w:tr w:rsidR="004B0B49" w:rsidRPr="0089132E" w14:paraId="27185EA4" w14:textId="77777777" w:rsidTr="004B0B49">
        <w:trPr>
          <w:trHeight w:val="300"/>
        </w:trPr>
        <w:tc>
          <w:tcPr>
            <w:tcW w:w="1166" w:type="dxa"/>
            <w:tcBorders>
              <w:top w:val="nil"/>
              <w:left w:val="nil"/>
              <w:bottom w:val="nil"/>
              <w:right w:val="nil"/>
            </w:tcBorders>
            <w:shd w:val="clear" w:color="auto" w:fill="auto"/>
            <w:noWrap/>
            <w:vAlign w:val="bottom"/>
            <w:hideMark/>
          </w:tcPr>
          <w:p w14:paraId="0F491A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WB0282</w:t>
            </w:r>
          </w:p>
        </w:tc>
        <w:tc>
          <w:tcPr>
            <w:tcW w:w="1320" w:type="dxa"/>
            <w:tcBorders>
              <w:top w:val="nil"/>
              <w:left w:val="nil"/>
              <w:bottom w:val="nil"/>
              <w:right w:val="nil"/>
            </w:tcBorders>
            <w:shd w:val="clear" w:color="auto" w:fill="auto"/>
            <w:noWrap/>
            <w:vAlign w:val="bottom"/>
            <w:hideMark/>
          </w:tcPr>
          <w:p w14:paraId="02799C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7/14/2008</w:t>
            </w:r>
          </w:p>
        </w:tc>
        <w:tc>
          <w:tcPr>
            <w:tcW w:w="1114" w:type="dxa"/>
            <w:tcBorders>
              <w:top w:val="nil"/>
              <w:left w:val="nil"/>
              <w:bottom w:val="nil"/>
              <w:right w:val="nil"/>
            </w:tcBorders>
            <w:shd w:val="clear" w:color="auto" w:fill="auto"/>
            <w:noWrap/>
            <w:vAlign w:val="bottom"/>
            <w:hideMark/>
          </w:tcPr>
          <w:p w14:paraId="0E7969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2D818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216_0</w:t>
            </w:r>
          </w:p>
        </w:tc>
        <w:tc>
          <w:tcPr>
            <w:tcW w:w="673" w:type="dxa"/>
            <w:tcBorders>
              <w:top w:val="nil"/>
              <w:left w:val="nil"/>
              <w:bottom w:val="nil"/>
              <w:right w:val="nil"/>
            </w:tcBorders>
            <w:shd w:val="clear" w:color="auto" w:fill="auto"/>
            <w:noWrap/>
            <w:vAlign w:val="bottom"/>
            <w:hideMark/>
          </w:tcPr>
          <w:p w14:paraId="173939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096E9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32F9C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w:t>
            </w:r>
          </w:p>
        </w:tc>
        <w:tc>
          <w:tcPr>
            <w:tcW w:w="673" w:type="dxa"/>
            <w:tcBorders>
              <w:top w:val="nil"/>
              <w:left w:val="nil"/>
              <w:bottom w:val="nil"/>
              <w:right w:val="nil"/>
            </w:tcBorders>
            <w:shd w:val="clear" w:color="auto" w:fill="auto"/>
            <w:noWrap/>
            <w:vAlign w:val="bottom"/>
            <w:hideMark/>
          </w:tcPr>
          <w:p w14:paraId="048D54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12.7</w:t>
            </w:r>
          </w:p>
        </w:tc>
        <w:tc>
          <w:tcPr>
            <w:tcW w:w="673" w:type="dxa"/>
            <w:tcBorders>
              <w:top w:val="nil"/>
              <w:left w:val="nil"/>
              <w:bottom w:val="nil"/>
              <w:right w:val="nil"/>
            </w:tcBorders>
            <w:shd w:val="clear" w:color="auto" w:fill="auto"/>
            <w:noWrap/>
            <w:vAlign w:val="bottom"/>
            <w:hideMark/>
          </w:tcPr>
          <w:p w14:paraId="3CEBC0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22.0</w:t>
            </w:r>
          </w:p>
        </w:tc>
        <w:tc>
          <w:tcPr>
            <w:tcW w:w="673" w:type="dxa"/>
            <w:tcBorders>
              <w:top w:val="nil"/>
              <w:left w:val="nil"/>
              <w:bottom w:val="nil"/>
              <w:right w:val="nil"/>
            </w:tcBorders>
            <w:shd w:val="clear" w:color="auto" w:fill="auto"/>
            <w:noWrap/>
            <w:vAlign w:val="bottom"/>
            <w:hideMark/>
          </w:tcPr>
          <w:p w14:paraId="3B344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5F57A2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4" w:type="dxa"/>
            <w:tcBorders>
              <w:top w:val="nil"/>
              <w:left w:val="nil"/>
              <w:bottom w:val="nil"/>
              <w:right w:val="nil"/>
            </w:tcBorders>
            <w:shd w:val="clear" w:color="auto" w:fill="auto"/>
            <w:noWrap/>
            <w:vAlign w:val="bottom"/>
            <w:hideMark/>
          </w:tcPr>
          <w:p w14:paraId="4012AA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r>
      <w:tr w:rsidR="004B0B49" w:rsidRPr="0089132E" w14:paraId="0E4512A4" w14:textId="77777777" w:rsidTr="004B0B49">
        <w:trPr>
          <w:trHeight w:val="300"/>
        </w:trPr>
        <w:tc>
          <w:tcPr>
            <w:tcW w:w="1166" w:type="dxa"/>
            <w:tcBorders>
              <w:top w:val="nil"/>
              <w:left w:val="nil"/>
              <w:bottom w:val="nil"/>
              <w:right w:val="nil"/>
            </w:tcBorders>
            <w:shd w:val="clear" w:color="auto" w:fill="auto"/>
            <w:noWrap/>
            <w:vAlign w:val="bottom"/>
            <w:hideMark/>
          </w:tcPr>
          <w:p w14:paraId="6CF373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WB0283</w:t>
            </w:r>
          </w:p>
        </w:tc>
        <w:tc>
          <w:tcPr>
            <w:tcW w:w="1320" w:type="dxa"/>
            <w:tcBorders>
              <w:top w:val="nil"/>
              <w:left w:val="nil"/>
              <w:bottom w:val="nil"/>
              <w:right w:val="nil"/>
            </w:tcBorders>
            <w:shd w:val="clear" w:color="auto" w:fill="auto"/>
            <w:noWrap/>
            <w:vAlign w:val="bottom"/>
            <w:hideMark/>
          </w:tcPr>
          <w:p w14:paraId="52A598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7/15/2008</w:t>
            </w:r>
          </w:p>
        </w:tc>
        <w:tc>
          <w:tcPr>
            <w:tcW w:w="1114" w:type="dxa"/>
            <w:tcBorders>
              <w:top w:val="nil"/>
              <w:left w:val="nil"/>
              <w:bottom w:val="nil"/>
              <w:right w:val="nil"/>
            </w:tcBorders>
            <w:shd w:val="clear" w:color="auto" w:fill="auto"/>
            <w:noWrap/>
            <w:vAlign w:val="bottom"/>
            <w:hideMark/>
          </w:tcPr>
          <w:p w14:paraId="35D87F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D9D6E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217_0</w:t>
            </w:r>
          </w:p>
        </w:tc>
        <w:tc>
          <w:tcPr>
            <w:tcW w:w="673" w:type="dxa"/>
            <w:tcBorders>
              <w:top w:val="nil"/>
              <w:left w:val="nil"/>
              <w:bottom w:val="nil"/>
              <w:right w:val="nil"/>
            </w:tcBorders>
            <w:shd w:val="clear" w:color="auto" w:fill="auto"/>
            <w:noWrap/>
            <w:vAlign w:val="bottom"/>
            <w:hideMark/>
          </w:tcPr>
          <w:p w14:paraId="2BA094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4A5F40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4328336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84978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3" w:type="dxa"/>
            <w:tcBorders>
              <w:top w:val="nil"/>
              <w:left w:val="nil"/>
              <w:bottom w:val="nil"/>
              <w:right w:val="nil"/>
            </w:tcBorders>
            <w:shd w:val="clear" w:color="auto" w:fill="auto"/>
            <w:noWrap/>
            <w:vAlign w:val="bottom"/>
            <w:hideMark/>
          </w:tcPr>
          <w:p w14:paraId="35AB0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7C970E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A2254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4" w:type="dxa"/>
            <w:tcBorders>
              <w:top w:val="nil"/>
              <w:left w:val="nil"/>
              <w:bottom w:val="nil"/>
              <w:right w:val="nil"/>
            </w:tcBorders>
            <w:shd w:val="clear" w:color="auto" w:fill="auto"/>
            <w:noWrap/>
            <w:vAlign w:val="bottom"/>
            <w:hideMark/>
          </w:tcPr>
          <w:p w14:paraId="221B59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r>
      <w:tr w:rsidR="004B0B49" w:rsidRPr="0089132E" w14:paraId="2FE80694" w14:textId="77777777" w:rsidTr="004B0B49">
        <w:trPr>
          <w:trHeight w:val="300"/>
        </w:trPr>
        <w:tc>
          <w:tcPr>
            <w:tcW w:w="1166" w:type="dxa"/>
            <w:tcBorders>
              <w:top w:val="nil"/>
              <w:left w:val="nil"/>
              <w:bottom w:val="nil"/>
              <w:right w:val="nil"/>
            </w:tcBorders>
            <w:shd w:val="clear" w:color="auto" w:fill="auto"/>
            <w:noWrap/>
            <w:vAlign w:val="bottom"/>
            <w:hideMark/>
          </w:tcPr>
          <w:p w14:paraId="0AE8C5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WB0284</w:t>
            </w:r>
          </w:p>
        </w:tc>
        <w:tc>
          <w:tcPr>
            <w:tcW w:w="1320" w:type="dxa"/>
            <w:tcBorders>
              <w:top w:val="nil"/>
              <w:left w:val="nil"/>
              <w:bottom w:val="nil"/>
              <w:right w:val="nil"/>
            </w:tcBorders>
            <w:shd w:val="clear" w:color="auto" w:fill="auto"/>
            <w:noWrap/>
            <w:vAlign w:val="bottom"/>
            <w:hideMark/>
          </w:tcPr>
          <w:p w14:paraId="1EE2AC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7/16/2008</w:t>
            </w:r>
          </w:p>
        </w:tc>
        <w:tc>
          <w:tcPr>
            <w:tcW w:w="1114" w:type="dxa"/>
            <w:tcBorders>
              <w:top w:val="nil"/>
              <w:left w:val="nil"/>
              <w:bottom w:val="nil"/>
              <w:right w:val="nil"/>
            </w:tcBorders>
            <w:shd w:val="clear" w:color="auto" w:fill="auto"/>
            <w:noWrap/>
            <w:vAlign w:val="bottom"/>
            <w:hideMark/>
          </w:tcPr>
          <w:p w14:paraId="78F4AC2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7CC0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218_0</w:t>
            </w:r>
          </w:p>
        </w:tc>
        <w:tc>
          <w:tcPr>
            <w:tcW w:w="673" w:type="dxa"/>
            <w:tcBorders>
              <w:top w:val="nil"/>
              <w:left w:val="nil"/>
              <w:bottom w:val="nil"/>
              <w:right w:val="nil"/>
            </w:tcBorders>
            <w:shd w:val="clear" w:color="auto" w:fill="auto"/>
            <w:noWrap/>
            <w:vAlign w:val="bottom"/>
            <w:hideMark/>
          </w:tcPr>
          <w:p w14:paraId="15FEB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6D83B7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06F0D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F788C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c>
          <w:tcPr>
            <w:tcW w:w="673" w:type="dxa"/>
            <w:tcBorders>
              <w:top w:val="nil"/>
              <w:left w:val="nil"/>
              <w:bottom w:val="nil"/>
              <w:right w:val="nil"/>
            </w:tcBorders>
            <w:shd w:val="clear" w:color="auto" w:fill="auto"/>
            <w:noWrap/>
            <w:vAlign w:val="bottom"/>
            <w:hideMark/>
          </w:tcPr>
          <w:p w14:paraId="1EA3E8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112B0B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3B59E4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c>
          <w:tcPr>
            <w:tcW w:w="674" w:type="dxa"/>
            <w:tcBorders>
              <w:top w:val="nil"/>
              <w:left w:val="nil"/>
              <w:bottom w:val="nil"/>
              <w:right w:val="nil"/>
            </w:tcBorders>
            <w:shd w:val="clear" w:color="auto" w:fill="auto"/>
            <w:noWrap/>
            <w:vAlign w:val="bottom"/>
            <w:hideMark/>
          </w:tcPr>
          <w:p w14:paraId="02AFDE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r>
      <w:tr w:rsidR="004B0B49" w:rsidRPr="0089132E" w14:paraId="1D43DB96" w14:textId="77777777" w:rsidTr="004B0B49">
        <w:trPr>
          <w:trHeight w:val="300"/>
        </w:trPr>
        <w:tc>
          <w:tcPr>
            <w:tcW w:w="1166" w:type="dxa"/>
            <w:tcBorders>
              <w:top w:val="nil"/>
              <w:left w:val="nil"/>
              <w:bottom w:val="nil"/>
              <w:right w:val="nil"/>
            </w:tcBorders>
            <w:shd w:val="clear" w:color="auto" w:fill="auto"/>
            <w:noWrap/>
            <w:vAlign w:val="bottom"/>
            <w:hideMark/>
          </w:tcPr>
          <w:p w14:paraId="735116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WB0285</w:t>
            </w:r>
          </w:p>
        </w:tc>
        <w:tc>
          <w:tcPr>
            <w:tcW w:w="1320" w:type="dxa"/>
            <w:tcBorders>
              <w:top w:val="nil"/>
              <w:left w:val="nil"/>
              <w:bottom w:val="nil"/>
              <w:right w:val="nil"/>
            </w:tcBorders>
            <w:shd w:val="clear" w:color="auto" w:fill="auto"/>
            <w:noWrap/>
            <w:vAlign w:val="bottom"/>
            <w:hideMark/>
          </w:tcPr>
          <w:p w14:paraId="08DF39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7/17/2008</w:t>
            </w:r>
          </w:p>
        </w:tc>
        <w:tc>
          <w:tcPr>
            <w:tcW w:w="1114" w:type="dxa"/>
            <w:tcBorders>
              <w:top w:val="nil"/>
              <w:left w:val="nil"/>
              <w:bottom w:val="nil"/>
              <w:right w:val="nil"/>
            </w:tcBorders>
            <w:shd w:val="clear" w:color="auto" w:fill="auto"/>
            <w:noWrap/>
            <w:vAlign w:val="bottom"/>
            <w:hideMark/>
          </w:tcPr>
          <w:p w14:paraId="76A9B60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B8F8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219_0</w:t>
            </w:r>
          </w:p>
        </w:tc>
        <w:tc>
          <w:tcPr>
            <w:tcW w:w="673" w:type="dxa"/>
            <w:tcBorders>
              <w:top w:val="nil"/>
              <w:left w:val="nil"/>
              <w:bottom w:val="nil"/>
              <w:right w:val="nil"/>
            </w:tcBorders>
            <w:shd w:val="clear" w:color="auto" w:fill="auto"/>
            <w:noWrap/>
            <w:vAlign w:val="bottom"/>
            <w:hideMark/>
          </w:tcPr>
          <w:p w14:paraId="3E1B2A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33307F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96.7</w:t>
            </w:r>
          </w:p>
        </w:tc>
        <w:tc>
          <w:tcPr>
            <w:tcW w:w="673" w:type="dxa"/>
            <w:tcBorders>
              <w:top w:val="nil"/>
              <w:left w:val="nil"/>
              <w:bottom w:val="nil"/>
              <w:right w:val="nil"/>
            </w:tcBorders>
            <w:shd w:val="clear" w:color="auto" w:fill="auto"/>
            <w:noWrap/>
            <w:vAlign w:val="bottom"/>
            <w:hideMark/>
          </w:tcPr>
          <w:p w14:paraId="668B4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c>
          <w:tcPr>
            <w:tcW w:w="673" w:type="dxa"/>
            <w:tcBorders>
              <w:top w:val="nil"/>
              <w:left w:val="nil"/>
              <w:bottom w:val="nil"/>
              <w:right w:val="nil"/>
            </w:tcBorders>
            <w:shd w:val="clear" w:color="auto" w:fill="auto"/>
            <w:noWrap/>
            <w:vAlign w:val="bottom"/>
            <w:hideMark/>
          </w:tcPr>
          <w:p w14:paraId="07D57E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46A96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281DC2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18C587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4" w:type="dxa"/>
            <w:tcBorders>
              <w:top w:val="nil"/>
              <w:left w:val="nil"/>
              <w:bottom w:val="nil"/>
              <w:right w:val="nil"/>
            </w:tcBorders>
            <w:shd w:val="clear" w:color="auto" w:fill="auto"/>
            <w:noWrap/>
            <w:vAlign w:val="bottom"/>
            <w:hideMark/>
          </w:tcPr>
          <w:p w14:paraId="6CDE0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r>
      <w:tr w:rsidR="004B0B49" w:rsidRPr="0089132E" w14:paraId="54402399" w14:textId="77777777" w:rsidTr="004B0B49">
        <w:trPr>
          <w:trHeight w:val="300"/>
        </w:trPr>
        <w:tc>
          <w:tcPr>
            <w:tcW w:w="1166" w:type="dxa"/>
            <w:tcBorders>
              <w:top w:val="nil"/>
              <w:left w:val="nil"/>
              <w:bottom w:val="nil"/>
              <w:right w:val="nil"/>
            </w:tcBorders>
            <w:shd w:val="clear" w:color="auto" w:fill="auto"/>
            <w:noWrap/>
            <w:vAlign w:val="bottom"/>
            <w:hideMark/>
          </w:tcPr>
          <w:p w14:paraId="4F4BBC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NGP187</w:t>
            </w:r>
          </w:p>
        </w:tc>
        <w:tc>
          <w:tcPr>
            <w:tcW w:w="1320" w:type="dxa"/>
            <w:tcBorders>
              <w:top w:val="nil"/>
              <w:left w:val="nil"/>
              <w:bottom w:val="nil"/>
              <w:right w:val="nil"/>
            </w:tcBorders>
            <w:shd w:val="clear" w:color="auto" w:fill="auto"/>
            <w:noWrap/>
            <w:vAlign w:val="bottom"/>
            <w:hideMark/>
          </w:tcPr>
          <w:p w14:paraId="277AC9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8/14/2008</w:t>
            </w:r>
          </w:p>
        </w:tc>
        <w:tc>
          <w:tcPr>
            <w:tcW w:w="1114" w:type="dxa"/>
            <w:tcBorders>
              <w:top w:val="nil"/>
              <w:left w:val="nil"/>
              <w:bottom w:val="nil"/>
              <w:right w:val="nil"/>
            </w:tcBorders>
            <w:shd w:val="clear" w:color="auto" w:fill="auto"/>
            <w:noWrap/>
            <w:vAlign w:val="bottom"/>
            <w:hideMark/>
          </w:tcPr>
          <w:p w14:paraId="2C8A0C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71DEA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220_0</w:t>
            </w:r>
          </w:p>
        </w:tc>
        <w:tc>
          <w:tcPr>
            <w:tcW w:w="673" w:type="dxa"/>
            <w:tcBorders>
              <w:top w:val="nil"/>
              <w:left w:val="nil"/>
              <w:bottom w:val="nil"/>
              <w:right w:val="nil"/>
            </w:tcBorders>
            <w:shd w:val="clear" w:color="auto" w:fill="auto"/>
            <w:noWrap/>
            <w:vAlign w:val="bottom"/>
            <w:hideMark/>
          </w:tcPr>
          <w:p w14:paraId="61A744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6904E3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7BA0FA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69BB1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90.4</w:t>
            </w:r>
          </w:p>
        </w:tc>
        <w:tc>
          <w:tcPr>
            <w:tcW w:w="673" w:type="dxa"/>
            <w:tcBorders>
              <w:top w:val="nil"/>
              <w:left w:val="nil"/>
              <w:bottom w:val="nil"/>
              <w:right w:val="nil"/>
            </w:tcBorders>
            <w:shd w:val="clear" w:color="auto" w:fill="auto"/>
            <w:noWrap/>
            <w:vAlign w:val="bottom"/>
            <w:hideMark/>
          </w:tcPr>
          <w:p w14:paraId="49FB16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40A744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6BEB08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4" w:type="dxa"/>
            <w:tcBorders>
              <w:top w:val="nil"/>
              <w:left w:val="nil"/>
              <w:bottom w:val="nil"/>
              <w:right w:val="nil"/>
            </w:tcBorders>
            <w:shd w:val="clear" w:color="auto" w:fill="auto"/>
            <w:noWrap/>
            <w:vAlign w:val="bottom"/>
            <w:hideMark/>
          </w:tcPr>
          <w:p w14:paraId="32B13B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5C65F77A" w14:textId="77777777" w:rsidTr="004B0B49">
        <w:trPr>
          <w:trHeight w:val="300"/>
        </w:trPr>
        <w:tc>
          <w:tcPr>
            <w:tcW w:w="1166" w:type="dxa"/>
            <w:tcBorders>
              <w:top w:val="nil"/>
              <w:left w:val="nil"/>
              <w:bottom w:val="nil"/>
              <w:right w:val="nil"/>
            </w:tcBorders>
            <w:shd w:val="clear" w:color="auto" w:fill="auto"/>
            <w:noWrap/>
            <w:vAlign w:val="bottom"/>
            <w:hideMark/>
          </w:tcPr>
          <w:p w14:paraId="3BA28E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WB222</w:t>
            </w:r>
          </w:p>
        </w:tc>
        <w:tc>
          <w:tcPr>
            <w:tcW w:w="1320" w:type="dxa"/>
            <w:tcBorders>
              <w:top w:val="nil"/>
              <w:left w:val="nil"/>
              <w:bottom w:val="nil"/>
              <w:right w:val="nil"/>
            </w:tcBorders>
            <w:shd w:val="clear" w:color="auto" w:fill="auto"/>
            <w:noWrap/>
            <w:vAlign w:val="bottom"/>
            <w:hideMark/>
          </w:tcPr>
          <w:p w14:paraId="66374B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8/25/2008</w:t>
            </w:r>
          </w:p>
        </w:tc>
        <w:tc>
          <w:tcPr>
            <w:tcW w:w="1114" w:type="dxa"/>
            <w:tcBorders>
              <w:top w:val="nil"/>
              <w:left w:val="nil"/>
              <w:bottom w:val="nil"/>
              <w:right w:val="nil"/>
            </w:tcBorders>
            <w:shd w:val="clear" w:color="auto" w:fill="auto"/>
            <w:noWrap/>
            <w:vAlign w:val="bottom"/>
            <w:hideMark/>
          </w:tcPr>
          <w:p w14:paraId="725CD2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E082E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221_0</w:t>
            </w:r>
          </w:p>
        </w:tc>
        <w:tc>
          <w:tcPr>
            <w:tcW w:w="673" w:type="dxa"/>
            <w:tcBorders>
              <w:top w:val="nil"/>
              <w:left w:val="nil"/>
              <w:bottom w:val="nil"/>
              <w:right w:val="nil"/>
            </w:tcBorders>
            <w:shd w:val="clear" w:color="auto" w:fill="auto"/>
            <w:noWrap/>
            <w:vAlign w:val="bottom"/>
            <w:hideMark/>
          </w:tcPr>
          <w:p w14:paraId="4AEC7B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33.2</w:t>
            </w:r>
          </w:p>
        </w:tc>
        <w:tc>
          <w:tcPr>
            <w:tcW w:w="673" w:type="dxa"/>
            <w:tcBorders>
              <w:top w:val="nil"/>
              <w:left w:val="nil"/>
              <w:bottom w:val="nil"/>
              <w:right w:val="nil"/>
            </w:tcBorders>
            <w:shd w:val="clear" w:color="auto" w:fill="auto"/>
            <w:noWrap/>
            <w:vAlign w:val="bottom"/>
            <w:hideMark/>
          </w:tcPr>
          <w:p w14:paraId="6D565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3" w:type="dxa"/>
            <w:tcBorders>
              <w:top w:val="nil"/>
              <w:left w:val="nil"/>
              <w:bottom w:val="nil"/>
              <w:right w:val="nil"/>
            </w:tcBorders>
            <w:shd w:val="clear" w:color="auto" w:fill="auto"/>
            <w:noWrap/>
            <w:vAlign w:val="bottom"/>
            <w:hideMark/>
          </w:tcPr>
          <w:p w14:paraId="23E8CB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4C621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2FF7B5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4CE7A5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6DCFA8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42.0</w:t>
            </w:r>
          </w:p>
        </w:tc>
        <w:tc>
          <w:tcPr>
            <w:tcW w:w="674" w:type="dxa"/>
            <w:tcBorders>
              <w:top w:val="nil"/>
              <w:left w:val="nil"/>
              <w:bottom w:val="nil"/>
              <w:right w:val="nil"/>
            </w:tcBorders>
            <w:shd w:val="clear" w:color="auto" w:fill="auto"/>
            <w:noWrap/>
            <w:vAlign w:val="bottom"/>
            <w:hideMark/>
          </w:tcPr>
          <w:p w14:paraId="528F3E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49.6</w:t>
            </w:r>
          </w:p>
        </w:tc>
      </w:tr>
      <w:tr w:rsidR="004B0B49" w:rsidRPr="0089132E" w14:paraId="43054A4C" w14:textId="77777777" w:rsidTr="004B0B49">
        <w:trPr>
          <w:trHeight w:val="300"/>
        </w:trPr>
        <w:tc>
          <w:tcPr>
            <w:tcW w:w="1166" w:type="dxa"/>
            <w:tcBorders>
              <w:top w:val="nil"/>
              <w:left w:val="nil"/>
              <w:bottom w:val="nil"/>
              <w:right w:val="nil"/>
            </w:tcBorders>
            <w:shd w:val="clear" w:color="auto" w:fill="auto"/>
            <w:noWrap/>
            <w:vAlign w:val="bottom"/>
            <w:hideMark/>
          </w:tcPr>
          <w:p w14:paraId="4ED3EC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WB184</w:t>
            </w:r>
          </w:p>
        </w:tc>
        <w:tc>
          <w:tcPr>
            <w:tcW w:w="1320" w:type="dxa"/>
            <w:tcBorders>
              <w:top w:val="nil"/>
              <w:left w:val="nil"/>
              <w:bottom w:val="nil"/>
              <w:right w:val="nil"/>
            </w:tcBorders>
            <w:shd w:val="clear" w:color="auto" w:fill="auto"/>
            <w:noWrap/>
            <w:vAlign w:val="bottom"/>
            <w:hideMark/>
          </w:tcPr>
          <w:p w14:paraId="3336C4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8/25/2008</w:t>
            </w:r>
          </w:p>
        </w:tc>
        <w:tc>
          <w:tcPr>
            <w:tcW w:w="1114" w:type="dxa"/>
            <w:tcBorders>
              <w:top w:val="nil"/>
              <w:left w:val="nil"/>
              <w:bottom w:val="nil"/>
              <w:right w:val="nil"/>
            </w:tcBorders>
            <w:shd w:val="clear" w:color="auto" w:fill="auto"/>
            <w:noWrap/>
            <w:vAlign w:val="bottom"/>
            <w:hideMark/>
          </w:tcPr>
          <w:p w14:paraId="5714BD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1C9B0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222_0</w:t>
            </w:r>
          </w:p>
        </w:tc>
        <w:tc>
          <w:tcPr>
            <w:tcW w:w="673" w:type="dxa"/>
            <w:tcBorders>
              <w:top w:val="nil"/>
              <w:left w:val="nil"/>
              <w:bottom w:val="nil"/>
              <w:right w:val="nil"/>
            </w:tcBorders>
            <w:shd w:val="clear" w:color="auto" w:fill="auto"/>
            <w:noWrap/>
            <w:vAlign w:val="bottom"/>
            <w:hideMark/>
          </w:tcPr>
          <w:p w14:paraId="4178DF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c>
          <w:tcPr>
            <w:tcW w:w="673" w:type="dxa"/>
            <w:tcBorders>
              <w:top w:val="nil"/>
              <w:left w:val="nil"/>
              <w:bottom w:val="nil"/>
              <w:right w:val="nil"/>
            </w:tcBorders>
            <w:shd w:val="clear" w:color="auto" w:fill="auto"/>
            <w:noWrap/>
            <w:vAlign w:val="bottom"/>
            <w:hideMark/>
          </w:tcPr>
          <w:p w14:paraId="5510F5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3" w:type="dxa"/>
            <w:tcBorders>
              <w:top w:val="nil"/>
              <w:left w:val="nil"/>
              <w:bottom w:val="nil"/>
              <w:right w:val="nil"/>
            </w:tcBorders>
            <w:shd w:val="clear" w:color="auto" w:fill="auto"/>
            <w:noWrap/>
            <w:vAlign w:val="bottom"/>
            <w:hideMark/>
          </w:tcPr>
          <w:p w14:paraId="069C51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3" w:type="dxa"/>
            <w:tcBorders>
              <w:top w:val="nil"/>
              <w:left w:val="nil"/>
              <w:bottom w:val="nil"/>
              <w:right w:val="nil"/>
            </w:tcBorders>
            <w:shd w:val="clear" w:color="auto" w:fill="auto"/>
            <w:noWrap/>
            <w:vAlign w:val="bottom"/>
            <w:hideMark/>
          </w:tcPr>
          <w:p w14:paraId="35FC7F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32B5D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058E32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3B2147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89.9</w:t>
            </w:r>
          </w:p>
        </w:tc>
        <w:tc>
          <w:tcPr>
            <w:tcW w:w="674" w:type="dxa"/>
            <w:tcBorders>
              <w:top w:val="nil"/>
              <w:left w:val="nil"/>
              <w:bottom w:val="nil"/>
              <w:right w:val="nil"/>
            </w:tcBorders>
            <w:shd w:val="clear" w:color="auto" w:fill="auto"/>
            <w:noWrap/>
            <w:vAlign w:val="bottom"/>
            <w:hideMark/>
          </w:tcPr>
          <w:p w14:paraId="06D20B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r>
      <w:tr w:rsidR="004B0B49" w:rsidRPr="0089132E" w14:paraId="0B39065D" w14:textId="77777777" w:rsidTr="004B0B49">
        <w:trPr>
          <w:trHeight w:val="300"/>
        </w:trPr>
        <w:tc>
          <w:tcPr>
            <w:tcW w:w="1166" w:type="dxa"/>
            <w:tcBorders>
              <w:top w:val="nil"/>
              <w:left w:val="nil"/>
              <w:bottom w:val="nil"/>
              <w:right w:val="nil"/>
            </w:tcBorders>
            <w:shd w:val="clear" w:color="auto" w:fill="auto"/>
            <w:noWrap/>
            <w:vAlign w:val="bottom"/>
            <w:hideMark/>
          </w:tcPr>
          <w:p w14:paraId="3D000F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WHP0052</w:t>
            </w:r>
          </w:p>
        </w:tc>
        <w:tc>
          <w:tcPr>
            <w:tcW w:w="1320" w:type="dxa"/>
            <w:tcBorders>
              <w:top w:val="nil"/>
              <w:left w:val="nil"/>
              <w:bottom w:val="nil"/>
              <w:right w:val="nil"/>
            </w:tcBorders>
            <w:shd w:val="clear" w:color="auto" w:fill="auto"/>
            <w:noWrap/>
            <w:vAlign w:val="bottom"/>
            <w:hideMark/>
          </w:tcPr>
          <w:p w14:paraId="4650AC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9/3/2008</w:t>
            </w:r>
          </w:p>
        </w:tc>
        <w:tc>
          <w:tcPr>
            <w:tcW w:w="1114" w:type="dxa"/>
            <w:tcBorders>
              <w:top w:val="nil"/>
              <w:left w:val="nil"/>
              <w:bottom w:val="nil"/>
              <w:right w:val="nil"/>
            </w:tcBorders>
            <w:shd w:val="clear" w:color="auto" w:fill="auto"/>
            <w:noWrap/>
            <w:vAlign w:val="bottom"/>
            <w:hideMark/>
          </w:tcPr>
          <w:p w14:paraId="1FFBF9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8C64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224_0</w:t>
            </w:r>
          </w:p>
        </w:tc>
        <w:tc>
          <w:tcPr>
            <w:tcW w:w="673" w:type="dxa"/>
            <w:tcBorders>
              <w:top w:val="nil"/>
              <w:left w:val="nil"/>
              <w:bottom w:val="nil"/>
              <w:right w:val="nil"/>
            </w:tcBorders>
            <w:shd w:val="clear" w:color="auto" w:fill="auto"/>
            <w:noWrap/>
            <w:vAlign w:val="bottom"/>
            <w:hideMark/>
          </w:tcPr>
          <w:p w14:paraId="44FDDA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59A68C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17.5</w:t>
            </w:r>
          </w:p>
        </w:tc>
        <w:tc>
          <w:tcPr>
            <w:tcW w:w="673" w:type="dxa"/>
            <w:tcBorders>
              <w:top w:val="nil"/>
              <w:left w:val="nil"/>
              <w:bottom w:val="nil"/>
              <w:right w:val="nil"/>
            </w:tcBorders>
            <w:shd w:val="clear" w:color="auto" w:fill="auto"/>
            <w:noWrap/>
            <w:vAlign w:val="bottom"/>
            <w:hideMark/>
          </w:tcPr>
          <w:p w14:paraId="6576E8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c>
          <w:tcPr>
            <w:tcW w:w="673" w:type="dxa"/>
            <w:tcBorders>
              <w:top w:val="nil"/>
              <w:left w:val="nil"/>
              <w:bottom w:val="nil"/>
              <w:right w:val="nil"/>
            </w:tcBorders>
            <w:shd w:val="clear" w:color="auto" w:fill="auto"/>
            <w:noWrap/>
            <w:vAlign w:val="bottom"/>
            <w:hideMark/>
          </w:tcPr>
          <w:p w14:paraId="1DCDFD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c>
          <w:tcPr>
            <w:tcW w:w="673" w:type="dxa"/>
            <w:tcBorders>
              <w:top w:val="nil"/>
              <w:left w:val="nil"/>
              <w:bottom w:val="nil"/>
              <w:right w:val="nil"/>
            </w:tcBorders>
            <w:shd w:val="clear" w:color="auto" w:fill="auto"/>
            <w:noWrap/>
            <w:vAlign w:val="bottom"/>
            <w:hideMark/>
          </w:tcPr>
          <w:p w14:paraId="0286E3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3" w:type="dxa"/>
            <w:tcBorders>
              <w:top w:val="nil"/>
              <w:left w:val="nil"/>
              <w:bottom w:val="nil"/>
              <w:right w:val="nil"/>
            </w:tcBorders>
            <w:shd w:val="clear" w:color="auto" w:fill="auto"/>
            <w:noWrap/>
            <w:vAlign w:val="bottom"/>
            <w:hideMark/>
          </w:tcPr>
          <w:p w14:paraId="0BDED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7F188E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61.6</w:t>
            </w:r>
          </w:p>
        </w:tc>
        <w:tc>
          <w:tcPr>
            <w:tcW w:w="674" w:type="dxa"/>
            <w:tcBorders>
              <w:top w:val="nil"/>
              <w:left w:val="nil"/>
              <w:bottom w:val="nil"/>
              <w:right w:val="nil"/>
            </w:tcBorders>
            <w:shd w:val="clear" w:color="auto" w:fill="auto"/>
            <w:noWrap/>
            <w:vAlign w:val="bottom"/>
            <w:hideMark/>
          </w:tcPr>
          <w:p w14:paraId="6C260F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r>
      <w:tr w:rsidR="004B0B49" w:rsidRPr="0089132E" w14:paraId="31D54577" w14:textId="77777777" w:rsidTr="004B0B49">
        <w:trPr>
          <w:trHeight w:val="300"/>
        </w:trPr>
        <w:tc>
          <w:tcPr>
            <w:tcW w:w="1166" w:type="dxa"/>
            <w:tcBorders>
              <w:top w:val="nil"/>
              <w:left w:val="nil"/>
              <w:bottom w:val="nil"/>
              <w:right w:val="nil"/>
            </w:tcBorders>
            <w:shd w:val="clear" w:color="auto" w:fill="auto"/>
            <w:noWrap/>
            <w:vAlign w:val="bottom"/>
            <w:hideMark/>
          </w:tcPr>
          <w:p w14:paraId="25B5DE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SR0056</w:t>
            </w:r>
          </w:p>
        </w:tc>
        <w:tc>
          <w:tcPr>
            <w:tcW w:w="1320" w:type="dxa"/>
            <w:tcBorders>
              <w:top w:val="nil"/>
              <w:left w:val="nil"/>
              <w:bottom w:val="nil"/>
              <w:right w:val="nil"/>
            </w:tcBorders>
            <w:shd w:val="clear" w:color="auto" w:fill="auto"/>
            <w:noWrap/>
            <w:vAlign w:val="bottom"/>
            <w:hideMark/>
          </w:tcPr>
          <w:p w14:paraId="4D1273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9/8/2008</w:t>
            </w:r>
          </w:p>
        </w:tc>
        <w:tc>
          <w:tcPr>
            <w:tcW w:w="1114" w:type="dxa"/>
            <w:tcBorders>
              <w:top w:val="nil"/>
              <w:left w:val="nil"/>
              <w:bottom w:val="nil"/>
              <w:right w:val="nil"/>
            </w:tcBorders>
            <w:shd w:val="clear" w:color="auto" w:fill="auto"/>
            <w:noWrap/>
            <w:vAlign w:val="bottom"/>
            <w:hideMark/>
          </w:tcPr>
          <w:p w14:paraId="57D3A2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1CEC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225_0</w:t>
            </w:r>
          </w:p>
        </w:tc>
        <w:tc>
          <w:tcPr>
            <w:tcW w:w="673" w:type="dxa"/>
            <w:tcBorders>
              <w:top w:val="nil"/>
              <w:left w:val="nil"/>
              <w:bottom w:val="nil"/>
              <w:right w:val="nil"/>
            </w:tcBorders>
            <w:shd w:val="clear" w:color="auto" w:fill="auto"/>
            <w:noWrap/>
            <w:vAlign w:val="bottom"/>
            <w:hideMark/>
          </w:tcPr>
          <w:p w14:paraId="09A520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1ECE52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6C3461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309D43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c>
          <w:tcPr>
            <w:tcW w:w="673" w:type="dxa"/>
            <w:tcBorders>
              <w:top w:val="nil"/>
              <w:left w:val="nil"/>
              <w:bottom w:val="nil"/>
              <w:right w:val="nil"/>
            </w:tcBorders>
            <w:shd w:val="clear" w:color="auto" w:fill="auto"/>
            <w:noWrap/>
            <w:vAlign w:val="bottom"/>
            <w:hideMark/>
          </w:tcPr>
          <w:p w14:paraId="1C3BD1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3DDFC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4D6680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4" w:type="dxa"/>
            <w:tcBorders>
              <w:top w:val="nil"/>
              <w:left w:val="nil"/>
              <w:bottom w:val="nil"/>
              <w:right w:val="nil"/>
            </w:tcBorders>
            <w:shd w:val="clear" w:color="auto" w:fill="auto"/>
            <w:noWrap/>
            <w:vAlign w:val="bottom"/>
            <w:hideMark/>
          </w:tcPr>
          <w:p w14:paraId="704F6B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r>
      <w:tr w:rsidR="004B0B49" w:rsidRPr="0089132E" w14:paraId="76609EDF" w14:textId="77777777" w:rsidTr="004B0B49">
        <w:trPr>
          <w:trHeight w:val="300"/>
        </w:trPr>
        <w:tc>
          <w:tcPr>
            <w:tcW w:w="1166" w:type="dxa"/>
            <w:tcBorders>
              <w:top w:val="nil"/>
              <w:left w:val="nil"/>
              <w:bottom w:val="nil"/>
              <w:right w:val="nil"/>
            </w:tcBorders>
            <w:shd w:val="clear" w:color="auto" w:fill="auto"/>
            <w:noWrap/>
            <w:vAlign w:val="bottom"/>
            <w:hideMark/>
          </w:tcPr>
          <w:p w14:paraId="5DD6B8E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SR0057</w:t>
            </w:r>
          </w:p>
        </w:tc>
        <w:tc>
          <w:tcPr>
            <w:tcW w:w="1320" w:type="dxa"/>
            <w:tcBorders>
              <w:top w:val="nil"/>
              <w:left w:val="nil"/>
              <w:bottom w:val="nil"/>
              <w:right w:val="nil"/>
            </w:tcBorders>
            <w:shd w:val="clear" w:color="auto" w:fill="auto"/>
            <w:noWrap/>
            <w:vAlign w:val="bottom"/>
            <w:hideMark/>
          </w:tcPr>
          <w:p w14:paraId="117F50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9/15/2008</w:t>
            </w:r>
          </w:p>
        </w:tc>
        <w:tc>
          <w:tcPr>
            <w:tcW w:w="1114" w:type="dxa"/>
            <w:tcBorders>
              <w:top w:val="nil"/>
              <w:left w:val="nil"/>
              <w:bottom w:val="nil"/>
              <w:right w:val="nil"/>
            </w:tcBorders>
            <w:shd w:val="clear" w:color="auto" w:fill="auto"/>
            <w:noWrap/>
            <w:vAlign w:val="bottom"/>
            <w:hideMark/>
          </w:tcPr>
          <w:p w14:paraId="5C44EF8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A4F8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226_0</w:t>
            </w:r>
          </w:p>
        </w:tc>
        <w:tc>
          <w:tcPr>
            <w:tcW w:w="673" w:type="dxa"/>
            <w:tcBorders>
              <w:top w:val="nil"/>
              <w:left w:val="nil"/>
              <w:bottom w:val="nil"/>
              <w:right w:val="nil"/>
            </w:tcBorders>
            <w:shd w:val="clear" w:color="auto" w:fill="auto"/>
            <w:noWrap/>
            <w:vAlign w:val="bottom"/>
            <w:hideMark/>
          </w:tcPr>
          <w:p w14:paraId="62DD97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A1BE6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67.5</w:t>
            </w:r>
          </w:p>
        </w:tc>
        <w:tc>
          <w:tcPr>
            <w:tcW w:w="673" w:type="dxa"/>
            <w:tcBorders>
              <w:top w:val="nil"/>
              <w:left w:val="nil"/>
              <w:bottom w:val="nil"/>
              <w:right w:val="nil"/>
            </w:tcBorders>
            <w:shd w:val="clear" w:color="auto" w:fill="auto"/>
            <w:noWrap/>
            <w:vAlign w:val="bottom"/>
            <w:hideMark/>
          </w:tcPr>
          <w:p w14:paraId="4B6C5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97.3</w:t>
            </w:r>
          </w:p>
        </w:tc>
        <w:tc>
          <w:tcPr>
            <w:tcW w:w="673" w:type="dxa"/>
            <w:tcBorders>
              <w:top w:val="nil"/>
              <w:left w:val="nil"/>
              <w:bottom w:val="nil"/>
              <w:right w:val="nil"/>
            </w:tcBorders>
            <w:shd w:val="clear" w:color="auto" w:fill="auto"/>
            <w:noWrap/>
            <w:vAlign w:val="bottom"/>
            <w:hideMark/>
          </w:tcPr>
          <w:p w14:paraId="16F2A4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94.9</w:t>
            </w:r>
          </w:p>
        </w:tc>
        <w:tc>
          <w:tcPr>
            <w:tcW w:w="673" w:type="dxa"/>
            <w:tcBorders>
              <w:top w:val="nil"/>
              <w:left w:val="nil"/>
              <w:bottom w:val="nil"/>
              <w:right w:val="nil"/>
            </w:tcBorders>
            <w:shd w:val="clear" w:color="auto" w:fill="auto"/>
            <w:noWrap/>
            <w:vAlign w:val="bottom"/>
            <w:hideMark/>
          </w:tcPr>
          <w:p w14:paraId="759493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5FDE1F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6777C7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4" w:type="dxa"/>
            <w:tcBorders>
              <w:top w:val="nil"/>
              <w:left w:val="nil"/>
              <w:bottom w:val="nil"/>
              <w:right w:val="nil"/>
            </w:tcBorders>
            <w:shd w:val="clear" w:color="auto" w:fill="auto"/>
            <w:noWrap/>
            <w:vAlign w:val="bottom"/>
            <w:hideMark/>
          </w:tcPr>
          <w:p w14:paraId="79380D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r>
      <w:tr w:rsidR="004B0B49" w:rsidRPr="0089132E" w14:paraId="7892AAF1" w14:textId="77777777" w:rsidTr="004B0B49">
        <w:trPr>
          <w:trHeight w:val="300"/>
        </w:trPr>
        <w:tc>
          <w:tcPr>
            <w:tcW w:w="1166" w:type="dxa"/>
            <w:tcBorders>
              <w:top w:val="nil"/>
              <w:left w:val="nil"/>
              <w:bottom w:val="nil"/>
              <w:right w:val="nil"/>
            </w:tcBorders>
            <w:shd w:val="clear" w:color="auto" w:fill="auto"/>
            <w:noWrap/>
            <w:vAlign w:val="bottom"/>
            <w:hideMark/>
          </w:tcPr>
          <w:p w14:paraId="73BBB6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SR0058</w:t>
            </w:r>
          </w:p>
        </w:tc>
        <w:tc>
          <w:tcPr>
            <w:tcW w:w="1320" w:type="dxa"/>
            <w:tcBorders>
              <w:top w:val="nil"/>
              <w:left w:val="nil"/>
              <w:bottom w:val="nil"/>
              <w:right w:val="nil"/>
            </w:tcBorders>
            <w:shd w:val="clear" w:color="auto" w:fill="auto"/>
            <w:noWrap/>
            <w:vAlign w:val="bottom"/>
            <w:hideMark/>
          </w:tcPr>
          <w:p w14:paraId="0350EB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525537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A316A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227_0</w:t>
            </w:r>
          </w:p>
        </w:tc>
        <w:tc>
          <w:tcPr>
            <w:tcW w:w="673" w:type="dxa"/>
            <w:tcBorders>
              <w:top w:val="nil"/>
              <w:left w:val="nil"/>
              <w:bottom w:val="nil"/>
              <w:right w:val="nil"/>
            </w:tcBorders>
            <w:shd w:val="clear" w:color="auto" w:fill="auto"/>
            <w:noWrap/>
            <w:vAlign w:val="bottom"/>
            <w:hideMark/>
          </w:tcPr>
          <w:p w14:paraId="44DCE0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68A118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072D8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787BAE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3BEC17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6B5801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2A3DB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1CE0D6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r>
      <w:tr w:rsidR="004B0B49" w:rsidRPr="0089132E" w14:paraId="0C054970" w14:textId="77777777" w:rsidTr="004B0B49">
        <w:trPr>
          <w:trHeight w:val="300"/>
        </w:trPr>
        <w:tc>
          <w:tcPr>
            <w:tcW w:w="1166" w:type="dxa"/>
            <w:tcBorders>
              <w:top w:val="nil"/>
              <w:left w:val="nil"/>
              <w:bottom w:val="nil"/>
              <w:right w:val="nil"/>
            </w:tcBorders>
            <w:shd w:val="clear" w:color="auto" w:fill="auto"/>
            <w:noWrap/>
            <w:vAlign w:val="bottom"/>
            <w:hideMark/>
          </w:tcPr>
          <w:p w14:paraId="2DB4DEB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SRI4</w:t>
            </w:r>
          </w:p>
        </w:tc>
        <w:tc>
          <w:tcPr>
            <w:tcW w:w="1320" w:type="dxa"/>
            <w:tcBorders>
              <w:top w:val="nil"/>
              <w:left w:val="nil"/>
              <w:bottom w:val="nil"/>
              <w:right w:val="nil"/>
            </w:tcBorders>
            <w:shd w:val="clear" w:color="auto" w:fill="auto"/>
            <w:noWrap/>
            <w:vAlign w:val="bottom"/>
            <w:hideMark/>
          </w:tcPr>
          <w:p w14:paraId="0ED082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7031CD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1B1696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229_0</w:t>
            </w:r>
          </w:p>
        </w:tc>
        <w:tc>
          <w:tcPr>
            <w:tcW w:w="673" w:type="dxa"/>
            <w:tcBorders>
              <w:top w:val="nil"/>
              <w:left w:val="nil"/>
              <w:bottom w:val="nil"/>
              <w:right w:val="nil"/>
            </w:tcBorders>
            <w:shd w:val="clear" w:color="auto" w:fill="auto"/>
            <w:noWrap/>
            <w:vAlign w:val="bottom"/>
            <w:hideMark/>
          </w:tcPr>
          <w:p w14:paraId="4E262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295AE5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1F18D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29.8</w:t>
            </w:r>
          </w:p>
        </w:tc>
        <w:tc>
          <w:tcPr>
            <w:tcW w:w="673" w:type="dxa"/>
            <w:tcBorders>
              <w:top w:val="nil"/>
              <w:left w:val="nil"/>
              <w:bottom w:val="nil"/>
              <w:right w:val="nil"/>
            </w:tcBorders>
            <w:shd w:val="clear" w:color="auto" w:fill="auto"/>
            <w:noWrap/>
            <w:vAlign w:val="bottom"/>
            <w:hideMark/>
          </w:tcPr>
          <w:p w14:paraId="17D8B2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w:t>
            </w:r>
          </w:p>
        </w:tc>
        <w:tc>
          <w:tcPr>
            <w:tcW w:w="673" w:type="dxa"/>
            <w:tcBorders>
              <w:top w:val="nil"/>
              <w:left w:val="nil"/>
              <w:bottom w:val="nil"/>
              <w:right w:val="nil"/>
            </w:tcBorders>
            <w:shd w:val="clear" w:color="auto" w:fill="auto"/>
            <w:noWrap/>
            <w:vAlign w:val="bottom"/>
            <w:hideMark/>
          </w:tcPr>
          <w:p w14:paraId="6F4B47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3" w:type="dxa"/>
            <w:tcBorders>
              <w:top w:val="nil"/>
              <w:left w:val="nil"/>
              <w:bottom w:val="nil"/>
              <w:right w:val="nil"/>
            </w:tcBorders>
            <w:shd w:val="clear" w:color="auto" w:fill="auto"/>
            <w:noWrap/>
            <w:vAlign w:val="bottom"/>
            <w:hideMark/>
          </w:tcPr>
          <w:p w14:paraId="361327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17F0F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19B40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r>
      <w:tr w:rsidR="004B0B49" w:rsidRPr="0089132E" w14:paraId="3730679F" w14:textId="77777777" w:rsidTr="004B0B49">
        <w:trPr>
          <w:trHeight w:val="300"/>
        </w:trPr>
        <w:tc>
          <w:tcPr>
            <w:tcW w:w="1166" w:type="dxa"/>
            <w:tcBorders>
              <w:top w:val="nil"/>
              <w:left w:val="nil"/>
              <w:bottom w:val="nil"/>
              <w:right w:val="nil"/>
            </w:tcBorders>
            <w:shd w:val="clear" w:color="auto" w:fill="auto"/>
            <w:noWrap/>
            <w:vAlign w:val="bottom"/>
            <w:hideMark/>
          </w:tcPr>
          <w:p w14:paraId="41DEFB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SRI3</w:t>
            </w:r>
          </w:p>
        </w:tc>
        <w:tc>
          <w:tcPr>
            <w:tcW w:w="1320" w:type="dxa"/>
            <w:tcBorders>
              <w:top w:val="nil"/>
              <w:left w:val="nil"/>
              <w:bottom w:val="nil"/>
              <w:right w:val="nil"/>
            </w:tcBorders>
            <w:shd w:val="clear" w:color="auto" w:fill="auto"/>
            <w:noWrap/>
            <w:vAlign w:val="bottom"/>
            <w:hideMark/>
          </w:tcPr>
          <w:p w14:paraId="225964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5A63CB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18251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230_0</w:t>
            </w:r>
          </w:p>
        </w:tc>
        <w:tc>
          <w:tcPr>
            <w:tcW w:w="673" w:type="dxa"/>
            <w:tcBorders>
              <w:top w:val="nil"/>
              <w:left w:val="nil"/>
              <w:bottom w:val="nil"/>
              <w:right w:val="nil"/>
            </w:tcBorders>
            <w:shd w:val="clear" w:color="auto" w:fill="auto"/>
            <w:noWrap/>
            <w:vAlign w:val="bottom"/>
            <w:hideMark/>
          </w:tcPr>
          <w:p w14:paraId="3F79B1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3AA83B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62F6F9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7C0DE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7D3505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3" w:type="dxa"/>
            <w:tcBorders>
              <w:top w:val="nil"/>
              <w:left w:val="nil"/>
              <w:bottom w:val="nil"/>
              <w:right w:val="nil"/>
            </w:tcBorders>
            <w:shd w:val="clear" w:color="auto" w:fill="auto"/>
            <w:noWrap/>
            <w:vAlign w:val="bottom"/>
            <w:hideMark/>
          </w:tcPr>
          <w:p w14:paraId="762CBC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2D4D2B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049084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7861584" w14:textId="77777777" w:rsidTr="004B0B49">
        <w:trPr>
          <w:trHeight w:val="300"/>
        </w:trPr>
        <w:tc>
          <w:tcPr>
            <w:tcW w:w="1166" w:type="dxa"/>
            <w:tcBorders>
              <w:top w:val="nil"/>
              <w:left w:val="nil"/>
              <w:bottom w:val="nil"/>
              <w:right w:val="nil"/>
            </w:tcBorders>
            <w:shd w:val="clear" w:color="auto" w:fill="auto"/>
            <w:noWrap/>
            <w:vAlign w:val="bottom"/>
            <w:hideMark/>
          </w:tcPr>
          <w:p w14:paraId="57041C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SR11</w:t>
            </w:r>
          </w:p>
        </w:tc>
        <w:tc>
          <w:tcPr>
            <w:tcW w:w="1320" w:type="dxa"/>
            <w:tcBorders>
              <w:top w:val="nil"/>
              <w:left w:val="nil"/>
              <w:bottom w:val="nil"/>
              <w:right w:val="nil"/>
            </w:tcBorders>
            <w:shd w:val="clear" w:color="auto" w:fill="auto"/>
            <w:noWrap/>
            <w:vAlign w:val="bottom"/>
            <w:hideMark/>
          </w:tcPr>
          <w:p w14:paraId="53D756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9/24/2008</w:t>
            </w:r>
          </w:p>
        </w:tc>
        <w:tc>
          <w:tcPr>
            <w:tcW w:w="1114" w:type="dxa"/>
            <w:tcBorders>
              <w:top w:val="nil"/>
              <w:left w:val="nil"/>
              <w:bottom w:val="nil"/>
              <w:right w:val="nil"/>
            </w:tcBorders>
            <w:shd w:val="clear" w:color="auto" w:fill="auto"/>
            <w:noWrap/>
            <w:vAlign w:val="bottom"/>
            <w:hideMark/>
          </w:tcPr>
          <w:p w14:paraId="070F8D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AB232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231_0</w:t>
            </w:r>
          </w:p>
        </w:tc>
        <w:tc>
          <w:tcPr>
            <w:tcW w:w="673" w:type="dxa"/>
            <w:tcBorders>
              <w:top w:val="nil"/>
              <w:left w:val="nil"/>
              <w:bottom w:val="nil"/>
              <w:right w:val="nil"/>
            </w:tcBorders>
            <w:shd w:val="clear" w:color="auto" w:fill="auto"/>
            <w:noWrap/>
            <w:vAlign w:val="bottom"/>
            <w:hideMark/>
          </w:tcPr>
          <w:p w14:paraId="214325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c>
          <w:tcPr>
            <w:tcW w:w="673" w:type="dxa"/>
            <w:tcBorders>
              <w:top w:val="nil"/>
              <w:left w:val="nil"/>
              <w:bottom w:val="nil"/>
              <w:right w:val="nil"/>
            </w:tcBorders>
            <w:shd w:val="clear" w:color="auto" w:fill="auto"/>
            <w:noWrap/>
            <w:vAlign w:val="bottom"/>
            <w:hideMark/>
          </w:tcPr>
          <w:p w14:paraId="280EFC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61EEF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96.7</w:t>
            </w:r>
          </w:p>
        </w:tc>
        <w:tc>
          <w:tcPr>
            <w:tcW w:w="673" w:type="dxa"/>
            <w:tcBorders>
              <w:top w:val="nil"/>
              <w:left w:val="nil"/>
              <w:bottom w:val="nil"/>
              <w:right w:val="nil"/>
            </w:tcBorders>
            <w:shd w:val="clear" w:color="auto" w:fill="auto"/>
            <w:noWrap/>
            <w:vAlign w:val="bottom"/>
            <w:hideMark/>
          </w:tcPr>
          <w:p w14:paraId="27B14F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58428D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0C44F2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4C23FD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4" w:type="dxa"/>
            <w:tcBorders>
              <w:top w:val="nil"/>
              <w:left w:val="nil"/>
              <w:bottom w:val="nil"/>
              <w:right w:val="nil"/>
            </w:tcBorders>
            <w:shd w:val="clear" w:color="auto" w:fill="auto"/>
            <w:noWrap/>
            <w:vAlign w:val="bottom"/>
            <w:hideMark/>
          </w:tcPr>
          <w:p w14:paraId="1BB7DC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r>
      <w:tr w:rsidR="004B0B49" w:rsidRPr="0089132E" w14:paraId="0586A9FE" w14:textId="77777777" w:rsidTr="004B0B49">
        <w:trPr>
          <w:trHeight w:val="300"/>
        </w:trPr>
        <w:tc>
          <w:tcPr>
            <w:tcW w:w="1166" w:type="dxa"/>
            <w:tcBorders>
              <w:top w:val="nil"/>
              <w:left w:val="nil"/>
              <w:bottom w:val="nil"/>
              <w:right w:val="nil"/>
            </w:tcBorders>
            <w:shd w:val="clear" w:color="auto" w:fill="auto"/>
            <w:noWrap/>
            <w:vAlign w:val="bottom"/>
            <w:hideMark/>
          </w:tcPr>
          <w:p w14:paraId="6DF456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SR19</w:t>
            </w:r>
          </w:p>
        </w:tc>
        <w:tc>
          <w:tcPr>
            <w:tcW w:w="1320" w:type="dxa"/>
            <w:tcBorders>
              <w:top w:val="nil"/>
              <w:left w:val="nil"/>
              <w:bottom w:val="nil"/>
              <w:right w:val="nil"/>
            </w:tcBorders>
            <w:shd w:val="clear" w:color="auto" w:fill="auto"/>
            <w:noWrap/>
            <w:vAlign w:val="bottom"/>
            <w:hideMark/>
          </w:tcPr>
          <w:p w14:paraId="5198D6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10/15/2008</w:t>
            </w:r>
          </w:p>
        </w:tc>
        <w:tc>
          <w:tcPr>
            <w:tcW w:w="1114" w:type="dxa"/>
            <w:tcBorders>
              <w:top w:val="nil"/>
              <w:left w:val="nil"/>
              <w:bottom w:val="nil"/>
              <w:right w:val="nil"/>
            </w:tcBorders>
            <w:shd w:val="clear" w:color="auto" w:fill="auto"/>
            <w:noWrap/>
            <w:vAlign w:val="bottom"/>
            <w:hideMark/>
          </w:tcPr>
          <w:p w14:paraId="6F5B74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A43F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232_0</w:t>
            </w:r>
          </w:p>
        </w:tc>
        <w:tc>
          <w:tcPr>
            <w:tcW w:w="673" w:type="dxa"/>
            <w:tcBorders>
              <w:top w:val="nil"/>
              <w:left w:val="nil"/>
              <w:bottom w:val="nil"/>
              <w:right w:val="nil"/>
            </w:tcBorders>
            <w:shd w:val="clear" w:color="auto" w:fill="auto"/>
            <w:noWrap/>
            <w:vAlign w:val="bottom"/>
            <w:hideMark/>
          </w:tcPr>
          <w:p w14:paraId="122A4A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c>
          <w:tcPr>
            <w:tcW w:w="673" w:type="dxa"/>
            <w:tcBorders>
              <w:top w:val="nil"/>
              <w:left w:val="nil"/>
              <w:bottom w:val="nil"/>
              <w:right w:val="nil"/>
            </w:tcBorders>
            <w:shd w:val="clear" w:color="auto" w:fill="auto"/>
            <w:noWrap/>
            <w:vAlign w:val="bottom"/>
            <w:hideMark/>
          </w:tcPr>
          <w:p w14:paraId="7B8174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46.9</w:t>
            </w:r>
          </w:p>
        </w:tc>
        <w:tc>
          <w:tcPr>
            <w:tcW w:w="673" w:type="dxa"/>
            <w:tcBorders>
              <w:top w:val="nil"/>
              <w:left w:val="nil"/>
              <w:bottom w:val="nil"/>
              <w:right w:val="nil"/>
            </w:tcBorders>
            <w:shd w:val="clear" w:color="auto" w:fill="auto"/>
            <w:noWrap/>
            <w:vAlign w:val="bottom"/>
            <w:hideMark/>
          </w:tcPr>
          <w:p w14:paraId="305A4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c>
          <w:tcPr>
            <w:tcW w:w="673" w:type="dxa"/>
            <w:tcBorders>
              <w:top w:val="nil"/>
              <w:left w:val="nil"/>
              <w:bottom w:val="nil"/>
              <w:right w:val="nil"/>
            </w:tcBorders>
            <w:shd w:val="clear" w:color="auto" w:fill="auto"/>
            <w:noWrap/>
            <w:vAlign w:val="bottom"/>
            <w:hideMark/>
          </w:tcPr>
          <w:p w14:paraId="115D96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c>
          <w:tcPr>
            <w:tcW w:w="673" w:type="dxa"/>
            <w:tcBorders>
              <w:top w:val="nil"/>
              <w:left w:val="nil"/>
              <w:bottom w:val="nil"/>
              <w:right w:val="nil"/>
            </w:tcBorders>
            <w:shd w:val="clear" w:color="auto" w:fill="auto"/>
            <w:noWrap/>
            <w:vAlign w:val="bottom"/>
            <w:hideMark/>
          </w:tcPr>
          <w:p w14:paraId="4E5DF2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053B89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580617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4" w:type="dxa"/>
            <w:tcBorders>
              <w:top w:val="nil"/>
              <w:left w:val="nil"/>
              <w:bottom w:val="nil"/>
              <w:right w:val="nil"/>
            </w:tcBorders>
            <w:shd w:val="clear" w:color="auto" w:fill="auto"/>
            <w:noWrap/>
            <w:vAlign w:val="bottom"/>
            <w:hideMark/>
          </w:tcPr>
          <w:p w14:paraId="7CB34C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r>
      <w:tr w:rsidR="004B0B49" w:rsidRPr="0089132E" w14:paraId="5BFB63E4" w14:textId="77777777" w:rsidTr="004B0B49">
        <w:trPr>
          <w:trHeight w:val="300"/>
        </w:trPr>
        <w:tc>
          <w:tcPr>
            <w:tcW w:w="1166" w:type="dxa"/>
            <w:tcBorders>
              <w:top w:val="nil"/>
              <w:left w:val="nil"/>
              <w:bottom w:val="nil"/>
              <w:right w:val="nil"/>
            </w:tcBorders>
            <w:shd w:val="clear" w:color="auto" w:fill="auto"/>
            <w:noWrap/>
            <w:vAlign w:val="bottom"/>
            <w:hideMark/>
          </w:tcPr>
          <w:p w14:paraId="1A342C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WHPI7</w:t>
            </w:r>
          </w:p>
        </w:tc>
        <w:tc>
          <w:tcPr>
            <w:tcW w:w="1320" w:type="dxa"/>
            <w:tcBorders>
              <w:top w:val="nil"/>
              <w:left w:val="nil"/>
              <w:bottom w:val="nil"/>
              <w:right w:val="nil"/>
            </w:tcBorders>
            <w:shd w:val="clear" w:color="auto" w:fill="auto"/>
            <w:noWrap/>
            <w:vAlign w:val="bottom"/>
            <w:hideMark/>
          </w:tcPr>
          <w:p w14:paraId="5EAD18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10/20/2008</w:t>
            </w:r>
          </w:p>
        </w:tc>
        <w:tc>
          <w:tcPr>
            <w:tcW w:w="1114" w:type="dxa"/>
            <w:tcBorders>
              <w:top w:val="nil"/>
              <w:left w:val="nil"/>
              <w:bottom w:val="nil"/>
              <w:right w:val="nil"/>
            </w:tcBorders>
            <w:shd w:val="clear" w:color="auto" w:fill="auto"/>
            <w:noWrap/>
            <w:vAlign w:val="bottom"/>
            <w:hideMark/>
          </w:tcPr>
          <w:p w14:paraId="318575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7F992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233_0</w:t>
            </w:r>
          </w:p>
        </w:tc>
        <w:tc>
          <w:tcPr>
            <w:tcW w:w="673" w:type="dxa"/>
            <w:tcBorders>
              <w:top w:val="nil"/>
              <w:left w:val="nil"/>
              <w:bottom w:val="nil"/>
              <w:right w:val="nil"/>
            </w:tcBorders>
            <w:shd w:val="clear" w:color="auto" w:fill="auto"/>
            <w:noWrap/>
            <w:vAlign w:val="bottom"/>
            <w:hideMark/>
          </w:tcPr>
          <w:p w14:paraId="6C7DF0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367151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34510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243E58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06D97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24.9</w:t>
            </w:r>
          </w:p>
        </w:tc>
        <w:tc>
          <w:tcPr>
            <w:tcW w:w="673" w:type="dxa"/>
            <w:tcBorders>
              <w:top w:val="nil"/>
              <w:left w:val="nil"/>
              <w:bottom w:val="nil"/>
              <w:right w:val="nil"/>
            </w:tcBorders>
            <w:shd w:val="clear" w:color="auto" w:fill="auto"/>
            <w:noWrap/>
            <w:vAlign w:val="bottom"/>
            <w:hideMark/>
          </w:tcPr>
          <w:p w14:paraId="60B595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31336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4" w:type="dxa"/>
            <w:tcBorders>
              <w:top w:val="nil"/>
              <w:left w:val="nil"/>
              <w:bottom w:val="nil"/>
              <w:right w:val="nil"/>
            </w:tcBorders>
            <w:shd w:val="clear" w:color="auto" w:fill="auto"/>
            <w:noWrap/>
            <w:vAlign w:val="bottom"/>
            <w:hideMark/>
          </w:tcPr>
          <w:p w14:paraId="1C4346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033A6817" w14:textId="77777777" w:rsidTr="004B0B49">
        <w:trPr>
          <w:trHeight w:val="300"/>
        </w:trPr>
        <w:tc>
          <w:tcPr>
            <w:tcW w:w="1166" w:type="dxa"/>
            <w:tcBorders>
              <w:top w:val="nil"/>
              <w:left w:val="nil"/>
              <w:bottom w:val="nil"/>
              <w:right w:val="nil"/>
            </w:tcBorders>
            <w:shd w:val="clear" w:color="auto" w:fill="auto"/>
            <w:noWrap/>
            <w:vAlign w:val="bottom"/>
            <w:hideMark/>
          </w:tcPr>
          <w:p w14:paraId="563404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248F72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8/20/2008</w:t>
            </w:r>
          </w:p>
        </w:tc>
        <w:tc>
          <w:tcPr>
            <w:tcW w:w="1114" w:type="dxa"/>
            <w:tcBorders>
              <w:top w:val="nil"/>
              <w:left w:val="nil"/>
              <w:bottom w:val="nil"/>
              <w:right w:val="nil"/>
            </w:tcBorders>
            <w:shd w:val="clear" w:color="auto" w:fill="auto"/>
            <w:noWrap/>
            <w:vAlign w:val="bottom"/>
            <w:hideMark/>
          </w:tcPr>
          <w:p w14:paraId="2E1C22C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6F24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234_0</w:t>
            </w:r>
          </w:p>
        </w:tc>
        <w:tc>
          <w:tcPr>
            <w:tcW w:w="673" w:type="dxa"/>
            <w:tcBorders>
              <w:top w:val="nil"/>
              <w:left w:val="nil"/>
              <w:bottom w:val="nil"/>
              <w:right w:val="nil"/>
            </w:tcBorders>
            <w:shd w:val="clear" w:color="auto" w:fill="auto"/>
            <w:noWrap/>
            <w:vAlign w:val="bottom"/>
            <w:hideMark/>
          </w:tcPr>
          <w:p w14:paraId="2AE5A3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46AB0E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w:t>
            </w:r>
          </w:p>
        </w:tc>
        <w:tc>
          <w:tcPr>
            <w:tcW w:w="673" w:type="dxa"/>
            <w:tcBorders>
              <w:top w:val="nil"/>
              <w:left w:val="nil"/>
              <w:bottom w:val="nil"/>
              <w:right w:val="nil"/>
            </w:tcBorders>
            <w:shd w:val="clear" w:color="auto" w:fill="auto"/>
            <w:noWrap/>
            <w:vAlign w:val="bottom"/>
            <w:hideMark/>
          </w:tcPr>
          <w:p w14:paraId="2B615D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5148EB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588C2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24.9</w:t>
            </w:r>
          </w:p>
        </w:tc>
        <w:tc>
          <w:tcPr>
            <w:tcW w:w="673" w:type="dxa"/>
            <w:tcBorders>
              <w:top w:val="nil"/>
              <w:left w:val="nil"/>
              <w:bottom w:val="nil"/>
              <w:right w:val="nil"/>
            </w:tcBorders>
            <w:shd w:val="clear" w:color="auto" w:fill="auto"/>
            <w:noWrap/>
            <w:vAlign w:val="bottom"/>
            <w:hideMark/>
          </w:tcPr>
          <w:p w14:paraId="1A8C00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080B1E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4" w:type="dxa"/>
            <w:tcBorders>
              <w:top w:val="nil"/>
              <w:left w:val="nil"/>
              <w:bottom w:val="nil"/>
              <w:right w:val="nil"/>
            </w:tcBorders>
            <w:shd w:val="clear" w:color="auto" w:fill="auto"/>
            <w:noWrap/>
            <w:vAlign w:val="bottom"/>
            <w:hideMark/>
          </w:tcPr>
          <w:p w14:paraId="2DA738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BB1A77D" w14:textId="77777777" w:rsidTr="004B0B49">
        <w:trPr>
          <w:trHeight w:val="300"/>
        </w:trPr>
        <w:tc>
          <w:tcPr>
            <w:tcW w:w="1166" w:type="dxa"/>
            <w:tcBorders>
              <w:top w:val="nil"/>
              <w:left w:val="nil"/>
              <w:bottom w:val="nil"/>
              <w:right w:val="nil"/>
            </w:tcBorders>
            <w:shd w:val="clear" w:color="auto" w:fill="auto"/>
            <w:noWrap/>
            <w:vAlign w:val="bottom"/>
            <w:hideMark/>
          </w:tcPr>
          <w:p w14:paraId="72B7F1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WB0303</w:t>
            </w:r>
          </w:p>
        </w:tc>
        <w:tc>
          <w:tcPr>
            <w:tcW w:w="1320" w:type="dxa"/>
            <w:tcBorders>
              <w:top w:val="nil"/>
              <w:left w:val="nil"/>
              <w:bottom w:val="nil"/>
              <w:right w:val="nil"/>
            </w:tcBorders>
            <w:shd w:val="clear" w:color="auto" w:fill="auto"/>
            <w:noWrap/>
            <w:vAlign w:val="bottom"/>
            <w:hideMark/>
          </w:tcPr>
          <w:p w14:paraId="15B8AF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8/21/2008</w:t>
            </w:r>
          </w:p>
        </w:tc>
        <w:tc>
          <w:tcPr>
            <w:tcW w:w="1114" w:type="dxa"/>
            <w:tcBorders>
              <w:top w:val="nil"/>
              <w:left w:val="nil"/>
              <w:bottom w:val="nil"/>
              <w:right w:val="nil"/>
            </w:tcBorders>
            <w:shd w:val="clear" w:color="auto" w:fill="auto"/>
            <w:noWrap/>
            <w:vAlign w:val="bottom"/>
            <w:hideMark/>
          </w:tcPr>
          <w:p w14:paraId="6939E5C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301A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235_0</w:t>
            </w:r>
          </w:p>
        </w:tc>
        <w:tc>
          <w:tcPr>
            <w:tcW w:w="673" w:type="dxa"/>
            <w:tcBorders>
              <w:top w:val="nil"/>
              <w:left w:val="nil"/>
              <w:bottom w:val="nil"/>
              <w:right w:val="nil"/>
            </w:tcBorders>
            <w:shd w:val="clear" w:color="auto" w:fill="auto"/>
            <w:noWrap/>
            <w:vAlign w:val="bottom"/>
            <w:hideMark/>
          </w:tcPr>
          <w:p w14:paraId="69886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30288B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18.4</w:t>
            </w:r>
          </w:p>
        </w:tc>
        <w:tc>
          <w:tcPr>
            <w:tcW w:w="673" w:type="dxa"/>
            <w:tcBorders>
              <w:top w:val="nil"/>
              <w:left w:val="nil"/>
              <w:bottom w:val="nil"/>
              <w:right w:val="nil"/>
            </w:tcBorders>
            <w:shd w:val="clear" w:color="auto" w:fill="auto"/>
            <w:noWrap/>
            <w:vAlign w:val="bottom"/>
            <w:hideMark/>
          </w:tcPr>
          <w:p w14:paraId="1E8D3F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2BD42A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0566CB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538A4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0.3</w:t>
            </w:r>
          </w:p>
        </w:tc>
        <w:tc>
          <w:tcPr>
            <w:tcW w:w="673" w:type="dxa"/>
            <w:tcBorders>
              <w:top w:val="nil"/>
              <w:left w:val="nil"/>
              <w:bottom w:val="nil"/>
              <w:right w:val="nil"/>
            </w:tcBorders>
            <w:shd w:val="clear" w:color="auto" w:fill="auto"/>
            <w:noWrap/>
            <w:vAlign w:val="bottom"/>
            <w:hideMark/>
          </w:tcPr>
          <w:p w14:paraId="7AEEE6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4" w:type="dxa"/>
            <w:tcBorders>
              <w:top w:val="nil"/>
              <w:left w:val="nil"/>
              <w:bottom w:val="nil"/>
              <w:right w:val="nil"/>
            </w:tcBorders>
            <w:shd w:val="clear" w:color="auto" w:fill="auto"/>
            <w:noWrap/>
            <w:vAlign w:val="bottom"/>
            <w:hideMark/>
          </w:tcPr>
          <w:p w14:paraId="3A0778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r>
      <w:tr w:rsidR="004B0B49" w:rsidRPr="0089132E" w14:paraId="34F21EBD" w14:textId="77777777" w:rsidTr="004B0B49">
        <w:trPr>
          <w:trHeight w:val="300"/>
        </w:trPr>
        <w:tc>
          <w:tcPr>
            <w:tcW w:w="1166" w:type="dxa"/>
            <w:tcBorders>
              <w:top w:val="nil"/>
              <w:left w:val="nil"/>
              <w:bottom w:val="nil"/>
              <w:right w:val="nil"/>
            </w:tcBorders>
            <w:shd w:val="clear" w:color="auto" w:fill="auto"/>
            <w:noWrap/>
            <w:vAlign w:val="bottom"/>
            <w:hideMark/>
          </w:tcPr>
          <w:p w14:paraId="797332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WB0309</w:t>
            </w:r>
          </w:p>
        </w:tc>
        <w:tc>
          <w:tcPr>
            <w:tcW w:w="1320" w:type="dxa"/>
            <w:tcBorders>
              <w:top w:val="nil"/>
              <w:left w:val="nil"/>
              <w:bottom w:val="nil"/>
              <w:right w:val="nil"/>
            </w:tcBorders>
            <w:shd w:val="clear" w:color="auto" w:fill="auto"/>
            <w:noWrap/>
            <w:vAlign w:val="bottom"/>
            <w:hideMark/>
          </w:tcPr>
          <w:p w14:paraId="5366A0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8/21/2008</w:t>
            </w:r>
          </w:p>
        </w:tc>
        <w:tc>
          <w:tcPr>
            <w:tcW w:w="1114" w:type="dxa"/>
            <w:tcBorders>
              <w:top w:val="nil"/>
              <w:left w:val="nil"/>
              <w:bottom w:val="nil"/>
              <w:right w:val="nil"/>
            </w:tcBorders>
            <w:shd w:val="clear" w:color="auto" w:fill="auto"/>
            <w:noWrap/>
            <w:vAlign w:val="bottom"/>
            <w:hideMark/>
          </w:tcPr>
          <w:p w14:paraId="232B8D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8D507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236_0</w:t>
            </w:r>
          </w:p>
        </w:tc>
        <w:tc>
          <w:tcPr>
            <w:tcW w:w="673" w:type="dxa"/>
            <w:tcBorders>
              <w:top w:val="nil"/>
              <w:left w:val="nil"/>
              <w:bottom w:val="nil"/>
              <w:right w:val="nil"/>
            </w:tcBorders>
            <w:shd w:val="clear" w:color="auto" w:fill="auto"/>
            <w:noWrap/>
            <w:vAlign w:val="bottom"/>
            <w:hideMark/>
          </w:tcPr>
          <w:p w14:paraId="7F91F8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1DEFEC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3" w:type="dxa"/>
            <w:tcBorders>
              <w:top w:val="nil"/>
              <w:left w:val="nil"/>
              <w:bottom w:val="nil"/>
              <w:right w:val="nil"/>
            </w:tcBorders>
            <w:shd w:val="clear" w:color="auto" w:fill="auto"/>
            <w:noWrap/>
            <w:vAlign w:val="bottom"/>
            <w:hideMark/>
          </w:tcPr>
          <w:p w14:paraId="1853C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28.1</w:t>
            </w:r>
          </w:p>
        </w:tc>
        <w:tc>
          <w:tcPr>
            <w:tcW w:w="673" w:type="dxa"/>
            <w:tcBorders>
              <w:top w:val="nil"/>
              <w:left w:val="nil"/>
              <w:bottom w:val="nil"/>
              <w:right w:val="nil"/>
            </w:tcBorders>
            <w:shd w:val="clear" w:color="auto" w:fill="auto"/>
            <w:noWrap/>
            <w:vAlign w:val="bottom"/>
            <w:hideMark/>
          </w:tcPr>
          <w:p w14:paraId="6169D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34A8A7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453B35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B8DAA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4" w:type="dxa"/>
            <w:tcBorders>
              <w:top w:val="nil"/>
              <w:left w:val="nil"/>
              <w:bottom w:val="nil"/>
              <w:right w:val="nil"/>
            </w:tcBorders>
            <w:shd w:val="clear" w:color="auto" w:fill="auto"/>
            <w:noWrap/>
            <w:vAlign w:val="bottom"/>
            <w:hideMark/>
          </w:tcPr>
          <w:p w14:paraId="54DCC8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6BEF882" w14:textId="77777777" w:rsidTr="004B0B49">
        <w:trPr>
          <w:trHeight w:val="300"/>
        </w:trPr>
        <w:tc>
          <w:tcPr>
            <w:tcW w:w="1166" w:type="dxa"/>
            <w:tcBorders>
              <w:top w:val="nil"/>
              <w:left w:val="nil"/>
              <w:bottom w:val="nil"/>
              <w:right w:val="nil"/>
            </w:tcBorders>
            <w:shd w:val="clear" w:color="auto" w:fill="auto"/>
            <w:noWrap/>
            <w:vAlign w:val="bottom"/>
            <w:hideMark/>
          </w:tcPr>
          <w:p w14:paraId="479217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4AAE60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8/21/2008</w:t>
            </w:r>
          </w:p>
        </w:tc>
        <w:tc>
          <w:tcPr>
            <w:tcW w:w="1114" w:type="dxa"/>
            <w:tcBorders>
              <w:top w:val="nil"/>
              <w:left w:val="nil"/>
              <w:bottom w:val="nil"/>
              <w:right w:val="nil"/>
            </w:tcBorders>
            <w:shd w:val="clear" w:color="auto" w:fill="auto"/>
            <w:noWrap/>
            <w:vAlign w:val="bottom"/>
            <w:hideMark/>
          </w:tcPr>
          <w:p w14:paraId="1EC1C56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BE76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237_0</w:t>
            </w:r>
          </w:p>
        </w:tc>
        <w:tc>
          <w:tcPr>
            <w:tcW w:w="673" w:type="dxa"/>
            <w:tcBorders>
              <w:top w:val="nil"/>
              <w:left w:val="nil"/>
              <w:bottom w:val="nil"/>
              <w:right w:val="nil"/>
            </w:tcBorders>
            <w:shd w:val="clear" w:color="auto" w:fill="auto"/>
            <w:noWrap/>
            <w:vAlign w:val="bottom"/>
            <w:hideMark/>
          </w:tcPr>
          <w:p w14:paraId="47E45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1D562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0D89A2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741981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3" w:type="dxa"/>
            <w:tcBorders>
              <w:top w:val="nil"/>
              <w:left w:val="nil"/>
              <w:bottom w:val="nil"/>
              <w:right w:val="nil"/>
            </w:tcBorders>
            <w:shd w:val="clear" w:color="auto" w:fill="auto"/>
            <w:noWrap/>
            <w:vAlign w:val="bottom"/>
            <w:hideMark/>
          </w:tcPr>
          <w:p w14:paraId="1181EE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409AA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c>
          <w:tcPr>
            <w:tcW w:w="673" w:type="dxa"/>
            <w:tcBorders>
              <w:top w:val="nil"/>
              <w:left w:val="nil"/>
              <w:bottom w:val="nil"/>
              <w:right w:val="nil"/>
            </w:tcBorders>
            <w:shd w:val="clear" w:color="auto" w:fill="auto"/>
            <w:noWrap/>
            <w:vAlign w:val="bottom"/>
            <w:hideMark/>
          </w:tcPr>
          <w:p w14:paraId="08C0C2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4" w:type="dxa"/>
            <w:tcBorders>
              <w:top w:val="nil"/>
              <w:left w:val="nil"/>
              <w:bottom w:val="nil"/>
              <w:right w:val="nil"/>
            </w:tcBorders>
            <w:shd w:val="clear" w:color="auto" w:fill="auto"/>
            <w:noWrap/>
            <w:vAlign w:val="bottom"/>
            <w:hideMark/>
          </w:tcPr>
          <w:p w14:paraId="65FD70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7729E64" w14:textId="77777777" w:rsidTr="004B0B49">
        <w:trPr>
          <w:trHeight w:val="300"/>
        </w:trPr>
        <w:tc>
          <w:tcPr>
            <w:tcW w:w="1166" w:type="dxa"/>
            <w:tcBorders>
              <w:top w:val="nil"/>
              <w:left w:val="nil"/>
              <w:bottom w:val="nil"/>
              <w:right w:val="nil"/>
            </w:tcBorders>
            <w:shd w:val="clear" w:color="auto" w:fill="auto"/>
            <w:noWrap/>
            <w:vAlign w:val="bottom"/>
            <w:hideMark/>
          </w:tcPr>
          <w:p w14:paraId="27506F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53DC72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8/27/2008</w:t>
            </w:r>
          </w:p>
        </w:tc>
        <w:tc>
          <w:tcPr>
            <w:tcW w:w="1114" w:type="dxa"/>
            <w:tcBorders>
              <w:top w:val="nil"/>
              <w:left w:val="nil"/>
              <w:bottom w:val="nil"/>
              <w:right w:val="nil"/>
            </w:tcBorders>
            <w:shd w:val="clear" w:color="auto" w:fill="auto"/>
            <w:noWrap/>
            <w:vAlign w:val="bottom"/>
            <w:hideMark/>
          </w:tcPr>
          <w:p w14:paraId="4B15A04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B2EC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238_0</w:t>
            </w:r>
          </w:p>
        </w:tc>
        <w:tc>
          <w:tcPr>
            <w:tcW w:w="673" w:type="dxa"/>
            <w:tcBorders>
              <w:top w:val="nil"/>
              <w:left w:val="nil"/>
              <w:bottom w:val="nil"/>
              <w:right w:val="nil"/>
            </w:tcBorders>
            <w:shd w:val="clear" w:color="auto" w:fill="auto"/>
            <w:noWrap/>
            <w:vAlign w:val="bottom"/>
            <w:hideMark/>
          </w:tcPr>
          <w:p w14:paraId="461D79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73D8D2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600B84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34E5B0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6AA1E4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5FCFD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43C3FE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4" w:type="dxa"/>
            <w:tcBorders>
              <w:top w:val="nil"/>
              <w:left w:val="nil"/>
              <w:bottom w:val="nil"/>
              <w:right w:val="nil"/>
            </w:tcBorders>
            <w:shd w:val="clear" w:color="auto" w:fill="auto"/>
            <w:noWrap/>
            <w:vAlign w:val="bottom"/>
            <w:hideMark/>
          </w:tcPr>
          <w:p w14:paraId="50FD10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0.7</w:t>
            </w:r>
          </w:p>
        </w:tc>
      </w:tr>
      <w:tr w:rsidR="004B0B49" w:rsidRPr="0089132E" w14:paraId="36E60107" w14:textId="77777777" w:rsidTr="004B0B49">
        <w:trPr>
          <w:trHeight w:val="300"/>
        </w:trPr>
        <w:tc>
          <w:tcPr>
            <w:tcW w:w="1166" w:type="dxa"/>
            <w:tcBorders>
              <w:top w:val="nil"/>
              <w:left w:val="nil"/>
              <w:bottom w:val="nil"/>
              <w:right w:val="nil"/>
            </w:tcBorders>
            <w:shd w:val="clear" w:color="auto" w:fill="auto"/>
            <w:noWrap/>
            <w:vAlign w:val="bottom"/>
            <w:hideMark/>
          </w:tcPr>
          <w:p w14:paraId="23332F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7DC0A4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8/29/2008</w:t>
            </w:r>
          </w:p>
        </w:tc>
        <w:tc>
          <w:tcPr>
            <w:tcW w:w="1114" w:type="dxa"/>
            <w:tcBorders>
              <w:top w:val="nil"/>
              <w:left w:val="nil"/>
              <w:bottom w:val="nil"/>
              <w:right w:val="nil"/>
            </w:tcBorders>
            <w:shd w:val="clear" w:color="auto" w:fill="auto"/>
            <w:noWrap/>
            <w:vAlign w:val="bottom"/>
            <w:hideMark/>
          </w:tcPr>
          <w:p w14:paraId="6273B39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BC9F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240_0</w:t>
            </w:r>
          </w:p>
        </w:tc>
        <w:tc>
          <w:tcPr>
            <w:tcW w:w="673" w:type="dxa"/>
            <w:tcBorders>
              <w:top w:val="nil"/>
              <w:left w:val="nil"/>
              <w:bottom w:val="nil"/>
              <w:right w:val="nil"/>
            </w:tcBorders>
            <w:shd w:val="clear" w:color="auto" w:fill="auto"/>
            <w:noWrap/>
            <w:vAlign w:val="bottom"/>
            <w:hideMark/>
          </w:tcPr>
          <w:p w14:paraId="5E36A2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70F7CA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6D0F0F5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5CB72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18E3AF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71CAB3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08585B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4" w:type="dxa"/>
            <w:tcBorders>
              <w:top w:val="nil"/>
              <w:left w:val="nil"/>
              <w:bottom w:val="nil"/>
              <w:right w:val="nil"/>
            </w:tcBorders>
            <w:shd w:val="clear" w:color="auto" w:fill="auto"/>
            <w:noWrap/>
            <w:vAlign w:val="bottom"/>
            <w:hideMark/>
          </w:tcPr>
          <w:p w14:paraId="40BD3D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r>
      <w:tr w:rsidR="004B0B49" w:rsidRPr="0089132E" w14:paraId="76AA28C9" w14:textId="77777777" w:rsidTr="004B0B49">
        <w:trPr>
          <w:trHeight w:val="300"/>
        </w:trPr>
        <w:tc>
          <w:tcPr>
            <w:tcW w:w="1166" w:type="dxa"/>
            <w:tcBorders>
              <w:top w:val="nil"/>
              <w:left w:val="nil"/>
              <w:bottom w:val="nil"/>
              <w:right w:val="nil"/>
            </w:tcBorders>
            <w:shd w:val="clear" w:color="auto" w:fill="auto"/>
            <w:noWrap/>
            <w:vAlign w:val="bottom"/>
            <w:hideMark/>
          </w:tcPr>
          <w:p w14:paraId="30C230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WB0297</w:t>
            </w:r>
          </w:p>
        </w:tc>
        <w:tc>
          <w:tcPr>
            <w:tcW w:w="1320" w:type="dxa"/>
            <w:tcBorders>
              <w:top w:val="nil"/>
              <w:left w:val="nil"/>
              <w:bottom w:val="nil"/>
              <w:right w:val="nil"/>
            </w:tcBorders>
            <w:shd w:val="clear" w:color="auto" w:fill="auto"/>
            <w:noWrap/>
            <w:vAlign w:val="bottom"/>
            <w:hideMark/>
          </w:tcPr>
          <w:p w14:paraId="24D13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9/3/2008</w:t>
            </w:r>
          </w:p>
        </w:tc>
        <w:tc>
          <w:tcPr>
            <w:tcW w:w="1114" w:type="dxa"/>
            <w:tcBorders>
              <w:top w:val="nil"/>
              <w:left w:val="nil"/>
              <w:bottom w:val="nil"/>
              <w:right w:val="nil"/>
            </w:tcBorders>
            <w:shd w:val="clear" w:color="auto" w:fill="auto"/>
            <w:noWrap/>
            <w:vAlign w:val="bottom"/>
            <w:hideMark/>
          </w:tcPr>
          <w:p w14:paraId="097566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7DCC9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241_0</w:t>
            </w:r>
          </w:p>
        </w:tc>
        <w:tc>
          <w:tcPr>
            <w:tcW w:w="673" w:type="dxa"/>
            <w:tcBorders>
              <w:top w:val="nil"/>
              <w:left w:val="nil"/>
              <w:bottom w:val="nil"/>
              <w:right w:val="nil"/>
            </w:tcBorders>
            <w:shd w:val="clear" w:color="auto" w:fill="auto"/>
            <w:noWrap/>
            <w:vAlign w:val="bottom"/>
            <w:hideMark/>
          </w:tcPr>
          <w:p w14:paraId="6C376D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256EF8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2D3476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0A55D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72FE25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3" w:type="dxa"/>
            <w:tcBorders>
              <w:top w:val="nil"/>
              <w:left w:val="nil"/>
              <w:bottom w:val="nil"/>
              <w:right w:val="nil"/>
            </w:tcBorders>
            <w:shd w:val="clear" w:color="auto" w:fill="auto"/>
            <w:noWrap/>
            <w:vAlign w:val="bottom"/>
            <w:hideMark/>
          </w:tcPr>
          <w:p w14:paraId="1AF8E4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595922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4" w:type="dxa"/>
            <w:tcBorders>
              <w:top w:val="nil"/>
              <w:left w:val="nil"/>
              <w:bottom w:val="nil"/>
              <w:right w:val="nil"/>
            </w:tcBorders>
            <w:shd w:val="clear" w:color="auto" w:fill="auto"/>
            <w:noWrap/>
            <w:vAlign w:val="bottom"/>
            <w:hideMark/>
          </w:tcPr>
          <w:p w14:paraId="4B9D90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r>
      <w:tr w:rsidR="004B0B49" w:rsidRPr="0089132E" w14:paraId="7E1DE330" w14:textId="77777777" w:rsidTr="004B0B49">
        <w:trPr>
          <w:trHeight w:val="300"/>
        </w:trPr>
        <w:tc>
          <w:tcPr>
            <w:tcW w:w="1166" w:type="dxa"/>
            <w:tcBorders>
              <w:top w:val="nil"/>
              <w:left w:val="nil"/>
              <w:bottom w:val="nil"/>
              <w:right w:val="nil"/>
            </w:tcBorders>
            <w:shd w:val="clear" w:color="auto" w:fill="auto"/>
            <w:noWrap/>
            <w:vAlign w:val="bottom"/>
            <w:hideMark/>
          </w:tcPr>
          <w:p w14:paraId="78EBB0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MRC63</w:t>
            </w:r>
          </w:p>
        </w:tc>
        <w:tc>
          <w:tcPr>
            <w:tcW w:w="1320" w:type="dxa"/>
            <w:tcBorders>
              <w:top w:val="nil"/>
              <w:left w:val="nil"/>
              <w:bottom w:val="nil"/>
              <w:right w:val="nil"/>
            </w:tcBorders>
            <w:shd w:val="clear" w:color="auto" w:fill="auto"/>
            <w:noWrap/>
            <w:vAlign w:val="bottom"/>
            <w:hideMark/>
          </w:tcPr>
          <w:p w14:paraId="04E257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9/10/2008</w:t>
            </w:r>
          </w:p>
        </w:tc>
        <w:tc>
          <w:tcPr>
            <w:tcW w:w="1114" w:type="dxa"/>
            <w:tcBorders>
              <w:top w:val="nil"/>
              <w:left w:val="nil"/>
              <w:bottom w:val="nil"/>
              <w:right w:val="nil"/>
            </w:tcBorders>
            <w:shd w:val="clear" w:color="auto" w:fill="auto"/>
            <w:noWrap/>
            <w:vAlign w:val="bottom"/>
            <w:hideMark/>
          </w:tcPr>
          <w:p w14:paraId="7A38A20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AD10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242_0</w:t>
            </w:r>
          </w:p>
        </w:tc>
        <w:tc>
          <w:tcPr>
            <w:tcW w:w="673" w:type="dxa"/>
            <w:tcBorders>
              <w:top w:val="nil"/>
              <w:left w:val="nil"/>
              <w:bottom w:val="nil"/>
              <w:right w:val="nil"/>
            </w:tcBorders>
            <w:shd w:val="clear" w:color="auto" w:fill="auto"/>
            <w:noWrap/>
            <w:vAlign w:val="bottom"/>
            <w:hideMark/>
          </w:tcPr>
          <w:p w14:paraId="2F6F5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5D525C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3BA12B4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105CE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46DAAA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4DDADD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6076D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c>
          <w:tcPr>
            <w:tcW w:w="674" w:type="dxa"/>
            <w:tcBorders>
              <w:top w:val="nil"/>
              <w:left w:val="nil"/>
              <w:bottom w:val="nil"/>
              <w:right w:val="nil"/>
            </w:tcBorders>
            <w:shd w:val="clear" w:color="auto" w:fill="auto"/>
            <w:noWrap/>
            <w:vAlign w:val="bottom"/>
            <w:hideMark/>
          </w:tcPr>
          <w:p w14:paraId="4A4CC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r>
      <w:tr w:rsidR="004B0B49" w:rsidRPr="0089132E" w14:paraId="645A39DC" w14:textId="77777777" w:rsidTr="004B0B49">
        <w:trPr>
          <w:trHeight w:val="300"/>
        </w:trPr>
        <w:tc>
          <w:tcPr>
            <w:tcW w:w="1166" w:type="dxa"/>
            <w:tcBorders>
              <w:top w:val="nil"/>
              <w:left w:val="nil"/>
              <w:bottom w:val="nil"/>
              <w:right w:val="nil"/>
            </w:tcBorders>
            <w:shd w:val="clear" w:color="auto" w:fill="auto"/>
            <w:noWrap/>
            <w:vAlign w:val="bottom"/>
            <w:hideMark/>
          </w:tcPr>
          <w:p w14:paraId="5BA193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MRC26</w:t>
            </w:r>
          </w:p>
        </w:tc>
        <w:tc>
          <w:tcPr>
            <w:tcW w:w="1320" w:type="dxa"/>
            <w:tcBorders>
              <w:top w:val="nil"/>
              <w:left w:val="nil"/>
              <w:bottom w:val="nil"/>
              <w:right w:val="nil"/>
            </w:tcBorders>
            <w:shd w:val="clear" w:color="auto" w:fill="auto"/>
            <w:noWrap/>
            <w:vAlign w:val="bottom"/>
            <w:hideMark/>
          </w:tcPr>
          <w:p w14:paraId="60A7B1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9/11/2008</w:t>
            </w:r>
          </w:p>
        </w:tc>
        <w:tc>
          <w:tcPr>
            <w:tcW w:w="1114" w:type="dxa"/>
            <w:tcBorders>
              <w:top w:val="nil"/>
              <w:left w:val="nil"/>
              <w:bottom w:val="nil"/>
              <w:right w:val="nil"/>
            </w:tcBorders>
            <w:shd w:val="clear" w:color="auto" w:fill="auto"/>
            <w:noWrap/>
            <w:vAlign w:val="bottom"/>
            <w:hideMark/>
          </w:tcPr>
          <w:p w14:paraId="1C5A8E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90A71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243_0</w:t>
            </w:r>
          </w:p>
        </w:tc>
        <w:tc>
          <w:tcPr>
            <w:tcW w:w="673" w:type="dxa"/>
            <w:tcBorders>
              <w:top w:val="nil"/>
              <w:left w:val="nil"/>
              <w:bottom w:val="nil"/>
              <w:right w:val="nil"/>
            </w:tcBorders>
            <w:shd w:val="clear" w:color="auto" w:fill="auto"/>
            <w:noWrap/>
            <w:vAlign w:val="bottom"/>
            <w:hideMark/>
          </w:tcPr>
          <w:p w14:paraId="00B532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4257C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3BDB5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69325B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4BE31C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3" w:type="dxa"/>
            <w:tcBorders>
              <w:top w:val="nil"/>
              <w:left w:val="nil"/>
              <w:bottom w:val="nil"/>
              <w:right w:val="nil"/>
            </w:tcBorders>
            <w:shd w:val="clear" w:color="auto" w:fill="auto"/>
            <w:noWrap/>
            <w:vAlign w:val="bottom"/>
            <w:hideMark/>
          </w:tcPr>
          <w:p w14:paraId="62C6B0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7B5BF7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4" w:type="dxa"/>
            <w:tcBorders>
              <w:top w:val="nil"/>
              <w:left w:val="nil"/>
              <w:bottom w:val="nil"/>
              <w:right w:val="nil"/>
            </w:tcBorders>
            <w:shd w:val="clear" w:color="auto" w:fill="auto"/>
            <w:noWrap/>
            <w:vAlign w:val="bottom"/>
            <w:hideMark/>
          </w:tcPr>
          <w:p w14:paraId="122D06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r>
      <w:tr w:rsidR="004B0B49" w:rsidRPr="0089132E" w14:paraId="5466EA0C" w14:textId="77777777" w:rsidTr="004B0B49">
        <w:trPr>
          <w:trHeight w:val="300"/>
        </w:trPr>
        <w:tc>
          <w:tcPr>
            <w:tcW w:w="1166" w:type="dxa"/>
            <w:tcBorders>
              <w:top w:val="nil"/>
              <w:left w:val="nil"/>
              <w:bottom w:val="nil"/>
              <w:right w:val="nil"/>
            </w:tcBorders>
            <w:shd w:val="clear" w:color="auto" w:fill="auto"/>
            <w:noWrap/>
            <w:vAlign w:val="bottom"/>
            <w:hideMark/>
          </w:tcPr>
          <w:p w14:paraId="746A94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MRCI28</w:t>
            </w:r>
          </w:p>
        </w:tc>
        <w:tc>
          <w:tcPr>
            <w:tcW w:w="1320" w:type="dxa"/>
            <w:tcBorders>
              <w:top w:val="nil"/>
              <w:left w:val="nil"/>
              <w:bottom w:val="nil"/>
              <w:right w:val="nil"/>
            </w:tcBorders>
            <w:shd w:val="clear" w:color="auto" w:fill="auto"/>
            <w:noWrap/>
            <w:vAlign w:val="bottom"/>
            <w:hideMark/>
          </w:tcPr>
          <w:p w14:paraId="37CEC0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9/15/2008</w:t>
            </w:r>
          </w:p>
        </w:tc>
        <w:tc>
          <w:tcPr>
            <w:tcW w:w="1114" w:type="dxa"/>
            <w:tcBorders>
              <w:top w:val="nil"/>
              <w:left w:val="nil"/>
              <w:bottom w:val="nil"/>
              <w:right w:val="nil"/>
            </w:tcBorders>
            <w:shd w:val="clear" w:color="auto" w:fill="auto"/>
            <w:noWrap/>
            <w:vAlign w:val="bottom"/>
            <w:hideMark/>
          </w:tcPr>
          <w:p w14:paraId="11C9050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D36A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244_0</w:t>
            </w:r>
          </w:p>
        </w:tc>
        <w:tc>
          <w:tcPr>
            <w:tcW w:w="673" w:type="dxa"/>
            <w:tcBorders>
              <w:top w:val="nil"/>
              <w:left w:val="nil"/>
              <w:bottom w:val="nil"/>
              <w:right w:val="nil"/>
            </w:tcBorders>
            <w:shd w:val="clear" w:color="auto" w:fill="auto"/>
            <w:noWrap/>
            <w:vAlign w:val="bottom"/>
            <w:hideMark/>
          </w:tcPr>
          <w:p w14:paraId="34A527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3EE20F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w:t>
            </w:r>
          </w:p>
        </w:tc>
        <w:tc>
          <w:tcPr>
            <w:tcW w:w="673" w:type="dxa"/>
            <w:tcBorders>
              <w:top w:val="nil"/>
              <w:left w:val="nil"/>
              <w:bottom w:val="nil"/>
              <w:right w:val="nil"/>
            </w:tcBorders>
            <w:shd w:val="clear" w:color="auto" w:fill="auto"/>
            <w:noWrap/>
            <w:vAlign w:val="bottom"/>
            <w:hideMark/>
          </w:tcPr>
          <w:p w14:paraId="017DD4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535E483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30612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25.1</w:t>
            </w:r>
          </w:p>
        </w:tc>
        <w:tc>
          <w:tcPr>
            <w:tcW w:w="673" w:type="dxa"/>
            <w:tcBorders>
              <w:top w:val="nil"/>
              <w:left w:val="nil"/>
              <w:bottom w:val="nil"/>
              <w:right w:val="nil"/>
            </w:tcBorders>
            <w:shd w:val="clear" w:color="auto" w:fill="auto"/>
            <w:noWrap/>
            <w:vAlign w:val="bottom"/>
            <w:hideMark/>
          </w:tcPr>
          <w:p w14:paraId="7AF5CD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42D0FB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665E8D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r>
      <w:tr w:rsidR="004B0B49" w:rsidRPr="0089132E" w14:paraId="691CF00F" w14:textId="77777777" w:rsidTr="004B0B49">
        <w:trPr>
          <w:trHeight w:val="300"/>
        </w:trPr>
        <w:tc>
          <w:tcPr>
            <w:tcW w:w="1166" w:type="dxa"/>
            <w:tcBorders>
              <w:top w:val="nil"/>
              <w:left w:val="nil"/>
              <w:bottom w:val="nil"/>
              <w:right w:val="nil"/>
            </w:tcBorders>
            <w:shd w:val="clear" w:color="auto" w:fill="auto"/>
            <w:noWrap/>
            <w:vAlign w:val="bottom"/>
            <w:hideMark/>
          </w:tcPr>
          <w:p w14:paraId="0B2DAE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MRCI27</w:t>
            </w:r>
          </w:p>
        </w:tc>
        <w:tc>
          <w:tcPr>
            <w:tcW w:w="1320" w:type="dxa"/>
            <w:tcBorders>
              <w:top w:val="nil"/>
              <w:left w:val="nil"/>
              <w:bottom w:val="nil"/>
              <w:right w:val="nil"/>
            </w:tcBorders>
            <w:shd w:val="clear" w:color="auto" w:fill="auto"/>
            <w:noWrap/>
            <w:vAlign w:val="bottom"/>
            <w:hideMark/>
          </w:tcPr>
          <w:p w14:paraId="729D32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13A97E1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568EE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246_0</w:t>
            </w:r>
          </w:p>
        </w:tc>
        <w:tc>
          <w:tcPr>
            <w:tcW w:w="673" w:type="dxa"/>
            <w:tcBorders>
              <w:top w:val="nil"/>
              <w:left w:val="nil"/>
              <w:bottom w:val="nil"/>
              <w:right w:val="nil"/>
            </w:tcBorders>
            <w:shd w:val="clear" w:color="auto" w:fill="auto"/>
            <w:noWrap/>
            <w:vAlign w:val="bottom"/>
            <w:hideMark/>
          </w:tcPr>
          <w:p w14:paraId="5BB5BC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660A0F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2B08C3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3" w:type="dxa"/>
            <w:tcBorders>
              <w:top w:val="nil"/>
              <w:left w:val="nil"/>
              <w:bottom w:val="nil"/>
              <w:right w:val="nil"/>
            </w:tcBorders>
            <w:shd w:val="clear" w:color="auto" w:fill="auto"/>
            <w:noWrap/>
            <w:vAlign w:val="bottom"/>
            <w:hideMark/>
          </w:tcPr>
          <w:p w14:paraId="0A3A59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3" w:type="dxa"/>
            <w:tcBorders>
              <w:top w:val="nil"/>
              <w:left w:val="nil"/>
              <w:bottom w:val="nil"/>
              <w:right w:val="nil"/>
            </w:tcBorders>
            <w:shd w:val="clear" w:color="auto" w:fill="auto"/>
            <w:noWrap/>
            <w:vAlign w:val="bottom"/>
            <w:hideMark/>
          </w:tcPr>
          <w:p w14:paraId="7B76A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3" w:type="dxa"/>
            <w:tcBorders>
              <w:top w:val="nil"/>
              <w:left w:val="nil"/>
              <w:bottom w:val="nil"/>
              <w:right w:val="nil"/>
            </w:tcBorders>
            <w:shd w:val="clear" w:color="auto" w:fill="auto"/>
            <w:noWrap/>
            <w:vAlign w:val="bottom"/>
            <w:hideMark/>
          </w:tcPr>
          <w:p w14:paraId="111360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2F6AA8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4" w:type="dxa"/>
            <w:tcBorders>
              <w:top w:val="nil"/>
              <w:left w:val="nil"/>
              <w:bottom w:val="nil"/>
              <w:right w:val="nil"/>
            </w:tcBorders>
            <w:shd w:val="clear" w:color="auto" w:fill="auto"/>
            <w:noWrap/>
            <w:vAlign w:val="bottom"/>
            <w:hideMark/>
          </w:tcPr>
          <w:p w14:paraId="29C797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r>
      <w:tr w:rsidR="004B0B49" w:rsidRPr="0089132E" w14:paraId="052A1220" w14:textId="77777777" w:rsidTr="004B0B49">
        <w:trPr>
          <w:trHeight w:val="300"/>
        </w:trPr>
        <w:tc>
          <w:tcPr>
            <w:tcW w:w="1166" w:type="dxa"/>
            <w:tcBorders>
              <w:top w:val="nil"/>
              <w:left w:val="nil"/>
              <w:bottom w:val="nil"/>
              <w:right w:val="nil"/>
            </w:tcBorders>
            <w:shd w:val="clear" w:color="auto" w:fill="auto"/>
            <w:noWrap/>
            <w:vAlign w:val="bottom"/>
            <w:hideMark/>
          </w:tcPr>
          <w:p w14:paraId="163264C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MRCI29</w:t>
            </w:r>
          </w:p>
        </w:tc>
        <w:tc>
          <w:tcPr>
            <w:tcW w:w="1320" w:type="dxa"/>
            <w:tcBorders>
              <w:top w:val="nil"/>
              <w:left w:val="nil"/>
              <w:bottom w:val="nil"/>
              <w:right w:val="nil"/>
            </w:tcBorders>
            <w:shd w:val="clear" w:color="auto" w:fill="auto"/>
            <w:noWrap/>
            <w:vAlign w:val="bottom"/>
            <w:hideMark/>
          </w:tcPr>
          <w:p w14:paraId="26515E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9/17/2008</w:t>
            </w:r>
          </w:p>
        </w:tc>
        <w:tc>
          <w:tcPr>
            <w:tcW w:w="1114" w:type="dxa"/>
            <w:tcBorders>
              <w:top w:val="nil"/>
              <w:left w:val="nil"/>
              <w:bottom w:val="nil"/>
              <w:right w:val="nil"/>
            </w:tcBorders>
            <w:shd w:val="clear" w:color="auto" w:fill="auto"/>
            <w:noWrap/>
            <w:vAlign w:val="bottom"/>
            <w:hideMark/>
          </w:tcPr>
          <w:p w14:paraId="1A9387D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CF74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247_0</w:t>
            </w:r>
          </w:p>
        </w:tc>
        <w:tc>
          <w:tcPr>
            <w:tcW w:w="673" w:type="dxa"/>
            <w:tcBorders>
              <w:top w:val="nil"/>
              <w:left w:val="nil"/>
              <w:bottom w:val="nil"/>
              <w:right w:val="nil"/>
            </w:tcBorders>
            <w:shd w:val="clear" w:color="auto" w:fill="auto"/>
            <w:noWrap/>
            <w:vAlign w:val="bottom"/>
            <w:hideMark/>
          </w:tcPr>
          <w:p w14:paraId="39B3AA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3CA211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w:t>
            </w:r>
          </w:p>
        </w:tc>
        <w:tc>
          <w:tcPr>
            <w:tcW w:w="673" w:type="dxa"/>
            <w:tcBorders>
              <w:top w:val="nil"/>
              <w:left w:val="nil"/>
              <w:bottom w:val="nil"/>
              <w:right w:val="nil"/>
            </w:tcBorders>
            <w:shd w:val="clear" w:color="auto" w:fill="auto"/>
            <w:noWrap/>
            <w:vAlign w:val="bottom"/>
            <w:hideMark/>
          </w:tcPr>
          <w:p w14:paraId="3079C9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c>
          <w:tcPr>
            <w:tcW w:w="673" w:type="dxa"/>
            <w:tcBorders>
              <w:top w:val="nil"/>
              <w:left w:val="nil"/>
              <w:bottom w:val="nil"/>
              <w:right w:val="nil"/>
            </w:tcBorders>
            <w:shd w:val="clear" w:color="auto" w:fill="auto"/>
            <w:noWrap/>
            <w:vAlign w:val="bottom"/>
            <w:hideMark/>
          </w:tcPr>
          <w:p w14:paraId="4B26E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c>
          <w:tcPr>
            <w:tcW w:w="673" w:type="dxa"/>
            <w:tcBorders>
              <w:top w:val="nil"/>
              <w:left w:val="nil"/>
              <w:bottom w:val="nil"/>
              <w:right w:val="nil"/>
            </w:tcBorders>
            <w:shd w:val="clear" w:color="auto" w:fill="auto"/>
            <w:noWrap/>
            <w:vAlign w:val="bottom"/>
            <w:hideMark/>
          </w:tcPr>
          <w:p w14:paraId="2F68BB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15.5</w:t>
            </w:r>
          </w:p>
        </w:tc>
        <w:tc>
          <w:tcPr>
            <w:tcW w:w="673" w:type="dxa"/>
            <w:tcBorders>
              <w:top w:val="nil"/>
              <w:left w:val="nil"/>
              <w:bottom w:val="nil"/>
              <w:right w:val="nil"/>
            </w:tcBorders>
            <w:shd w:val="clear" w:color="auto" w:fill="auto"/>
            <w:noWrap/>
            <w:vAlign w:val="bottom"/>
            <w:hideMark/>
          </w:tcPr>
          <w:p w14:paraId="5FF830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4F61317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EB29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93.5</w:t>
            </w:r>
          </w:p>
        </w:tc>
      </w:tr>
      <w:tr w:rsidR="004B0B49" w:rsidRPr="0089132E" w14:paraId="41960BD8" w14:textId="77777777" w:rsidTr="004B0B49">
        <w:trPr>
          <w:trHeight w:val="300"/>
        </w:trPr>
        <w:tc>
          <w:tcPr>
            <w:tcW w:w="1166" w:type="dxa"/>
            <w:tcBorders>
              <w:top w:val="nil"/>
              <w:left w:val="nil"/>
              <w:bottom w:val="nil"/>
              <w:right w:val="nil"/>
            </w:tcBorders>
            <w:shd w:val="clear" w:color="auto" w:fill="auto"/>
            <w:noWrap/>
            <w:vAlign w:val="bottom"/>
            <w:hideMark/>
          </w:tcPr>
          <w:p w14:paraId="3A05F7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MRCI32</w:t>
            </w:r>
          </w:p>
        </w:tc>
        <w:tc>
          <w:tcPr>
            <w:tcW w:w="1320" w:type="dxa"/>
            <w:tcBorders>
              <w:top w:val="nil"/>
              <w:left w:val="nil"/>
              <w:bottom w:val="nil"/>
              <w:right w:val="nil"/>
            </w:tcBorders>
            <w:shd w:val="clear" w:color="auto" w:fill="auto"/>
            <w:noWrap/>
            <w:vAlign w:val="bottom"/>
            <w:hideMark/>
          </w:tcPr>
          <w:p w14:paraId="11EBDA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9/18/2008</w:t>
            </w:r>
          </w:p>
        </w:tc>
        <w:tc>
          <w:tcPr>
            <w:tcW w:w="1114" w:type="dxa"/>
            <w:tcBorders>
              <w:top w:val="nil"/>
              <w:left w:val="nil"/>
              <w:bottom w:val="nil"/>
              <w:right w:val="nil"/>
            </w:tcBorders>
            <w:shd w:val="clear" w:color="auto" w:fill="auto"/>
            <w:noWrap/>
            <w:vAlign w:val="bottom"/>
            <w:hideMark/>
          </w:tcPr>
          <w:p w14:paraId="203972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56E328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248_0</w:t>
            </w:r>
          </w:p>
        </w:tc>
        <w:tc>
          <w:tcPr>
            <w:tcW w:w="673" w:type="dxa"/>
            <w:tcBorders>
              <w:top w:val="nil"/>
              <w:left w:val="nil"/>
              <w:bottom w:val="nil"/>
              <w:right w:val="nil"/>
            </w:tcBorders>
            <w:shd w:val="clear" w:color="auto" w:fill="auto"/>
            <w:noWrap/>
            <w:vAlign w:val="bottom"/>
            <w:hideMark/>
          </w:tcPr>
          <w:p w14:paraId="63A2F9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7E3B46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w:t>
            </w:r>
          </w:p>
        </w:tc>
        <w:tc>
          <w:tcPr>
            <w:tcW w:w="673" w:type="dxa"/>
            <w:tcBorders>
              <w:top w:val="nil"/>
              <w:left w:val="nil"/>
              <w:bottom w:val="nil"/>
              <w:right w:val="nil"/>
            </w:tcBorders>
            <w:shd w:val="clear" w:color="auto" w:fill="auto"/>
            <w:noWrap/>
            <w:vAlign w:val="bottom"/>
            <w:hideMark/>
          </w:tcPr>
          <w:p w14:paraId="430667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67AB2E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D33A9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320487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2C045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w:t>
            </w:r>
          </w:p>
        </w:tc>
        <w:tc>
          <w:tcPr>
            <w:tcW w:w="674" w:type="dxa"/>
            <w:tcBorders>
              <w:top w:val="nil"/>
              <w:left w:val="nil"/>
              <w:bottom w:val="nil"/>
              <w:right w:val="nil"/>
            </w:tcBorders>
            <w:shd w:val="clear" w:color="auto" w:fill="auto"/>
            <w:noWrap/>
            <w:vAlign w:val="bottom"/>
            <w:hideMark/>
          </w:tcPr>
          <w:p w14:paraId="552D2F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w:t>
            </w:r>
          </w:p>
        </w:tc>
      </w:tr>
      <w:tr w:rsidR="004B0B49" w:rsidRPr="0089132E" w14:paraId="5421BE09" w14:textId="77777777" w:rsidTr="004B0B49">
        <w:trPr>
          <w:trHeight w:val="300"/>
        </w:trPr>
        <w:tc>
          <w:tcPr>
            <w:tcW w:w="1166" w:type="dxa"/>
            <w:tcBorders>
              <w:top w:val="nil"/>
              <w:left w:val="nil"/>
              <w:bottom w:val="nil"/>
              <w:right w:val="nil"/>
            </w:tcBorders>
            <w:shd w:val="clear" w:color="auto" w:fill="auto"/>
            <w:noWrap/>
            <w:vAlign w:val="bottom"/>
            <w:hideMark/>
          </w:tcPr>
          <w:p w14:paraId="345133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NGP0212</w:t>
            </w:r>
          </w:p>
        </w:tc>
        <w:tc>
          <w:tcPr>
            <w:tcW w:w="1320" w:type="dxa"/>
            <w:tcBorders>
              <w:top w:val="nil"/>
              <w:left w:val="nil"/>
              <w:bottom w:val="nil"/>
              <w:right w:val="nil"/>
            </w:tcBorders>
            <w:shd w:val="clear" w:color="auto" w:fill="auto"/>
            <w:noWrap/>
            <w:vAlign w:val="bottom"/>
            <w:hideMark/>
          </w:tcPr>
          <w:p w14:paraId="2A36C9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9/22/2008</w:t>
            </w:r>
          </w:p>
        </w:tc>
        <w:tc>
          <w:tcPr>
            <w:tcW w:w="1114" w:type="dxa"/>
            <w:tcBorders>
              <w:top w:val="nil"/>
              <w:left w:val="nil"/>
              <w:bottom w:val="nil"/>
              <w:right w:val="nil"/>
            </w:tcBorders>
            <w:shd w:val="clear" w:color="auto" w:fill="auto"/>
            <w:noWrap/>
            <w:vAlign w:val="bottom"/>
            <w:hideMark/>
          </w:tcPr>
          <w:p w14:paraId="12E5084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77AAE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249_0</w:t>
            </w:r>
          </w:p>
        </w:tc>
        <w:tc>
          <w:tcPr>
            <w:tcW w:w="673" w:type="dxa"/>
            <w:tcBorders>
              <w:top w:val="nil"/>
              <w:left w:val="nil"/>
              <w:bottom w:val="nil"/>
              <w:right w:val="nil"/>
            </w:tcBorders>
            <w:shd w:val="clear" w:color="auto" w:fill="auto"/>
            <w:noWrap/>
            <w:vAlign w:val="bottom"/>
            <w:hideMark/>
          </w:tcPr>
          <w:p w14:paraId="387A06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13.2</w:t>
            </w:r>
          </w:p>
        </w:tc>
        <w:tc>
          <w:tcPr>
            <w:tcW w:w="673" w:type="dxa"/>
            <w:tcBorders>
              <w:top w:val="nil"/>
              <w:left w:val="nil"/>
              <w:bottom w:val="nil"/>
              <w:right w:val="nil"/>
            </w:tcBorders>
            <w:shd w:val="clear" w:color="auto" w:fill="auto"/>
            <w:noWrap/>
            <w:vAlign w:val="bottom"/>
            <w:hideMark/>
          </w:tcPr>
          <w:p w14:paraId="3C495E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0.6</w:t>
            </w:r>
          </w:p>
        </w:tc>
        <w:tc>
          <w:tcPr>
            <w:tcW w:w="673" w:type="dxa"/>
            <w:tcBorders>
              <w:top w:val="nil"/>
              <w:left w:val="nil"/>
              <w:bottom w:val="nil"/>
              <w:right w:val="nil"/>
            </w:tcBorders>
            <w:shd w:val="clear" w:color="auto" w:fill="auto"/>
            <w:noWrap/>
            <w:vAlign w:val="bottom"/>
            <w:hideMark/>
          </w:tcPr>
          <w:p w14:paraId="65C997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01B7D2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0410D9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571C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49538A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4" w:type="dxa"/>
            <w:tcBorders>
              <w:top w:val="nil"/>
              <w:left w:val="nil"/>
              <w:bottom w:val="nil"/>
              <w:right w:val="nil"/>
            </w:tcBorders>
            <w:shd w:val="clear" w:color="auto" w:fill="auto"/>
            <w:noWrap/>
            <w:vAlign w:val="bottom"/>
            <w:hideMark/>
          </w:tcPr>
          <w:p w14:paraId="24FE8A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4BBADCF" w14:textId="77777777" w:rsidTr="004B0B49">
        <w:trPr>
          <w:trHeight w:val="300"/>
        </w:trPr>
        <w:tc>
          <w:tcPr>
            <w:tcW w:w="1166" w:type="dxa"/>
            <w:tcBorders>
              <w:top w:val="nil"/>
              <w:left w:val="nil"/>
              <w:bottom w:val="nil"/>
              <w:right w:val="nil"/>
            </w:tcBorders>
            <w:shd w:val="clear" w:color="auto" w:fill="auto"/>
            <w:noWrap/>
            <w:vAlign w:val="bottom"/>
            <w:hideMark/>
          </w:tcPr>
          <w:p w14:paraId="2D844E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MRCI30</w:t>
            </w:r>
          </w:p>
        </w:tc>
        <w:tc>
          <w:tcPr>
            <w:tcW w:w="1320" w:type="dxa"/>
            <w:tcBorders>
              <w:top w:val="nil"/>
              <w:left w:val="nil"/>
              <w:bottom w:val="nil"/>
              <w:right w:val="nil"/>
            </w:tcBorders>
            <w:shd w:val="clear" w:color="auto" w:fill="auto"/>
            <w:noWrap/>
            <w:vAlign w:val="bottom"/>
            <w:hideMark/>
          </w:tcPr>
          <w:p w14:paraId="47BA54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9/23/2008</w:t>
            </w:r>
          </w:p>
        </w:tc>
        <w:tc>
          <w:tcPr>
            <w:tcW w:w="1114" w:type="dxa"/>
            <w:tcBorders>
              <w:top w:val="nil"/>
              <w:left w:val="nil"/>
              <w:bottom w:val="nil"/>
              <w:right w:val="nil"/>
            </w:tcBorders>
            <w:shd w:val="clear" w:color="auto" w:fill="auto"/>
            <w:noWrap/>
            <w:vAlign w:val="bottom"/>
            <w:hideMark/>
          </w:tcPr>
          <w:p w14:paraId="5243B5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A8492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250_0</w:t>
            </w:r>
          </w:p>
        </w:tc>
        <w:tc>
          <w:tcPr>
            <w:tcW w:w="673" w:type="dxa"/>
            <w:tcBorders>
              <w:top w:val="nil"/>
              <w:left w:val="nil"/>
              <w:bottom w:val="nil"/>
              <w:right w:val="nil"/>
            </w:tcBorders>
            <w:shd w:val="clear" w:color="auto" w:fill="auto"/>
            <w:noWrap/>
            <w:vAlign w:val="bottom"/>
            <w:hideMark/>
          </w:tcPr>
          <w:p w14:paraId="1AEE70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86317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C8B07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1CACFD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37372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EEA1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445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4" w:type="dxa"/>
            <w:tcBorders>
              <w:top w:val="nil"/>
              <w:left w:val="nil"/>
              <w:bottom w:val="nil"/>
              <w:right w:val="nil"/>
            </w:tcBorders>
            <w:shd w:val="clear" w:color="auto" w:fill="auto"/>
            <w:noWrap/>
            <w:vAlign w:val="bottom"/>
            <w:hideMark/>
          </w:tcPr>
          <w:p w14:paraId="49CC7B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w:t>
            </w:r>
          </w:p>
        </w:tc>
      </w:tr>
      <w:tr w:rsidR="004B0B49" w:rsidRPr="0089132E" w14:paraId="02EF8BED" w14:textId="77777777" w:rsidTr="004B0B49">
        <w:trPr>
          <w:trHeight w:val="300"/>
        </w:trPr>
        <w:tc>
          <w:tcPr>
            <w:tcW w:w="1166" w:type="dxa"/>
            <w:tcBorders>
              <w:top w:val="nil"/>
              <w:left w:val="nil"/>
              <w:bottom w:val="nil"/>
              <w:right w:val="nil"/>
            </w:tcBorders>
            <w:shd w:val="clear" w:color="auto" w:fill="auto"/>
            <w:noWrap/>
            <w:vAlign w:val="bottom"/>
            <w:hideMark/>
          </w:tcPr>
          <w:p w14:paraId="6F07AF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NGP15</w:t>
            </w:r>
          </w:p>
        </w:tc>
        <w:tc>
          <w:tcPr>
            <w:tcW w:w="1320" w:type="dxa"/>
            <w:tcBorders>
              <w:top w:val="nil"/>
              <w:left w:val="nil"/>
              <w:bottom w:val="nil"/>
              <w:right w:val="nil"/>
            </w:tcBorders>
            <w:shd w:val="clear" w:color="auto" w:fill="auto"/>
            <w:noWrap/>
            <w:vAlign w:val="bottom"/>
            <w:hideMark/>
          </w:tcPr>
          <w:p w14:paraId="14D8F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9/23/2008</w:t>
            </w:r>
          </w:p>
        </w:tc>
        <w:tc>
          <w:tcPr>
            <w:tcW w:w="1114" w:type="dxa"/>
            <w:tcBorders>
              <w:top w:val="nil"/>
              <w:left w:val="nil"/>
              <w:bottom w:val="nil"/>
              <w:right w:val="nil"/>
            </w:tcBorders>
            <w:shd w:val="clear" w:color="auto" w:fill="auto"/>
            <w:noWrap/>
            <w:vAlign w:val="bottom"/>
            <w:hideMark/>
          </w:tcPr>
          <w:p w14:paraId="62C49FA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2CAB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251_0</w:t>
            </w:r>
          </w:p>
        </w:tc>
        <w:tc>
          <w:tcPr>
            <w:tcW w:w="673" w:type="dxa"/>
            <w:tcBorders>
              <w:top w:val="nil"/>
              <w:left w:val="nil"/>
              <w:bottom w:val="nil"/>
              <w:right w:val="nil"/>
            </w:tcBorders>
            <w:shd w:val="clear" w:color="auto" w:fill="auto"/>
            <w:noWrap/>
            <w:vAlign w:val="bottom"/>
            <w:hideMark/>
          </w:tcPr>
          <w:p w14:paraId="48CA4F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1451D7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22BD8F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5D23A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3BD606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1CC6E1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14C43E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4" w:type="dxa"/>
            <w:tcBorders>
              <w:top w:val="nil"/>
              <w:left w:val="nil"/>
              <w:bottom w:val="nil"/>
              <w:right w:val="nil"/>
            </w:tcBorders>
            <w:shd w:val="clear" w:color="auto" w:fill="auto"/>
            <w:noWrap/>
            <w:vAlign w:val="bottom"/>
            <w:hideMark/>
          </w:tcPr>
          <w:p w14:paraId="47938F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r>
      <w:tr w:rsidR="004B0B49" w:rsidRPr="0089132E" w14:paraId="6D303D32" w14:textId="77777777" w:rsidTr="004B0B49">
        <w:trPr>
          <w:trHeight w:val="300"/>
        </w:trPr>
        <w:tc>
          <w:tcPr>
            <w:tcW w:w="1166" w:type="dxa"/>
            <w:tcBorders>
              <w:top w:val="nil"/>
              <w:left w:val="nil"/>
              <w:bottom w:val="nil"/>
              <w:right w:val="nil"/>
            </w:tcBorders>
            <w:shd w:val="clear" w:color="auto" w:fill="auto"/>
            <w:noWrap/>
            <w:vAlign w:val="bottom"/>
            <w:hideMark/>
          </w:tcPr>
          <w:p w14:paraId="3AD7AB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NGP43</w:t>
            </w:r>
          </w:p>
        </w:tc>
        <w:tc>
          <w:tcPr>
            <w:tcW w:w="1320" w:type="dxa"/>
            <w:tcBorders>
              <w:top w:val="nil"/>
              <w:left w:val="nil"/>
              <w:bottom w:val="nil"/>
              <w:right w:val="nil"/>
            </w:tcBorders>
            <w:shd w:val="clear" w:color="auto" w:fill="auto"/>
            <w:noWrap/>
            <w:vAlign w:val="bottom"/>
            <w:hideMark/>
          </w:tcPr>
          <w:p w14:paraId="7EE8E9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9/24/2008</w:t>
            </w:r>
          </w:p>
        </w:tc>
        <w:tc>
          <w:tcPr>
            <w:tcW w:w="1114" w:type="dxa"/>
            <w:tcBorders>
              <w:top w:val="nil"/>
              <w:left w:val="nil"/>
              <w:bottom w:val="nil"/>
              <w:right w:val="nil"/>
            </w:tcBorders>
            <w:shd w:val="clear" w:color="auto" w:fill="auto"/>
            <w:noWrap/>
            <w:vAlign w:val="bottom"/>
            <w:hideMark/>
          </w:tcPr>
          <w:p w14:paraId="48555DE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E014F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252_0</w:t>
            </w:r>
          </w:p>
        </w:tc>
        <w:tc>
          <w:tcPr>
            <w:tcW w:w="673" w:type="dxa"/>
            <w:tcBorders>
              <w:top w:val="nil"/>
              <w:left w:val="nil"/>
              <w:bottom w:val="nil"/>
              <w:right w:val="nil"/>
            </w:tcBorders>
            <w:shd w:val="clear" w:color="auto" w:fill="auto"/>
            <w:noWrap/>
            <w:vAlign w:val="bottom"/>
            <w:hideMark/>
          </w:tcPr>
          <w:p w14:paraId="636110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1DB927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63318C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7EFB0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0.6</w:t>
            </w:r>
          </w:p>
        </w:tc>
        <w:tc>
          <w:tcPr>
            <w:tcW w:w="673" w:type="dxa"/>
            <w:tcBorders>
              <w:top w:val="nil"/>
              <w:left w:val="nil"/>
              <w:bottom w:val="nil"/>
              <w:right w:val="nil"/>
            </w:tcBorders>
            <w:shd w:val="clear" w:color="auto" w:fill="auto"/>
            <w:noWrap/>
            <w:vAlign w:val="bottom"/>
            <w:hideMark/>
          </w:tcPr>
          <w:p w14:paraId="7E3FF4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3" w:type="dxa"/>
            <w:tcBorders>
              <w:top w:val="nil"/>
              <w:left w:val="nil"/>
              <w:bottom w:val="nil"/>
              <w:right w:val="nil"/>
            </w:tcBorders>
            <w:shd w:val="clear" w:color="auto" w:fill="auto"/>
            <w:noWrap/>
            <w:vAlign w:val="bottom"/>
            <w:hideMark/>
          </w:tcPr>
          <w:p w14:paraId="7684AA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A7B3F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4" w:type="dxa"/>
            <w:tcBorders>
              <w:top w:val="nil"/>
              <w:left w:val="nil"/>
              <w:bottom w:val="nil"/>
              <w:right w:val="nil"/>
            </w:tcBorders>
            <w:shd w:val="clear" w:color="auto" w:fill="auto"/>
            <w:noWrap/>
            <w:vAlign w:val="bottom"/>
            <w:hideMark/>
          </w:tcPr>
          <w:p w14:paraId="4533BE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r>
      <w:tr w:rsidR="004B0B49" w:rsidRPr="0089132E" w14:paraId="5D1CB450" w14:textId="77777777" w:rsidTr="004B0B49">
        <w:trPr>
          <w:trHeight w:val="300"/>
        </w:trPr>
        <w:tc>
          <w:tcPr>
            <w:tcW w:w="1166" w:type="dxa"/>
            <w:tcBorders>
              <w:top w:val="nil"/>
              <w:left w:val="nil"/>
              <w:bottom w:val="nil"/>
              <w:right w:val="nil"/>
            </w:tcBorders>
            <w:shd w:val="clear" w:color="auto" w:fill="auto"/>
            <w:noWrap/>
            <w:vAlign w:val="bottom"/>
            <w:hideMark/>
          </w:tcPr>
          <w:p w14:paraId="6EA8A2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MRE0025</w:t>
            </w:r>
          </w:p>
        </w:tc>
        <w:tc>
          <w:tcPr>
            <w:tcW w:w="1320" w:type="dxa"/>
            <w:tcBorders>
              <w:top w:val="nil"/>
              <w:left w:val="nil"/>
              <w:bottom w:val="nil"/>
              <w:right w:val="nil"/>
            </w:tcBorders>
            <w:shd w:val="clear" w:color="auto" w:fill="auto"/>
            <w:noWrap/>
            <w:vAlign w:val="bottom"/>
            <w:hideMark/>
          </w:tcPr>
          <w:p w14:paraId="56775A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10/6/2008</w:t>
            </w:r>
          </w:p>
        </w:tc>
        <w:tc>
          <w:tcPr>
            <w:tcW w:w="1114" w:type="dxa"/>
            <w:tcBorders>
              <w:top w:val="nil"/>
              <w:left w:val="nil"/>
              <w:bottom w:val="nil"/>
              <w:right w:val="nil"/>
            </w:tcBorders>
            <w:shd w:val="clear" w:color="auto" w:fill="auto"/>
            <w:noWrap/>
            <w:vAlign w:val="bottom"/>
            <w:hideMark/>
          </w:tcPr>
          <w:p w14:paraId="3BE7966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E81CD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254_0</w:t>
            </w:r>
          </w:p>
        </w:tc>
        <w:tc>
          <w:tcPr>
            <w:tcW w:w="673" w:type="dxa"/>
            <w:tcBorders>
              <w:top w:val="nil"/>
              <w:left w:val="nil"/>
              <w:bottom w:val="nil"/>
              <w:right w:val="nil"/>
            </w:tcBorders>
            <w:shd w:val="clear" w:color="auto" w:fill="auto"/>
            <w:noWrap/>
            <w:vAlign w:val="bottom"/>
            <w:hideMark/>
          </w:tcPr>
          <w:p w14:paraId="14BA55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4B74E2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c>
          <w:tcPr>
            <w:tcW w:w="673" w:type="dxa"/>
            <w:tcBorders>
              <w:top w:val="nil"/>
              <w:left w:val="nil"/>
              <w:bottom w:val="nil"/>
              <w:right w:val="nil"/>
            </w:tcBorders>
            <w:shd w:val="clear" w:color="auto" w:fill="auto"/>
            <w:noWrap/>
            <w:vAlign w:val="bottom"/>
            <w:hideMark/>
          </w:tcPr>
          <w:p w14:paraId="5E1E5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77.8</w:t>
            </w:r>
          </w:p>
        </w:tc>
        <w:tc>
          <w:tcPr>
            <w:tcW w:w="673" w:type="dxa"/>
            <w:tcBorders>
              <w:top w:val="nil"/>
              <w:left w:val="nil"/>
              <w:bottom w:val="nil"/>
              <w:right w:val="nil"/>
            </w:tcBorders>
            <w:shd w:val="clear" w:color="auto" w:fill="auto"/>
            <w:noWrap/>
            <w:vAlign w:val="bottom"/>
            <w:hideMark/>
          </w:tcPr>
          <w:p w14:paraId="4C1B0B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4A61C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3392EA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26474E4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89311C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1F6333DD" w14:textId="77777777" w:rsidTr="004B0B49">
        <w:trPr>
          <w:trHeight w:val="300"/>
        </w:trPr>
        <w:tc>
          <w:tcPr>
            <w:tcW w:w="1166" w:type="dxa"/>
            <w:tcBorders>
              <w:top w:val="nil"/>
              <w:left w:val="nil"/>
              <w:bottom w:val="nil"/>
              <w:right w:val="nil"/>
            </w:tcBorders>
            <w:shd w:val="clear" w:color="auto" w:fill="auto"/>
            <w:noWrap/>
            <w:vAlign w:val="bottom"/>
            <w:hideMark/>
          </w:tcPr>
          <w:p w14:paraId="313E38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NGP0214</w:t>
            </w:r>
          </w:p>
        </w:tc>
        <w:tc>
          <w:tcPr>
            <w:tcW w:w="1320" w:type="dxa"/>
            <w:tcBorders>
              <w:top w:val="nil"/>
              <w:left w:val="nil"/>
              <w:bottom w:val="nil"/>
              <w:right w:val="nil"/>
            </w:tcBorders>
            <w:shd w:val="clear" w:color="auto" w:fill="auto"/>
            <w:noWrap/>
            <w:vAlign w:val="bottom"/>
            <w:hideMark/>
          </w:tcPr>
          <w:p w14:paraId="3B07A5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10/7/2008</w:t>
            </w:r>
          </w:p>
        </w:tc>
        <w:tc>
          <w:tcPr>
            <w:tcW w:w="1114" w:type="dxa"/>
            <w:tcBorders>
              <w:top w:val="nil"/>
              <w:left w:val="nil"/>
              <w:bottom w:val="nil"/>
              <w:right w:val="nil"/>
            </w:tcBorders>
            <w:shd w:val="clear" w:color="auto" w:fill="auto"/>
            <w:noWrap/>
            <w:vAlign w:val="bottom"/>
            <w:hideMark/>
          </w:tcPr>
          <w:p w14:paraId="2F72B0D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F783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255_0</w:t>
            </w:r>
          </w:p>
        </w:tc>
        <w:tc>
          <w:tcPr>
            <w:tcW w:w="673" w:type="dxa"/>
            <w:tcBorders>
              <w:top w:val="nil"/>
              <w:left w:val="nil"/>
              <w:bottom w:val="nil"/>
              <w:right w:val="nil"/>
            </w:tcBorders>
            <w:shd w:val="clear" w:color="auto" w:fill="auto"/>
            <w:noWrap/>
            <w:vAlign w:val="bottom"/>
            <w:hideMark/>
          </w:tcPr>
          <w:p w14:paraId="7B7993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020D80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B18B3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DB5E0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7C99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11.9</w:t>
            </w:r>
          </w:p>
        </w:tc>
        <w:tc>
          <w:tcPr>
            <w:tcW w:w="673" w:type="dxa"/>
            <w:tcBorders>
              <w:top w:val="nil"/>
              <w:left w:val="nil"/>
              <w:bottom w:val="nil"/>
              <w:right w:val="nil"/>
            </w:tcBorders>
            <w:shd w:val="clear" w:color="auto" w:fill="auto"/>
            <w:noWrap/>
            <w:vAlign w:val="bottom"/>
            <w:hideMark/>
          </w:tcPr>
          <w:p w14:paraId="3810A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2AE13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4" w:type="dxa"/>
            <w:tcBorders>
              <w:top w:val="nil"/>
              <w:left w:val="nil"/>
              <w:bottom w:val="nil"/>
              <w:right w:val="nil"/>
            </w:tcBorders>
            <w:shd w:val="clear" w:color="auto" w:fill="auto"/>
            <w:noWrap/>
            <w:vAlign w:val="bottom"/>
            <w:hideMark/>
          </w:tcPr>
          <w:p w14:paraId="1B22C1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r>
      <w:tr w:rsidR="004B0B49" w:rsidRPr="0089132E" w14:paraId="26D04A70" w14:textId="77777777" w:rsidTr="004B0B49">
        <w:trPr>
          <w:trHeight w:val="300"/>
        </w:trPr>
        <w:tc>
          <w:tcPr>
            <w:tcW w:w="1166" w:type="dxa"/>
            <w:tcBorders>
              <w:top w:val="nil"/>
              <w:left w:val="nil"/>
              <w:bottom w:val="nil"/>
              <w:right w:val="nil"/>
            </w:tcBorders>
            <w:shd w:val="clear" w:color="auto" w:fill="auto"/>
            <w:noWrap/>
            <w:vAlign w:val="bottom"/>
            <w:hideMark/>
          </w:tcPr>
          <w:p w14:paraId="3BC960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NGP1</w:t>
            </w:r>
          </w:p>
        </w:tc>
        <w:tc>
          <w:tcPr>
            <w:tcW w:w="1320" w:type="dxa"/>
            <w:tcBorders>
              <w:top w:val="nil"/>
              <w:left w:val="nil"/>
              <w:bottom w:val="nil"/>
              <w:right w:val="nil"/>
            </w:tcBorders>
            <w:shd w:val="clear" w:color="auto" w:fill="auto"/>
            <w:noWrap/>
            <w:vAlign w:val="bottom"/>
            <w:hideMark/>
          </w:tcPr>
          <w:p w14:paraId="379294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10/7/2008</w:t>
            </w:r>
          </w:p>
        </w:tc>
        <w:tc>
          <w:tcPr>
            <w:tcW w:w="1114" w:type="dxa"/>
            <w:tcBorders>
              <w:top w:val="nil"/>
              <w:left w:val="nil"/>
              <w:bottom w:val="nil"/>
              <w:right w:val="nil"/>
            </w:tcBorders>
            <w:shd w:val="clear" w:color="auto" w:fill="auto"/>
            <w:noWrap/>
            <w:vAlign w:val="bottom"/>
            <w:hideMark/>
          </w:tcPr>
          <w:p w14:paraId="0D5E77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C12D5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256_0</w:t>
            </w:r>
          </w:p>
        </w:tc>
        <w:tc>
          <w:tcPr>
            <w:tcW w:w="673" w:type="dxa"/>
            <w:tcBorders>
              <w:top w:val="nil"/>
              <w:left w:val="nil"/>
              <w:bottom w:val="nil"/>
              <w:right w:val="nil"/>
            </w:tcBorders>
            <w:shd w:val="clear" w:color="auto" w:fill="auto"/>
            <w:noWrap/>
            <w:vAlign w:val="bottom"/>
            <w:hideMark/>
          </w:tcPr>
          <w:p w14:paraId="79863F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32.1</w:t>
            </w:r>
          </w:p>
        </w:tc>
        <w:tc>
          <w:tcPr>
            <w:tcW w:w="673" w:type="dxa"/>
            <w:tcBorders>
              <w:top w:val="nil"/>
              <w:left w:val="nil"/>
              <w:bottom w:val="nil"/>
              <w:right w:val="nil"/>
            </w:tcBorders>
            <w:shd w:val="clear" w:color="auto" w:fill="auto"/>
            <w:noWrap/>
            <w:vAlign w:val="bottom"/>
            <w:hideMark/>
          </w:tcPr>
          <w:p w14:paraId="2E3A4C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0D9C33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3C759C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070E35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72FE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14255C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4" w:type="dxa"/>
            <w:tcBorders>
              <w:top w:val="nil"/>
              <w:left w:val="nil"/>
              <w:bottom w:val="nil"/>
              <w:right w:val="nil"/>
            </w:tcBorders>
            <w:shd w:val="clear" w:color="auto" w:fill="auto"/>
            <w:noWrap/>
            <w:vAlign w:val="bottom"/>
            <w:hideMark/>
          </w:tcPr>
          <w:p w14:paraId="78607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r>
      <w:tr w:rsidR="004B0B49" w:rsidRPr="0089132E" w14:paraId="2AA11C7F" w14:textId="77777777" w:rsidTr="004B0B49">
        <w:trPr>
          <w:trHeight w:val="300"/>
        </w:trPr>
        <w:tc>
          <w:tcPr>
            <w:tcW w:w="1166" w:type="dxa"/>
            <w:tcBorders>
              <w:top w:val="nil"/>
              <w:left w:val="nil"/>
              <w:bottom w:val="nil"/>
              <w:right w:val="nil"/>
            </w:tcBorders>
            <w:shd w:val="clear" w:color="auto" w:fill="auto"/>
            <w:noWrap/>
            <w:vAlign w:val="bottom"/>
            <w:hideMark/>
          </w:tcPr>
          <w:p w14:paraId="1FC462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NGP0213</w:t>
            </w:r>
          </w:p>
        </w:tc>
        <w:tc>
          <w:tcPr>
            <w:tcW w:w="1320" w:type="dxa"/>
            <w:tcBorders>
              <w:top w:val="nil"/>
              <w:left w:val="nil"/>
              <w:bottom w:val="nil"/>
              <w:right w:val="nil"/>
            </w:tcBorders>
            <w:shd w:val="clear" w:color="auto" w:fill="auto"/>
            <w:noWrap/>
            <w:vAlign w:val="bottom"/>
            <w:hideMark/>
          </w:tcPr>
          <w:p w14:paraId="4BF87B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10/17/2008</w:t>
            </w:r>
          </w:p>
        </w:tc>
        <w:tc>
          <w:tcPr>
            <w:tcW w:w="1114" w:type="dxa"/>
            <w:tcBorders>
              <w:top w:val="nil"/>
              <w:left w:val="nil"/>
              <w:bottom w:val="nil"/>
              <w:right w:val="nil"/>
            </w:tcBorders>
            <w:shd w:val="clear" w:color="auto" w:fill="auto"/>
            <w:noWrap/>
            <w:vAlign w:val="bottom"/>
            <w:hideMark/>
          </w:tcPr>
          <w:p w14:paraId="16B7D3F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54ACD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258_0</w:t>
            </w:r>
          </w:p>
        </w:tc>
        <w:tc>
          <w:tcPr>
            <w:tcW w:w="673" w:type="dxa"/>
            <w:tcBorders>
              <w:top w:val="nil"/>
              <w:left w:val="nil"/>
              <w:bottom w:val="nil"/>
              <w:right w:val="nil"/>
            </w:tcBorders>
            <w:shd w:val="clear" w:color="auto" w:fill="auto"/>
            <w:noWrap/>
            <w:vAlign w:val="bottom"/>
            <w:hideMark/>
          </w:tcPr>
          <w:p w14:paraId="41B58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6B6C16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95.6</w:t>
            </w:r>
          </w:p>
        </w:tc>
        <w:tc>
          <w:tcPr>
            <w:tcW w:w="673" w:type="dxa"/>
            <w:tcBorders>
              <w:top w:val="nil"/>
              <w:left w:val="nil"/>
              <w:bottom w:val="nil"/>
              <w:right w:val="nil"/>
            </w:tcBorders>
            <w:shd w:val="clear" w:color="auto" w:fill="auto"/>
            <w:noWrap/>
            <w:vAlign w:val="bottom"/>
            <w:hideMark/>
          </w:tcPr>
          <w:p w14:paraId="2CB4E2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326956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12.7</w:t>
            </w:r>
          </w:p>
        </w:tc>
        <w:tc>
          <w:tcPr>
            <w:tcW w:w="673" w:type="dxa"/>
            <w:tcBorders>
              <w:top w:val="nil"/>
              <w:left w:val="nil"/>
              <w:bottom w:val="nil"/>
              <w:right w:val="nil"/>
            </w:tcBorders>
            <w:shd w:val="clear" w:color="auto" w:fill="auto"/>
            <w:noWrap/>
            <w:vAlign w:val="bottom"/>
            <w:hideMark/>
          </w:tcPr>
          <w:p w14:paraId="0E32C5C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CDACA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00A0D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4" w:type="dxa"/>
            <w:tcBorders>
              <w:top w:val="nil"/>
              <w:left w:val="nil"/>
              <w:bottom w:val="nil"/>
              <w:right w:val="nil"/>
            </w:tcBorders>
            <w:shd w:val="clear" w:color="auto" w:fill="auto"/>
            <w:noWrap/>
            <w:vAlign w:val="bottom"/>
            <w:hideMark/>
          </w:tcPr>
          <w:p w14:paraId="36886B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11.5</w:t>
            </w:r>
          </w:p>
        </w:tc>
      </w:tr>
      <w:tr w:rsidR="004B0B49" w:rsidRPr="0089132E" w14:paraId="71EB90AE" w14:textId="77777777" w:rsidTr="004B0B49">
        <w:trPr>
          <w:trHeight w:val="300"/>
        </w:trPr>
        <w:tc>
          <w:tcPr>
            <w:tcW w:w="1166" w:type="dxa"/>
            <w:tcBorders>
              <w:top w:val="nil"/>
              <w:left w:val="nil"/>
              <w:bottom w:val="nil"/>
              <w:right w:val="nil"/>
            </w:tcBorders>
            <w:shd w:val="clear" w:color="auto" w:fill="auto"/>
            <w:noWrap/>
            <w:vAlign w:val="bottom"/>
            <w:hideMark/>
          </w:tcPr>
          <w:p w14:paraId="01CEF8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WB0292</w:t>
            </w:r>
          </w:p>
        </w:tc>
        <w:tc>
          <w:tcPr>
            <w:tcW w:w="1320" w:type="dxa"/>
            <w:tcBorders>
              <w:top w:val="nil"/>
              <w:left w:val="nil"/>
              <w:bottom w:val="nil"/>
              <w:right w:val="nil"/>
            </w:tcBorders>
            <w:shd w:val="clear" w:color="auto" w:fill="auto"/>
            <w:noWrap/>
            <w:vAlign w:val="bottom"/>
            <w:hideMark/>
          </w:tcPr>
          <w:p w14:paraId="7C1946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10/23/2008</w:t>
            </w:r>
          </w:p>
        </w:tc>
        <w:tc>
          <w:tcPr>
            <w:tcW w:w="1114" w:type="dxa"/>
            <w:tcBorders>
              <w:top w:val="nil"/>
              <w:left w:val="nil"/>
              <w:bottom w:val="nil"/>
              <w:right w:val="nil"/>
            </w:tcBorders>
            <w:shd w:val="clear" w:color="auto" w:fill="auto"/>
            <w:noWrap/>
            <w:vAlign w:val="bottom"/>
            <w:hideMark/>
          </w:tcPr>
          <w:p w14:paraId="70C08D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60B5D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259_0</w:t>
            </w:r>
          </w:p>
        </w:tc>
        <w:tc>
          <w:tcPr>
            <w:tcW w:w="673" w:type="dxa"/>
            <w:tcBorders>
              <w:top w:val="nil"/>
              <w:left w:val="nil"/>
              <w:bottom w:val="nil"/>
              <w:right w:val="nil"/>
            </w:tcBorders>
            <w:shd w:val="clear" w:color="auto" w:fill="auto"/>
            <w:noWrap/>
            <w:vAlign w:val="bottom"/>
            <w:hideMark/>
          </w:tcPr>
          <w:p w14:paraId="1D2084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03843B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w:t>
            </w:r>
          </w:p>
        </w:tc>
        <w:tc>
          <w:tcPr>
            <w:tcW w:w="673" w:type="dxa"/>
            <w:tcBorders>
              <w:top w:val="nil"/>
              <w:left w:val="nil"/>
              <w:bottom w:val="nil"/>
              <w:right w:val="nil"/>
            </w:tcBorders>
            <w:shd w:val="clear" w:color="auto" w:fill="auto"/>
            <w:noWrap/>
            <w:vAlign w:val="bottom"/>
            <w:hideMark/>
          </w:tcPr>
          <w:p w14:paraId="02F28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2C59AF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c>
          <w:tcPr>
            <w:tcW w:w="673" w:type="dxa"/>
            <w:tcBorders>
              <w:top w:val="nil"/>
              <w:left w:val="nil"/>
              <w:bottom w:val="nil"/>
              <w:right w:val="nil"/>
            </w:tcBorders>
            <w:shd w:val="clear" w:color="auto" w:fill="auto"/>
            <w:noWrap/>
            <w:vAlign w:val="bottom"/>
            <w:hideMark/>
          </w:tcPr>
          <w:p w14:paraId="07C169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21FE4B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33B01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98.8</w:t>
            </w:r>
          </w:p>
        </w:tc>
        <w:tc>
          <w:tcPr>
            <w:tcW w:w="674" w:type="dxa"/>
            <w:tcBorders>
              <w:top w:val="nil"/>
              <w:left w:val="nil"/>
              <w:bottom w:val="nil"/>
              <w:right w:val="nil"/>
            </w:tcBorders>
            <w:shd w:val="clear" w:color="auto" w:fill="auto"/>
            <w:noWrap/>
            <w:vAlign w:val="bottom"/>
            <w:hideMark/>
          </w:tcPr>
          <w:p w14:paraId="0689DC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r>
      <w:tr w:rsidR="004B0B49" w:rsidRPr="0089132E" w14:paraId="421DAF6F" w14:textId="77777777" w:rsidTr="004B0B49">
        <w:trPr>
          <w:trHeight w:val="300"/>
        </w:trPr>
        <w:tc>
          <w:tcPr>
            <w:tcW w:w="1166" w:type="dxa"/>
            <w:tcBorders>
              <w:top w:val="nil"/>
              <w:left w:val="nil"/>
              <w:bottom w:val="nil"/>
              <w:right w:val="nil"/>
            </w:tcBorders>
            <w:shd w:val="clear" w:color="auto" w:fill="auto"/>
            <w:noWrap/>
            <w:vAlign w:val="bottom"/>
            <w:hideMark/>
          </w:tcPr>
          <w:p w14:paraId="751A67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WB0313</w:t>
            </w:r>
          </w:p>
        </w:tc>
        <w:tc>
          <w:tcPr>
            <w:tcW w:w="1320" w:type="dxa"/>
            <w:tcBorders>
              <w:top w:val="nil"/>
              <w:left w:val="nil"/>
              <w:bottom w:val="nil"/>
              <w:right w:val="nil"/>
            </w:tcBorders>
            <w:shd w:val="clear" w:color="auto" w:fill="auto"/>
            <w:noWrap/>
            <w:vAlign w:val="bottom"/>
            <w:hideMark/>
          </w:tcPr>
          <w:p w14:paraId="10FFE4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9/8/2008</w:t>
            </w:r>
          </w:p>
        </w:tc>
        <w:tc>
          <w:tcPr>
            <w:tcW w:w="1114" w:type="dxa"/>
            <w:tcBorders>
              <w:top w:val="nil"/>
              <w:left w:val="nil"/>
              <w:bottom w:val="nil"/>
              <w:right w:val="nil"/>
            </w:tcBorders>
            <w:shd w:val="clear" w:color="auto" w:fill="auto"/>
            <w:noWrap/>
            <w:vAlign w:val="bottom"/>
            <w:hideMark/>
          </w:tcPr>
          <w:p w14:paraId="43E5132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1C31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261_0</w:t>
            </w:r>
          </w:p>
        </w:tc>
        <w:tc>
          <w:tcPr>
            <w:tcW w:w="673" w:type="dxa"/>
            <w:tcBorders>
              <w:top w:val="nil"/>
              <w:left w:val="nil"/>
              <w:bottom w:val="nil"/>
              <w:right w:val="nil"/>
            </w:tcBorders>
            <w:shd w:val="clear" w:color="auto" w:fill="auto"/>
            <w:noWrap/>
            <w:vAlign w:val="bottom"/>
            <w:hideMark/>
          </w:tcPr>
          <w:p w14:paraId="429F46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73571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6FA680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96.3</w:t>
            </w:r>
          </w:p>
        </w:tc>
        <w:tc>
          <w:tcPr>
            <w:tcW w:w="673" w:type="dxa"/>
            <w:tcBorders>
              <w:top w:val="nil"/>
              <w:left w:val="nil"/>
              <w:bottom w:val="nil"/>
              <w:right w:val="nil"/>
            </w:tcBorders>
            <w:shd w:val="clear" w:color="auto" w:fill="auto"/>
            <w:noWrap/>
            <w:vAlign w:val="bottom"/>
            <w:hideMark/>
          </w:tcPr>
          <w:p w14:paraId="619188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271E80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5828CD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3063E2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4" w:type="dxa"/>
            <w:tcBorders>
              <w:top w:val="nil"/>
              <w:left w:val="nil"/>
              <w:bottom w:val="nil"/>
              <w:right w:val="nil"/>
            </w:tcBorders>
            <w:shd w:val="clear" w:color="auto" w:fill="auto"/>
            <w:noWrap/>
            <w:vAlign w:val="bottom"/>
            <w:hideMark/>
          </w:tcPr>
          <w:p w14:paraId="02E263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r>
      <w:tr w:rsidR="004B0B49" w:rsidRPr="0089132E" w14:paraId="5BF17702" w14:textId="77777777" w:rsidTr="004B0B49">
        <w:trPr>
          <w:trHeight w:val="300"/>
        </w:trPr>
        <w:tc>
          <w:tcPr>
            <w:tcW w:w="1166" w:type="dxa"/>
            <w:tcBorders>
              <w:top w:val="nil"/>
              <w:left w:val="nil"/>
              <w:bottom w:val="nil"/>
              <w:right w:val="nil"/>
            </w:tcBorders>
            <w:shd w:val="clear" w:color="auto" w:fill="auto"/>
            <w:noWrap/>
            <w:vAlign w:val="bottom"/>
            <w:hideMark/>
          </w:tcPr>
          <w:p w14:paraId="07E01E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WB106</w:t>
            </w:r>
          </w:p>
        </w:tc>
        <w:tc>
          <w:tcPr>
            <w:tcW w:w="1320" w:type="dxa"/>
            <w:tcBorders>
              <w:top w:val="nil"/>
              <w:left w:val="nil"/>
              <w:bottom w:val="nil"/>
              <w:right w:val="nil"/>
            </w:tcBorders>
            <w:shd w:val="clear" w:color="auto" w:fill="auto"/>
            <w:noWrap/>
            <w:vAlign w:val="bottom"/>
            <w:hideMark/>
          </w:tcPr>
          <w:p w14:paraId="3BF46C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9/9/2008</w:t>
            </w:r>
          </w:p>
        </w:tc>
        <w:tc>
          <w:tcPr>
            <w:tcW w:w="1114" w:type="dxa"/>
            <w:tcBorders>
              <w:top w:val="nil"/>
              <w:left w:val="nil"/>
              <w:bottom w:val="nil"/>
              <w:right w:val="nil"/>
            </w:tcBorders>
            <w:shd w:val="clear" w:color="auto" w:fill="auto"/>
            <w:noWrap/>
            <w:vAlign w:val="bottom"/>
            <w:hideMark/>
          </w:tcPr>
          <w:p w14:paraId="2B04132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6604C9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262_0</w:t>
            </w:r>
          </w:p>
        </w:tc>
        <w:tc>
          <w:tcPr>
            <w:tcW w:w="673" w:type="dxa"/>
            <w:tcBorders>
              <w:top w:val="nil"/>
              <w:left w:val="nil"/>
              <w:bottom w:val="nil"/>
              <w:right w:val="nil"/>
            </w:tcBorders>
            <w:shd w:val="clear" w:color="auto" w:fill="auto"/>
            <w:noWrap/>
            <w:vAlign w:val="bottom"/>
            <w:hideMark/>
          </w:tcPr>
          <w:p w14:paraId="4767DD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76A5A5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4BC5BE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C309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97.4</w:t>
            </w:r>
          </w:p>
        </w:tc>
        <w:tc>
          <w:tcPr>
            <w:tcW w:w="673" w:type="dxa"/>
            <w:tcBorders>
              <w:top w:val="nil"/>
              <w:left w:val="nil"/>
              <w:bottom w:val="nil"/>
              <w:right w:val="nil"/>
            </w:tcBorders>
            <w:shd w:val="clear" w:color="auto" w:fill="auto"/>
            <w:noWrap/>
            <w:vAlign w:val="bottom"/>
            <w:hideMark/>
          </w:tcPr>
          <w:p w14:paraId="6F196A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21.1</w:t>
            </w:r>
          </w:p>
        </w:tc>
        <w:tc>
          <w:tcPr>
            <w:tcW w:w="673" w:type="dxa"/>
            <w:tcBorders>
              <w:top w:val="nil"/>
              <w:left w:val="nil"/>
              <w:bottom w:val="nil"/>
              <w:right w:val="nil"/>
            </w:tcBorders>
            <w:shd w:val="clear" w:color="auto" w:fill="auto"/>
            <w:noWrap/>
            <w:vAlign w:val="bottom"/>
            <w:hideMark/>
          </w:tcPr>
          <w:p w14:paraId="3D1635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811C9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17.4</w:t>
            </w:r>
          </w:p>
        </w:tc>
        <w:tc>
          <w:tcPr>
            <w:tcW w:w="674" w:type="dxa"/>
            <w:tcBorders>
              <w:top w:val="nil"/>
              <w:left w:val="nil"/>
              <w:bottom w:val="nil"/>
              <w:right w:val="nil"/>
            </w:tcBorders>
            <w:shd w:val="clear" w:color="auto" w:fill="auto"/>
            <w:noWrap/>
            <w:vAlign w:val="bottom"/>
            <w:hideMark/>
          </w:tcPr>
          <w:p w14:paraId="7D6D0F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r>
      <w:tr w:rsidR="004B0B49" w:rsidRPr="0089132E" w14:paraId="408CF634" w14:textId="77777777" w:rsidTr="004B0B49">
        <w:trPr>
          <w:trHeight w:val="300"/>
        </w:trPr>
        <w:tc>
          <w:tcPr>
            <w:tcW w:w="1166" w:type="dxa"/>
            <w:tcBorders>
              <w:top w:val="nil"/>
              <w:left w:val="nil"/>
              <w:bottom w:val="nil"/>
              <w:right w:val="nil"/>
            </w:tcBorders>
            <w:shd w:val="clear" w:color="auto" w:fill="auto"/>
            <w:noWrap/>
            <w:vAlign w:val="bottom"/>
            <w:hideMark/>
          </w:tcPr>
          <w:p w14:paraId="596F66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WB28</w:t>
            </w:r>
          </w:p>
        </w:tc>
        <w:tc>
          <w:tcPr>
            <w:tcW w:w="1320" w:type="dxa"/>
            <w:tcBorders>
              <w:top w:val="nil"/>
              <w:left w:val="nil"/>
              <w:bottom w:val="nil"/>
              <w:right w:val="nil"/>
            </w:tcBorders>
            <w:shd w:val="clear" w:color="auto" w:fill="auto"/>
            <w:noWrap/>
            <w:vAlign w:val="bottom"/>
            <w:hideMark/>
          </w:tcPr>
          <w:p w14:paraId="21C800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10/6/2008</w:t>
            </w:r>
          </w:p>
        </w:tc>
        <w:tc>
          <w:tcPr>
            <w:tcW w:w="1114" w:type="dxa"/>
            <w:tcBorders>
              <w:top w:val="nil"/>
              <w:left w:val="nil"/>
              <w:bottom w:val="nil"/>
              <w:right w:val="nil"/>
            </w:tcBorders>
            <w:shd w:val="clear" w:color="auto" w:fill="auto"/>
            <w:noWrap/>
            <w:vAlign w:val="bottom"/>
            <w:hideMark/>
          </w:tcPr>
          <w:p w14:paraId="10C029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6F459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263_0</w:t>
            </w:r>
          </w:p>
        </w:tc>
        <w:tc>
          <w:tcPr>
            <w:tcW w:w="673" w:type="dxa"/>
            <w:tcBorders>
              <w:top w:val="nil"/>
              <w:left w:val="nil"/>
              <w:bottom w:val="nil"/>
              <w:right w:val="nil"/>
            </w:tcBorders>
            <w:shd w:val="clear" w:color="auto" w:fill="auto"/>
            <w:noWrap/>
            <w:vAlign w:val="bottom"/>
            <w:hideMark/>
          </w:tcPr>
          <w:p w14:paraId="571F30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62A40F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c>
          <w:tcPr>
            <w:tcW w:w="673" w:type="dxa"/>
            <w:tcBorders>
              <w:top w:val="nil"/>
              <w:left w:val="nil"/>
              <w:bottom w:val="nil"/>
              <w:right w:val="nil"/>
            </w:tcBorders>
            <w:shd w:val="clear" w:color="auto" w:fill="auto"/>
            <w:noWrap/>
            <w:vAlign w:val="bottom"/>
            <w:hideMark/>
          </w:tcPr>
          <w:p w14:paraId="4AFAEA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c>
          <w:tcPr>
            <w:tcW w:w="673" w:type="dxa"/>
            <w:tcBorders>
              <w:top w:val="nil"/>
              <w:left w:val="nil"/>
              <w:bottom w:val="nil"/>
              <w:right w:val="nil"/>
            </w:tcBorders>
            <w:shd w:val="clear" w:color="auto" w:fill="auto"/>
            <w:noWrap/>
            <w:vAlign w:val="bottom"/>
            <w:hideMark/>
          </w:tcPr>
          <w:p w14:paraId="16F835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4B394E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7083F9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121148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4" w:type="dxa"/>
            <w:tcBorders>
              <w:top w:val="nil"/>
              <w:left w:val="nil"/>
              <w:bottom w:val="nil"/>
              <w:right w:val="nil"/>
            </w:tcBorders>
            <w:shd w:val="clear" w:color="auto" w:fill="auto"/>
            <w:noWrap/>
            <w:vAlign w:val="bottom"/>
            <w:hideMark/>
          </w:tcPr>
          <w:p w14:paraId="3C205C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r>
      <w:tr w:rsidR="004B0B49" w:rsidRPr="0089132E" w14:paraId="7ACF2001" w14:textId="77777777" w:rsidTr="004B0B49">
        <w:trPr>
          <w:trHeight w:val="300"/>
        </w:trPr>
        <w:tc>
          <w:tcPr>
            <w:tcW w:w="1166" w:type="dxa"/>
            <w:tcBorders>
              <w:top w:val="nil"/>
              <w:left w:val="nil"/>
              <w:bottom w:val="nil"/>
              <w:right w:val="nil"/>
            </w:tcBorders>
            <w:shd w:val="clear" w:color="auto" w:fill="auto"/>
            <w:noWrap/>
            <w:vAlign w:val="bottom"/>
            <w:hideMark/>
          </w:tcPr>
          <w:p w14:paraId="7ACE11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WB0206</w:t>
            </w:r>
          </w:p>
        </w:tc>
        <w:tc>
          <w:tcPr>
            <w:tcW w:w="1320" w:type="dxa"/>
            <w:tcBorders>
              <w:top w:val="nil"/>
              <w:left w:val="nil"/>
              <w:bottom w:val="nil"/>
              <w:right w:val="nil"/>
            </w:tcBorders>
            <w:shd w:val="clear" w:color="auto" w:fill="auto"/>
            <w:noWrap/>
            <w:vAlign w:val="bottom"/>
            <w:hideMark/>
          </w:tcPr>
          <w:p w14:paraId="4E84B8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10/20/2008</w:t>
            </w:r>
          </w:p>
        </w:tc>
        <w:tc>
          <w:tcPr>
            <w:tcW w:w="1114" w:type="dxa"/>
            <w:tcBorders>
              <w:top w:val="nil"/>
              <w:left w:val="nil"/>
              <w:bottom w:val="nil"/>
              <w:right w:val="nil"/>
            </w:tcBorders>
            <w:shd w:val="clear" w:color="auto" w:fill="auto"/>
            <w:noWrap/>
            <w:vAlign w:val="bottom"/>
            <w:hideMark/>
          </w:tcPr>
          <w:p w14:paraId="5493A7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F7C69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264_0</w:t>
            </w:r>
          </w:p>
        </w:tc>
        <w:tc>
          <w:tcPr>
            <w:tcW w:w="673" w:type="dxa"/>
            <w:tcBorders>
              <w:top w:val="nil"/>
              <w:left w:val="nil"/>
              <w:bottom w:val="nil"/>
              <w:right w:val="nil"/>
            </w:tcBorders>
            <w:shd w:val="clear" w:color="auto" w:fill="auto"/>
            <w:noWrap/>
            <w:vAlign w:val="bottom"/>
            <w:hideMark/>
          </w:tcPr>
          <w:p w14:paraId="22E459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3" w:type="dxa"/>
            <w:tcBorders>
              <w:top w:val="nil"/>
              <w:left w:val="nil"/>
              <w:bottom w:val="nil"/>
              <w:right w:val="nil"/>
            </w:tcBorders>
            <w:shd w:val="clear" w:color="auto" w:fill="auto"/>
            <w:noWrap/>
            <w:vAlign w:val="bottom"/>
            <w:hideMark/>
          </w:tcPr>
          <w:p w14:paraId="2D478F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c>
          <w:tcPr>
            <w:tcW w:w="673" w:type="dxa"/>
            <w:tcBorders>
              <w:top w:val="nil"/>
              <w:left w:val="nil"/>
              <w:bottom w:val="nil"/>
              <w:right w:val="nil"/>
            </w:tcBorders>
            <w:shd w:val="clear" w:color="auto" w:fill="auto"/>
            <w:noWrap/>
            <w:vAlign w:val="bottom"/>
            <w:hideMark/>
          </w:tcPr>
          <w:p w14:paraId="2D5CDB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5E4DDA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6BC4FF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77.8</w:t>
            </w:r>
          </w:p>
        </w:tc>
        <w:tc>
          <w:tcPr>
            <w:tcW w:w="673" w:type="dxa"/>
            <w:tcBorders>
              <w:top w:val="nil"/>
              <w:left w:val="nil"/>
              <w:bottom w:val="nil"/>
              <w:right w:val="nil"/>
            </w:tcBorders>
            <w:shd w:val="clear" w:color="auto" w:fill="auto"/>
            <w:noWrap/>
            <w:vAlign w:val="bottom"/>
            <w:hideMark/>
          </w:tcPr>
          <w:p w14:paraId="7F9DD8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6578C1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4" w:type="dxa"/>
            <w:tcBorders>
              <w:top w:val="nil"/>
              <w:left w:val="nil"/>
              <w:bottom w:val="nil"/>
              <w:right w:val="nil"/>
            </w:tcBorders>
            <w:shd w:val="clear" w:color="auto" w:fill="auto"/>
            <w:noWrap/>
            <w:vAlign w:val="bottom"/>
            <w:hideMark/>
          </w:tcPr>
          <w:p w14:paraId="64ADCE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r>
      <w:tr w:rsidR="004B0B49" w:rsidRPr="0089132E" w14:paraId="7B081B9B" w14:textId="77777777" w:rsidTr="004B0B49">
        <w:trPr>
          <w:trHeight w:val="300"/>
        </w:trPr>
        <w:tc>
          <w:tcPr>
            <w:tcW w:w="1166" w:type="dxa"/>
            <w:tcBorders>
              <w:top w:val="nil"/>
              <w:left w:val="nil"/>
              <w:bottom w:val="nil"/>
              <w:right w:val="nil"/>
            </w:tcBorders>
            <w:shd w:val="clear" w:color="auto" w:fill="auto"/>
            <w:noWrap/>
            <w:vAlign w:val="bottom"/>
            <w:hideMark/>
          </w:tcPr>
          <w:p w14:paraId="770BB8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WB0312</w:t>
            </w:r>
          </w:p>
        </w:tc>
        <w:tc>
          <w:tcPr>
            <w:tcW w:w="1320" w:type="dxa"/>
            <w:tcBorders>
              <w:top w:val="nil"/>
              <w:left w:val="nil"/>
              <w:bottom w:val="nil"/>
              <w:right w:val="nil"/>
            </w:tcBorders>
            <w:shd w:val="clear" w:color="auto" w:fill="auto"/>
            <w:noWrap/>
            <w:vAlign w:val="bottom"/>
            <w:hideMark/>
          </w:tcPr>
          <w:p w14:paraId="17B6D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8/12/2008</w:t>
            </w:r>
          </w:p>
        </w:tc>
        <w:tc>
          <w:tcPr>
            <w:tcW w:w="1114" w:type="dxa"/>
            <w:tcBorders>
              <w:top w:val="nil"/>
              <w:left w:val="nil"/>
              <w:bottom w:val="nil"/>
              <w:right w:val="nil"/>
            </w:tcBorders>
            <w:shd w:val="clear" w:color="auto" w:fill="auto"/>
            <w:noWrap/>
            <w:vAlign w:val="bottom"/>
            <w:hideMark/>
          </w:tcPr>
          <w:p w14:paraId="5BB572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AE368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265_0</w:t>
            </w:r>
          </w:p>
        </w:tc>
        <w:tc>
          <w:tcPr>
            <w:tcW w:w="673" w:type="dxa"/>
            <w:tcBorders>
              <w:top w:val="nil"/>
              <w:left w:val="nil"/>
              <w:bottom w:val="nil"/>
              <w:right w:val="nil"/>
            </w:tcBorders>
            <w:shd w:val="clear" w:color="auto" w:fill="auto"/>
            <w:noWrap/>
            <w:vAlign w:val="bottom"/>
            <w:hideMark/>
          </w:tcPr>
          <w:p w14:paraId="612C01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7043D0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29.8</w:t>
            </w:r>
          </w:p>
        </w:tc>
        <w:tc>
          <w:tcPr>
            <w:tcW w:w="673" w:type="dxa"/>
            <w:tcBorders>
              <w:top w:val="nil"/>
              <w:left w:val="nil"/>
              <w:bottom w:val="nil"/>
              <w:right w:val="nil"/>
            </w:tcBorders>
            <w:shd w:val="clear" w:color="auto" w:fill="auto"/>
            <w:noWrap/>
            <w:vAlign w:val="bottom"/>
            <w:hideMark/>
          </w:tcPr>
          <w:p w14:paraId="7497B9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79.8</w:t>
            </w:r>
          </w:p>
        </w:tc>
        <w:tc>
          <w:tcPr>
            <w:tcW w:w="673" w:type="dxa"/>
            <w:tcBorders>
              <w:top w:val="nil"/>
              <w:left w:val="nil"/>
              <w:bottom w:val="nil"/>
              <w:right w:val="nil"/>
            </w:tcBorders>
            <w:shd w:val="clear" w:color="auto" w:fill="auto"/>
            <w:noWrap/>
            <w:vAlign w:val="bottom"/>
            <w:hideMark/>
          </w:tcPr>
          <w:p w14:paraId="7BC595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660E54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4EC2AD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1D8B00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4" w:type="dxa"/>
            <w:tcBorders>
              <w:top w:val="nil"/>
              <w:left w:val="nil"/>
              <w:bottom w:val="nil"/>
              <w:right w:val="nil"/>
            </w:tcBorders>
            <w:shd w:val="clear" w:color="auto" w:fill="auto"/>
            <w:noWrap/>
            <w:vAlign w:val="bottom"/>
            <w:hideMark/>
          </w:tcPr>
          <w:p w14:paraId="789B5B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r>
      <w:tr w:rsidR="004B0B49" w:rsidRPr="0089132E" w14:paraId="5C0AB14F" w14:textId="77777777" w:rsidTr="004B0B49">
        <w:trPr>
          <w:trHeight w:val="300"/>
        </w:trPr>
        <w:tc>
          <w:tcPr>
            <w:tcW w:w="1166" w:type="dxa"/>
            <w:tcBorders>
              <w:top w:val="nil"/>
              <w:left w:val="nil"/>
              <w:bottom w:val="nil"/>
              <w:right w:val="nil"/>
            </w:tcBorders>
            <w:shd w:val="clear" w:color="auto" w:fill="auto"/>
            <w:noWrap/>
            <w:vAlign w:val="bottom"/>
            <w:hideMark/>
          </w:tcPr>
          <w:p w14:paraId="011811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MRW0165</w:t>
            </w:r>
          </w:p>
        </w:tc>
        <w:tc>
          <w:tcPr>
            <w:tcW w:w="1320" w:type="dxa"/>
            <w:tcBorders>
              <w:top w:val="nil"/>
              <w:left w:val="nil"/>
              <w:bottom w:val="nil"/>
              <w:right w:val="nil"/>
            </w:tcBorders>
            <w:shd w:val="clear" w:color="auto" w:fill="auto"/>
            <w:noWrap/>
            <w:vAlign w:val="bottom"/>
            <w:hideMark/>
          </w:tcPr>
          <w:p w14:paraId="13682A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8/19/2008</w:t>
            </w:r>
          </w:p>
        </w:tc>
        <w:tc>
          <w:tcPr>
            <w:tcW w:w="1114" w:type="dxa"/>
            <w:tcBorders>
              <w:top w:val="nil"/>
              <w:left w:val="nil"/>
              <w:bottom w:val="nil"/>
              <w:right w:val="nil"/>
            </w:tcBorders>
            <w:shd w:val="clear" w:color="auto" w:fill="auto"/>
            <w:noWrap/>
            <w:vAlign w:val="bottom"/>
            <w:hideMark/>
          </w:tcPr>
          <w:p w14:paraId="1E2E47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0850E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266_0</w:t>
            </w:r>
          </w:p>
        </w:tc>
        <w:tc>
          <w:tcPr>
            <w:tcW w:w="673" w:type="dxa"/>
            <w:tcBorders>
              <w:top w:val="nil"/>
              <w:left w:val="nil"/>
              <w:bottom w:val="nil"/>
              <w:right w:val="nil"/>
            </w:tcBorders>
            <w:shd w:val="clear" w:color="auto" w:fill="auto"/>
            <w:noWrap/>
            <w:vAlign w:val="bottom"/>
            <w:hideMark/>
          </w:tcPr>
          <w:p w14:paraId="3B882F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72A086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136040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97.7</w:t>
            </w:r>
          </w:p>
        </w:tc>
        <w:tc>
          <w:tcPr>
            <w:tcW w:w="673" w:type="dxa"/>
            <w:tcBorders>
              <w:top w:val="nil"/>
              <w:left w:val="nil"/>
              <w:bottom w:val="nil"/>
              <w:right w:val="nil"/>
            </w:tcBorders>
            <w:shd w:val="clear" w:color="auto" w:fill="auto"/>
            <w:noWrap/>
            <w:vAlign w:val="bottom"/>
            <w:hideMark/>
          </w:tcPr>
          <w:p w14:paraId="6E9E6E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3" w:type="dxa"/>
            <w:tcBorders>
              <w:top w:val="nil"/>
              <w:left w:val="nil"/>
              <w:bottom w:val="nil"/>
              <w:right w:val="nil"/>
            </w:tcBorders>
            <w:shd w:val="clear" w:color="auto" w:fill="auto"/>
            <w:noWrap/>
            <w:vAlign w:val="bottom"/>
            <w:hideMark/>
          </w:tcPr>
          <w:p w14:paraId="4EF22D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3" w:type="dxa"/>
            <w:tcBorders>
              <w:top w:val="nil"/>
              <w:left w:val="nil"/>
              <w:bottom w:val="nil"/>
              <w:right w:val="nil"/>
            </w:tcBorders>
            <w:shd w:val="clear" w:color="auto" w:fill="auto"/>
            <w:noWrap/>
            <w:vAlign w:val="bottom"/>
            <w:hideMark/>
          </w:tcPr>
          <w:p w14:paraId="3BBA8E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7EF2F4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4" w:type="dxa"/>
            <w:tcBorders>
              <w:top w:val="nil"/>
              <w:left w:val="nil"/>
              <w:bottom w:val="nil"/>
              <w:right w:val="nil"/>
            </w:tcBorders>
            <w:shd w:val="clear" w:color="auto" w:fill="auto"/>
            <w:noWrap/>
            <w:vAlign w:val="bottom"/>
            <w:hideMark/>
          </w:tcPr>
          <w:p w14:paraId="499E61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23.9</w:t>
            </w:r>
          </w:p>
        </w:tc>
      </w:tr>
      <w:tr w:rsidR="004B0B49" w:rsidRPr="0089132E" w14:paraId="3130928E" w14:textId="77777777" w:rsidTr="004B0B49">
        <w:trPr>
          <w:trHeight w:val="300"/>
        </w:trPr>
        <w:tc>
          <w:tcPr>
            <w:tcW w:w="1166" w:type="dxa"/>
            <w:tcBorders>
              <w:top w:val="nil"/>
              <w:left w:val="nil"/>
              <w:bottom w:val="nil"/>
              <w:right w:val="nil"/>
            </w:tcBorders>
            <w:shd w:val="clear" w:color="auto" w:fill="auto"/>
            <w:noWrap/>
            <w:vAlign w:val="bottom"/>
            <w:hideMark/>
          </w:tcPr>
          <w:p w14:paraId="214113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MRW0166</w:t>
            </w:r>
          </w:p>
        </w:tc>
        <w:tc>
          <w:tcPr>
            <w:tcW w:w="1320" w:type="dxa"/>
            <w:tcBorders>
              <w:top w:val="nil"/>
              <w:left w:val="nil"/>
              <w:bottom w:val="nil"/>
              <w:right w:val="nil"/>
            </w:tcBorders>
            <w:shd w:val="clear" w:color="auto" w:fill="auto"/>
            <w:noWrap/>
            <w:vAlign w:val="bottom"/>
            <w:hideMark/>
          </w:tcPr>
          <w:p w14:paraId="588A23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9/15/2008</w:t>
            </w:r>
          </w:p>
        </w:tc>
        <w:tc>
          <w:tcPr>
            <w:tcW w:w="1114" w:type="dxa"/>
            <w:tcBorders>
              <w:top w:val="nil"/>
              <w:left w:val="nil"/>
              <w:bottom w:val="nil"/>
              <w:right w:val="nil"/>
            </w:tcBorders>
            <w:shd w:val="clear" w:color="auto" w:fill="auto"/>
            <w:noWrap/>
            <w:vAlign w:val="bottom"/>
            <w:hideMark/>
          </w:tcPr>
          <w:p w14:paraId="467E0AA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6A89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267_0</w:t>
            </w:r>
          </w:p>
        </w:tc>
        <w:tc>
          <w:tcPr>
            <w:tcW w:w="673" w:type="dxa"/>
            <w:tcBorders>
              <w:top w:val="nil"/>
              <w:left w:val="nil"/>
              <w:bottom w:val="nil"/>
              <w:right w:val="nil"/>
            </w:tcBorders>
            <w:shd w:val="clear" w:color="auto" w:fill="auto"/>
            <w:noWrap/>
            <w:vAlign w:val="bottom"/>
            <w:hideMark/>
          </w:tcPr>
          <w:p w14:paraId="4E38F4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79F58D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5C4AD7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E34C6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09B5D3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1F80BA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28756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4" w:type="dxa"/>
            <w:tcBorders>
              <w:top w:val="nil"/>
              <w:left w:val="nil"/>
              <w:bottom w:val="nil"/>
              <w:right w:val="nil"/>
            </w:tcBorders>
            <w:shd w:val="clear" w:color="auto" w:fill="auto"/>
            <w:noWrap/>
            <w:vAlign w:val="bottom"/>
            <w:hideMark/>
          </w:tcPr>
          <w:p w14:paraId="3A2ED1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r>
      <w:tr w:rsidR="004B0B49" w:rsidRPr="0089132E" w14:paraId="44337DA4" w14:textId="77777777" w:rsidTr="004B0B49">
        <w:trPr>
          <w:trHeight w:val="300"/>
        </w:trPr>
        <w:tc>
          <w:tcPr>
            <w:tcW w:w="1166" w:type="dxa"/>
            <w:tcBorders>
              <w:top w:val="nil"/>
              <w:left w:val="nil"/>
              <w:bottom w:val="nil"/>
              <w:right w:val="nil"/>
            </w:tcBorders>
            <w:shd w:val="clear" w:color="auto" w:fill="auto"/>
            <w:noWrap/>
            <w:vAlign w:val="bottom"/>
            <w:hideMark/>
          </w:tcPr>
          <w:p w14:paraId="2F731E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MRW0167</w:t>
            </w:r>
          </w:p>
        </w:tc>
        <w:tc>
          <w:tcPr>
            <w:tcW w:w="1320" w:type="dxa"/>
            <w:tcBorders>
              <w:top w:val="nil"/>
              <w:left w:val="nil"/>
              <w:bottom w:val="nil"/>
              <w:right w:val="nil"/>
            </w:tcBorders>
            <w:shd w:val="clear" w:color="auto" w:fill="auto"/>
            <w:noWrap/>
            <w:vAlign w:val="bottom"/>
            <w:hideMark/>
          </w:tcPr>
          <w:p w14:paraId="6E561D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9/30/2008</w:t>
            </w:r>
          </w:p>
        </w:tc>
        <w:tc>
          <w:tcPr>
            <w:tcW w:w="1114" w:type="dxa"/>
            <w:tcBorders>
              <w:top w:val="nil"/>
              <w:left w:val="nil"/>
              <w:bottom w:val="nil"/>
              <w:right w:val="nil"/>
            </w:tcBorders>
            <w:shd w:val="clear" w:color="auto" w:fill="auto"/>
            <w:noWrap/>
            <w:vAlign w:val="bottom"/>
            <w:hideMark/>
          </w:tcPr>
          <w:p w14:paraId="78AE7DE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2178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268_0</w:t>
            </w:r>
          </w:p>
        </w:tc>
        <w:tc>
          <w:tcPr>
            <w:tcW w:w="673" w:type="dxa"/>
            <w:tcBorders>
              <w:top w:val="nil"/>
              <w:left w:val="nil"/>
              <w:bottom w:val="nil"/>
              <w:right w:val="nil"/>
            </w:tcBorders>
            <w:shd w:val="clear" w:color="auto" w:fill="auto"/>
            <w:noWrap/>
            <w:vAlign w:val="bottom"/>
            <w:hideMark/>
          </w:tcPr>
          <w:p w14:paraId="7420B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2723F9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2A20F4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c>
          <w:tcPr>
            <w:tcW w:w="673" w:type="dxa"/>
            <w:tcBorders>
              <w:top w:val="nil"/>
              <w:left w:val="nil"/>
              <w:bottom w:val="nil"/>
              <w:right w:val="nil"/>
            </w:tcBorders>
            <w:shd w:val="clear" w:color="auto" w:fill="auto"/>
            <w:noWrap/>
            <w:vAlign w:val="bottom"/>
            <w:hideMark/>
          </w:tcPr>
          <w:p w14:paraId="4D560B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78FE3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16.1</w:t>
            </w:r>
          </w:p>
        </w:tc>
        <w:tc>
          <w:tcPr>
            <w:tcW w:w="673" w:type="dxa"/>
            <w:tcBorders>
              <w:top w:val="nil"/>
              <w:left w:val="nil"/>
              <w:bottom w:val="nil"/>
              <w:right w:val="nil"/>
            </w:tcBorders>
            <w:shd w:val="clear" w:color="auto" w:fill="auto"/>
            <w:noWrap/>
            <w:vAlign w:val="bottom"/>
            <w:hideMark/>
          </w:tcPr>
          <w:p w14:paraId="4AD1B7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6A82CA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w:t>
            </w:r>
          </w:p>
        </w:tc>
        <w:tc>
          <w:tcPr>
            <w:tcW w:w="674" w:type="dxa"/>
            <w:tcBorders>
              <w:top w:val="nil"/>
              <w:left w:val="nil"/>
              <w:bottom w:val="nil"/>
              <w:right w:val="nil"/>
            </w:tcBorders>
            <w:shd w:val="clear" w:color="auto" w:fill="auto"/>
            <w:noWrap/>
            <w:vAlign w:val="bottom"/>
            <w:hideMark/>
          </w:tcPr>
          <w:p w14:paraId="36966F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r>
      <w:tr w:rsidR="004B0B49" w:rsidRPr="0089132E" w14:paraId="06EB444F" w14:textId="77777777" w:rsidTr="004B0B49">
        <w:trPr>
          <w:trHeight w:val="300"/>
        </w:trPr>
        <w:tc>
          <w:tcPr>
            <w:tcW w:w="1166" w:type="dxa"/>
            <w:tcBorders>
              <w:top w:val="nil"/>
              <w:left w:val="nil"/>
              <w:bottom w:val="nil"/>
              <w:right w:val="nil"/>
            </w:tcBorders>
            <w:shd w:val="clear" w:color="auto" w:fill="auto"/>
            <w:noWrap/>
            <w:vAlign w:val="bottom"/>
            <w:hideMark/>
          </w:tcPr>
          <w:p w14:paraId="0667DF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MRW19</w:t>
            </w:r>
          </w:p>
        </w:tc>
        <w:tc>
          <w:tcPr>
            <w:tcW w:w="1320" w:type="dxa"/>
            <w:tcBorders>
              <w:top w:val="nil"/>
              <w:left w:val="nil"/>
              <w:bottom w:val="nil"/>
              <w:right w:val="nil"/>
            </w:tcBorders>
            <w:shd w:val="clear" w:color="auto" w:fill="auto"/>
            <w:noWrap/>
            <w:vAlign w:val="bottom"/>
            <w:hideMark/>
          </w:tcPr>
          <w:p w14:paraId="59E9E9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9/16/2008</w:t>
            </w:r>
          </w:p>
        </w:tc>
        <w:tc>
          <w:tcPr>
            <w:tcW w:w="1114" w:type="dxa"/>
            <w:tcBorders>
              <w:top w:val="nil"/>
              <w:left w:val="nil"/>
              <w:bottom w:val="nil"/>
              <w:right w:val="nil"/>
            </w:tcBorders>
            <w:shd w:val="clear" w:color="auto" w:fill="auto"/>
            <w:noWrap/>
            <w:vAlign w:val="bottom"/>
            <w:hideMark/>
          </w:tcPr>
          <w:p w14:paraId="7DAC4B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5C9AB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269_0</w:t>
            </w:r>
          </w:p>
        </w:tc>
        <w:tc>
          <w:tcPr>
            <w:tcW w:w="673" w:type="dxa"/>
            <w:tcBorders>
              <w:top w:val="nil"/>
              <w:left w:val="nil"/>
              <w:bottom w:val="nil"/>
              <w:right w:val="nil"/>
            </w:tcBorders>
            <w:shd w:val="clear" w:color="auto" w:fill="auto"/>
            <w:noWrap/>
            <w:vAlign w:val="bottom"/>
            <w:hideMark/>
          </w:tcPr>
          <w:p w14:paraId="34C1D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0B6D7D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028724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159621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3" w:type="dxa"/>
            <w:tcBorders>
              <w:top w:val="nil"/>
              <w:left w:val="nil"/>
              <w:bottom w:val="nil"/>
              <w:right w:val="nil"/>
            </w:tcBorders>
            <w:shd w:val="clear" w:color="auto" w:fill="auto"/>
            <w:noWrap/>
            <w:vAlign w:val="bottom"/>
            <w:hideMark/>
          </w:tcPr>
          <w:p w14:paraId="3B8BC3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7BD55C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348B3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4" w:type="dxa"/>
            <w:tcBorders>
              <w:top w:val="nil"/>
              <w:left w:val="nil"/>
              <w:bottom w:val="nil"/>
              <w:right w:val="nil"/>
            </w:tcBorders>
            <w:shd w:val="clear" w:color="auto" w:fill="auto"/>
            <w:noWrap/>
            <w:vAlign w:val="bottom"/>
            <w:hideMark/>
          </w:tcPr>
          <w:p w14:paraId="572A25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r>
      <w:tr w:rsidR="004B0B49" w:rsidRPr="0089132E" w14:paraId="385D15F4" w14:textId="77777777" w:rsidTr="004B0B49">
        <w:trPr>
          <w:trHeight w:val="300"/>
        </w:trPr>
        <w:tc>
          <w:tcPr>
            <w:tcW w:w="1166" w:type="dxa"/>
            <w:tcBorders>
              <w:top w:val="nil"/>
              <w:left w:val="nil"/>
              <w:bottom w:val="nil"/>
              <w:right w:val="nil"/>
            </w:tcBorders>
            <w:shd w:val="clear" w:color="auto" w:fill="auto"/>
            <w:noWrap/>
            <w:vAlign w:val="bottom"/>
            <w:hideMark/>
          </w:tcPr>
          <w:p w14:paraId="0AA83F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MRW17</w:t>
            </w:r>
          </w:p>
        </w:tc>
        <w:tc>
          <w:tcPr>
            <w:tcW w:w="1320" w:type="dxa"/>
            <w:tcBorders>
              <w:top w:val="nil"/>
              <w:left w:val="nil"/>
              <w:bottom w:val="nil"/>
              <w:right w:val="nil"/>
            </w:tcBorders>
            <w:shd w:val="clear" w:color="auto" w:fill="auto"/>
            <w:noWrap/>
            <w:vAlign w:val="bottom"/>
            <w:hideMark/>
          </w:tcPr>
          <w:p w14:paraId="7399D3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9/22/2008</w:t>
            </w:r>
          </w:p>
        </w:tc>
        <w:tc>
          <w:tcPr>
            <w:tcW w:w="1114" w:type="dxa"/>
            <w:tcBorders>
              <w:top w:val="nil"/>
              <w:left w:val="nil"/>
              <w:bottom w:val="nil"/>
              <w:right w:val="nil"/>
            </w:tcBorders>
            <w:shd w:val="clear" w:color="auto" w:fill="auto"/>
            <w:noWrap/>
            <w:vAlign w:val="bottom"/>
            <w:hideMark/>
          </w:tcPr>
          <w:p w14:paraId="6F5B09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27E3E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270_0</w:t>
            </w:r>
          </w:p>
        </w:tc>
        <w:tc>
          <w:tcPr>
            <w:tcW w:w="673" w:type="dxa"/>
            <w:tcBorders>
              <w:top w:val="nil"/>
              <w:left w:val="nil"/>
              <w:bottom w:val="nil"/>
              <w:right w:val="nil"/>
            </w:tcBorders>
            <w:shd w:val="clear" w:color="auto" w:fill="auto"/>
            <w:noWrap/>
            <w:vAlign w:val="bottom"/>
            <w:hideMark/>
          </w:tcPr>
          <w:p w14:paraId="102531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3" w:type="dxa"/>
            <w:tcBorders>
              <w:top w:val="nil"/>
              <w:left w:val="nil"/>
              <w:bottom w:val="nil"/>
              <w:right w:val="nil"/>
            </w:tcBorders>
            <w:shd w:val="clear" w:color="auto" w:fill="auto"/>
            <w:noWrap/>
            <w:vAlign w:val="bottom"/>
            <w:hideMark/>
          </w:tcPr>
          <w:p w14:paraId="7DD68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2B2EE7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41747A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2C86F9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51143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0F6E81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4" w:type="dxa"/>
            <w:tcBorders>
              <w:top w:val="nil"/>
              <w:left w:val="nil"/>
              <w:bottom w:val="nil"/>
              <w:right w:val="nil"/>
            </w:tcBorders>
            <w:shd w:val="clear" w:color="auto" w:fill="auto"/>
            <w:noWrap/>
            <w:vAlign w:val="bottom"/>
            <w:hideMark/>
          </w:tcPr>
          <w:p w14:paraId="1D71F8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r>
      <w:tr w:rsidR="004B0B49" w:rsidRPr="0089132E" w14:paraId="10B90E8A" w14:textId="77777777" w:rsidTr="004B0B49">
        <w:trPr>
          <w:trHeight w:val="300"/>
        </w:trPr>
        <w:tc>
          <w:tcPr>
            <w:tcW w:w="1166" w:type="dxa"/>
            <w:tcBorders>
              <w:top w:val="nil"/>
              <w:left w:val="nil"/>
              <w:bottom w:val="nil"/>
              <w:right w:val="nil"/>
            </w:tcBorders>
            <w:shd w:val="clear" w:color="auto" w:fill="auto"/>
            <w:noWrap/>
            <w:vAlign w:val="bottom"/>
            <w:hideMark/>
          </w:tcPr>
          <w:p w14:paraId="662012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MRW9</w:t>
            </w:r>
          </w:p>
        </w:tc>
        <w:tc>
          <w:tcPr>
            <w:tcW w:w="1320" w:type="dxa"/>
            <w:tcBorders>
              <w:top w:val="nil"/>
              <w:left w:val="nil"/>
              <w:bottom w:val="nil"/>
              <w:right w:val="nil"/>
            </w:tcBorders>
            <w:shd w:val="clear" w:color="auto" w:fill="auto"/>
            <w:noWrap/>
            <w:vAlign w:val="bottom"/>
            <w:hideMark/>
          </w:tcPr>
          <w:p w14:paraId="776233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8/18/2008</w:t>
            </w:r>
          </w:p>
        </w:tc>
        <w:tc>
          <w:tcPr>
            <w:tcW w:w="1114" w:type="dxa"/>
            <w:tcBorders>
              <w:top w:val="nil"/>
              <w:left w:val="nil"/>
              <w:bottom w:val="nil"/>
              <w:right w:val="nil"/>
            </w:tcBorders>
            <w:shd w:val="clear" w:color="auto" w:fill="auto"/>
            <w:noWrap/>
            <w:vAlign w:val="bottom"/>
            <w:hideMark/>
          </w:tcPr>
          <w:p w14:paraId="0D70C5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A621E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271_0</w:t>
            </w:r>
          </w:p>
        </w:tc>
        <w:tc>
          <w:tcPr>
            <w:tcW w:w="673" w:type="dxa"/>
            <w:tcBorders>
              <w:top w:val="nil"/>
              <w:left w:val="nil"/>
              <w:bottom w:val="nil"/>
              <w:right w:val="nil"/>
            </w:tcBorders>
            <w:shd w:val="clear" w:color="auto" w:fill="auto"/>
            <w:noWrap/>
            <w:vAlign w:val="bottom"/>
            <w:hideMark/>
          </w:tcPr>
          <w:p w14:paraId="614913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4B7C53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94.5</w:t>
            </w:r>
          </w:p>
        </w:tc>
        <w:tc>
          <w:tcPr>
            <w:tcW w:w="673" w:type="dxa"/>
            <w:tcBorders>
              <w:top w:val="nil"/>
              <w:left w:val="nil"/>
              <w:bottom w:val="nil"/>
              <w:right w:val="nil"/>
            </w:tcBorders>
            <w:shd w:val="clear" w:color="auto" w:fill="auto"/>
            <w:noWrap/>
            <w:vAlign w:val="bottom"/>
            <w:hideMark/>
          </w:tcPr>
          <w:p w14:paraId="7B9D75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62A05C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3CFA05F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C3E1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1BB270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279817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r>
      <w:tr w:rsidR="004B0B49" w:rsidRPr="0089132E" w14:paraId="208116DC" w14:textId="77777777" w:rsidTr="004B0B49">
        <w:trPr>
          <w:trHeight w:val="300"/>
        </w:trPr>
        <w:tc>
          <w:tcPr>
            <w:tcW w:w="1166" w:type="dxa"/>
            <w:tcBorders>
              <w:top w:val="nil"/>
              <w:left w:val="nil"/>
              <w:bottom w:val="nil"/>
              <w:right w:val="nil"/>
            </w:tcBorders>
            <w:shd w:val="clear" w:color="auto" w:fill="auto"/>
            <w:noWrap/>
            <w:vAlign w:val="bottom"/>
            <w:hideMark/>
          </w:tcPr>
          <w:p w14:paraId="266F7C2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w:t>
            </w:r>
          </w:p>
        </w:tc>
        <w:tc>
          <w:tcPr>
            <w:tcW w:w="1320" w:type="dxa"/>
            <w:tcBorders>
              <w:top w:val="nil"/>
              <w:left w:val="nil"/>
              <w:bottom w:val="nil"/>
              <w:right w:val="nil"/>
            </w:tcBorders>
            <w:shd w:val="clear" w:color="auto" w:fill="auto"/>
            <w:noWrap/>
            <w:vAlign w:val="bottom"/>
            <w:hideMark/>
          </w:tcPr>
          <w:p w14:paraId="1DFBC5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10/15/2008</w:t>
            </w:r>
          </w:p>
        </w:tc>
        <w:tc>
          <w:tcPr>
            <w:tcW w:w="1114" w:type="dxa"/>
            <w:tcBorders>
              <w:top w:val="nil"/>
              <w:left w:val="nil"/>
              <w:bottom w:val="nil"/>
              <w:right w:val="nil"/>
            </w:tcBorders>
            <w:shd w:val="clear" w:color="auto" w:fill="auto"/>
            <w:noWrap/>
            <w:vAlign w:val="bottom"/>
            <w:hideMark/>
          </w:tcPr>
          <w:p w14:paraId="5ED2DD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A8F8E0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272_0</w:t>
            </w:r>
          </w:p>
        </w:tc>
        <w:tc>
          <w:tcPr>
            <w:tcW w:w="673" w:type="dxa"/>
            <w:tcBorders>
              <w:top w:val="nil"/>
              <w:left w:val="nil"/>
              <w:bottom w:val="nil"/>
              <w:right w:val="nil"/>
            </w:tcBorders>
            <w:shd w:val="clear" w:color="auto" w:fill="auto"/>
            <w:noWrap/>
            <w:vAlign w:val="bottom"/>
            <w:hideMark/>
          </w:tcPr>
          <w:p w14:paraId="50480A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76CA31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45E23F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13BA55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6E751E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1E30E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555943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4" w:type="dxa"/>
            <w:tcBorders>
              <w:top w:val="nil"/>
              <w:left w:val="nil"/>
              <w:bottom w:val="nil"/>
              <w:right w:val="nil"/>
            </w:tcBorders>
            <w:shd w:val="clear" w:color="auto" w:fill="auto"/>
            <w:noWrap/>
            <w:vAlign w:val="bottom"/>
            <w:hideMark/>
          </w:tcPr>
          <w:p w14:paraId="5C861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r>
      <w:tr w:rsidR="004B0B49" w:rsidRPr="0089132E" w14:paraId="1C12FAC5" w14:textId="77777777" w:rsidTr="004B0B49">
        <w:trPr>
          <w:trHeight w:val="300"/>
        </w:trPr>
        <w:tc>
          <w:tcPr>
            <w:tcW w:w="1166" w:type="dxa"/>
            <w:tcBorders>
              <w:top w:val="nil"/>
              <w:left w:val="nil"/>
              <w:bottom w:val="nil"/>
              <w:right w:val="nil"/>
            </w:tcBorders>
            <w:shd w:val="clear" w:color="auto" w:fill="auto"/>
            <w:noWrap/>
            <w:vAlign w:val="bottom"/>
            <w:hideMark/>
          </w:tcPr>
          <w:p w14:paraId="1356CA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WB0279</w:t>
            </w:r>
          </w:p>
        </w:tc>
        <w:tc>
          <w:tcPr>
            <w:tcW w:w="1320" w:type="dxa"/>
            <w:tcBorders>
              <w:top w:val="nil"/>
              <w:left w:val="nil"/>
              <w:bottom w:val="nil"/>
              <w:right w:val="nil"/>
            </w:tcBorders>
            <w:shd w:val="clear" w:color="auto" w:fill="auto"/>
            <w:noWrap/>
            <w:vAlign w:val="bottom"/>
            <w:hideMark/>
          </w:tcPr>
          <w:p w14:paraId="03B265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7/22/2008</w:t>
            </w:r>
          </w:p>
        </w:tc>
        <w:tc>
          <w:tcPr>
            <w:tcW w:w="1114" w:type="dxa"/>
            <w:tcBorders>
              <w:top w:val="nil"/>
              <w:left w:val="nil"/>
              <w:bottom w:val="nil"/>
              <w:right w:val="nil"/>
            </w:tcBorders>
            <w:shd w:val="clear" w:color="auto" w:fill="auto"/>
            <w:noWrap/>
            <w:vAlign w:val="bottom"/>
            <w:hideMark/>
          </w:tcPr>
          <w:p w14:paraId="6DFCC1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48845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273_0</w:t>
            </w:r>
          </w:p>
        </w:tc>
        <w:tc>
          <w:tcPr>
            <w:tcW w:w="673" w:type="dxa"/>
            <w:tcBorders>
              <w:top w:val="nil"/>
              <w:left w:val="nil"/>
              <w:bottom w:val="nil"/>
              <w:right w:val="nil"/>
            </w:tcBorders>
            <w:shd w:val="clear" w:color="auto" w:fill="auto"/>
            <w:noWrap/>
            <w:vAlign w:val="bottom"/>
            <w:hideMark/>
          </w:tcPr>
          <w:p w14:paraId="4AD4B2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5CE36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1A6C62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4AFDCD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3" w:type="dxa"/>
            <w:tcBorders>
              <w:top w:val="nil"/>
              <w:left w:val="nil"/>
              <w:bottom w:val="nil"/>
              <w:right w:val="nil"/>
            </w:tcBorders>
            <w:shd w:val="clear" w:color="auto" w:fill="auto"/>
            <w:noWrap/>
            <w:vAlign w:val="bottom"/>
            <w:hideMark/>
          </w:tcPr>
          <w:p w14:paraId="05C574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12.0</w:t>
            </w:r>
          </w:p>
        </w:tc>
        <w:tc>
          <w:tcPr>
            <w:tcW w:w="673" w:type="dxa"/>
            <w:tcBorders>
              <w:top w:val="nil"/>
              <w:left w:val="nil"/>
              <w:bottom w:val="nil"/>
              <w:right w:val="nil"/>
            </w:tcBorders>
            <w:shd w:val="clear" w:color="auto" w:fill="auto"/>
            <w:noWrap/>
            <w:vAlign w:val="bottom"/>
            <w:hideMark/>
          </w:tcPr>
          <w:p w14:paraId="0315E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7A47C1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4" w:type="dxa"/>
            <w:tcBorders>
              <w:top w:val="nil"/>
              <w:left w:val="nil"/>
              <w:bottom w:val="nil"/>
              <w:right w:val="nil"/>
            </w:tcBorders>
            <w:shd w:val="clear" w:color="auto" w:fill="auto"/>
            <w:noWrap/>
            <w:vAlign w:val="bottom"/>
            <w:hideMark/>
          </w:tcPr>
          <w:p w14:paraId="2DD9EA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r>
      <w:tr w:rsidR="004B0B49" w:rsidRPr="0089132E" w14:paraId="240B4C92" w14:textId="77777777" w:rsidTr="004B0B49">
        <w:trPr>
          <w:trHeight w:val="300"/>
        </w:trPr>
        <w:tc>
          <w:tcPr>
            <w:tcW w:w="1166" w:type="dxa"/>
            <w:tcBorders>
              <w:top w:val="nil"/>
              <w:left w:val="nil"/>
              <w:bottom w:val="nil"/>
              <w:right w:val="nil"/>
            </w:tcBorders>
            <w:shd w:val="clear" w:color="auto" w:fill="auto"/>
            <w:noWrap/>
            <w:vAlign w:val="bottom"/>
            <w:hideMark/>
          </w:tcPr>
          <w:p w14:paraId="1F2B28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WB0280</w:t>
            </w:r>
          </w:p>
        </w:tc>
        <w:tc>
          <w:tcPr>
            <w:tcW w:w="1320" w:type="dxa"/>
            <w:tcBorders>
              <w:top w:val="nil"/>
              <w:left w:val="nil"/>
              <w:bottom w:val="nil"/>
              <w:right w:val="nil"/>
            </w:tcBorders>
            <w:shd w:val="clear" w:color="auto" w:fill="auto"/>
            <w:noWrap/>
            <w:vAlign w:val="bottom"/>
            <w:hideMark/>
          </w:tcPr>
          <w:p w14:paraId="55ABE4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7/23/2008</w:t>
            </w:r>
          </w:p>
        </w:tc>
        <w:tc>
          <w:tcPr>
            <w:tcW w:w="1114" w:type="dxa"/>
            <w:tcBorders>
              <w:top w:val="nil"/>
              <w:left w:val="nil"/>
              <w:bottom w:val="nil"/>
              <w:right w:val="nil"/>
            </w:tcBorders>
            <w:shd w:val="clear" w:color="auto" w:fill="auto"/>
            <w:noWrap/>
            <w:vAlign w:val="bottom"/>
            <w:hideMark/>
          </w:tcPr>
          <w:p w14:paraId="3E6E6B3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D1349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276_0</w:t>
            </w:r>
          </w:p>
        </w:tc>
        <w:tc>
          <w:tcPr>
            <w:tcW w:w="673" w:type="dxa"/>
            <w:tcBorders>
              <w:top w:val="nil"/>
              <w:left w:val="nil"/>
              <w:bottom w:val="nil"/>
              <w:right w:val="nil"/>
            </w:tcBorders>
            <w:shd w:val="clear" w:color="auto" w:fill="auto"/>
            <w:noWrap/>
            <w:vAlign w:val="bottom"/>
            <w:hideMark/>
          </w:tcPr>
          <w:p w14:paraId="57EF53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136266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w:t>
            </w:r>
          </w:p>
        </w:tc>
        <w:tc>
          <w:tcPr>
            <w:tcW w:w="673" w:type="dxa"/>
            <w:tcBorders>
              <w:top w:val="nil"/>
              <w:left w:val="nil"/>
              <w:bottom w:val="nil"/>
              <w:right w:val="nil"/>
            </w:tcBorders>
            <w:shd w:val="clear" w:color="auto" w:fill="auto"/>
            <w:noWrap/>
            <w:vAlign w:val="bottom"/>
            <w:hideMark/>
          </w:tcPr>
          <w:p w14:paraId="411588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212E3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68.8</w:t>
            </w:r>
          </w:p>
        </w:tc>
        <w:tc>
          <w:tcPr>
            <w:tcW w:w="673" w:type="dxa"/>
            <w:tcBorders>
              <w:top w:val="nil"/>
              <w:left w:val="nil"/>
              <w:bottom w:val="nil"/>
              <w:right w:val="nil"/>
            </w:tcBorders>
            <w:shd w:val="clear" w:color="auto" w:fill="auto"/>
            <w:noWrap/>
            <w:vAlign w:val="bottom"/>
            <w:hideMark/>
          </w:tcPr>
          <w:p w14:paraId="59B062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41.6</w:t>
            </w:r>
          </w:p>
        </w:tc>
        <w:tc>
          <w:tcPr>
            <w:tcW w:w="673" w:type="dxa"/>
            <w:tcBorders>
              <w:top w:val="nil"/>
              <w:left w:val="nil"/>
              <w:bottom w:val="nil"/>
              <w:right w:val="nil"/>
            </w:tcBorders>
            <w:shd w:val="clear" w:color="auto" w:fill="auto"/>
            <w:noWrap/>
            <w:vAlign w:val="bottom"/>
            <w:hideMark/>
          </w:tcPr>
          <w:p w14:paraId="5EB05D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EF390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c>
          <w:tcPr>
            <w:tcW w:w="674" w:type="dxa"/>
            <w:tcBorders>
              <w:top w:val="nil"/>
              <w:left w:val="nil"/>
              <w:bottom w:val="nil"/>
              <w:right w:val="nil"/>
            </w:tcBorders>
            <w:shd w:val="clear" w:color="auto" w:fill="auto"/>
            <w:noWrap/>
            <w:vAlign w:val="bottom"/>
            <w:hideMark/>
          </w:tcPr>
          <w:p w14:paraId="50FA0E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r>
      <w:tr w:rsidR="004B0B49" w:rsidRPr="0089132E" w14:paraId="26297C5D" w14:textId="77777777" w:rsidTr="004B0B49">
        <w:trPr>
          <w:trHeight w:val="300"/>
        </w:trPr>
        <w:tc>
          <w:tcPr>
            <w:tcW w:w="1166" w:type="dxa"/>
            <w:tcBorders>
              <w:top w:val="nil"/>
              <w:left w:val="nil"/>
              <w:bottom w:val="nil"/>
              <w:right w:val="nil"/>
            </w:tcBorders>
            <w:shd w:val="clear" w:color="auto" w:fill="auto"/>
            <w:noWrap/>
            <w:vAlign w:val="bottom"/>
            <w:hideMark/>
          </w:tcPr>
          <w:p w14:paraId="608551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WHP13</w:t>
            </w:r>
          </w:p>
        </w:tc>
        <w:tc>
          <w:tcPr>
            <w:tcW w:w="1320" w:type="dxa"/>
            <w:tcBorders>
              <w:top w:val="nil"/>
              <w:left w:val="nil"/>
              <w:bottom w:val="nil"/>
              <w:right w:val="nil"/>
            </w:tcBorders>
            <w:shd w:val="clear" w:color="auto" w:fill="auto"/>
            <w:noWrap/>
            <w:vAlign w:val="bottom"/>
            <w:hideMark/>
          </w:tcPr>
          <w:p w14:paraId="7593D0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10/7/2008</w:t>
            </w:r>
          </w:p>
        </w:tc>
        <w:tc>
          <w:tcPr>
            <w:tcW w:w="1114" w:type="dxa"/>
            <w:tcBorders>
              <w:top w:val="nil"/>
              <w:left w:val="nil"/>
              <w:bottom w:val="nil"/>
              <w:right w:val="nil"/>
            </w:tcBorders>
            <w:shd w:val="clear" w:color="auto" w:fill="auto"/>
            <w:noWrap/>
            <w:vAlign w:val="bottom"/>
            <w:hideMark/>
          </w:tcPr>
          <w:p w14:paraId="42BB186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A427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277_0</w:t>
            </w:r>
          </w:p>
        </w:tc>
        <w:tc>
          <w:tcPr>
            <w:tcW w:w="673" w:type="dxa"/>
            <w:tcBorders>
              <w:top w:val="nil"/>
              <w:left w:val="nil"/>
              <w:bottom w:val="nil"/>
              <w:right w:val="nil"/>
            </w:tcBorders>
            <w:shd w:val="clear" w:color="auto" w:fill="auto"/>
            <w:noWrap/>
            <w:vAlign w:val="bottom"/>
            <w:hideMark/>
          </w:tcPr>
          <w:p w14:paraId="1A8B1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640C37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w:t>
            </w:r>
          </w:p>
        </w:tc>
        <w:tc>
          <w:tcPr>
            <w:tcW w:w="673" w:type="dxa"/>
            <w:tcBorders>
              <w:top w:val="nil"/>
              <w:left w:val="nil"/>
              <w:bottom w:val="nil"/>
              <w:right w:val="nil"/>
            </w:tcBorders>
            <w:shd w:val="clear" w:color="auto" w:fill="auto"/>
            <w:noWrap/>
            <w:vAlign w:val="bottom"/>
            <w:hideMark/>
          </w:tcPr>
          <w:p w14:paraId="43CA99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4E67F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04B2E1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3" w:type="dxa"/>
            <w:tcBorders>
              <w:top w:val="nil"/>
              <w:left w:val="nil"/>
              <w:bottom w:val="nil"/>
              <w:right w:val="nil"/>
            </w:tcBorders>
            <w:shd w:val="clear" w:color="auto" w:fill="auto"/>
            <w:noWrap/>
            <w:vAlign w:val="bottom"/>
            <w:hideMark/>
          </w:tcPr>
          <w:p w14:paraId="5D7D96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360224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4" w:type="dxa"/>
            <w:tcBorders>
              <w:top w:val="nil"/>
              <w:left w:val="nil"/>
              <w:bottom w:val="nil"/>
              <w:right w:val="nil"/>
            </w:tcBorders>
            <w:shd w:val="clear" w:color="auto" w:fill="auto"/>
            <w:noWrap/>
            <w:vAlign w:val="bottom"/>
            <w:hideMark/>
          </w:tcPr>
          <w:p w14:paraId="0B430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r>
      <w:tr w:rsidR="004B0B49" w:rsidRPr="0089132E" w14:paraId="694C46CA" w14:textId="77777777" w:rsidTr="004B0B49">
        <w:trPr>
          <w:trHeight w:val="300"/>
        </w:trPr>
        <w:tc>
          <w:tcPr>
            <w:tcW w:w="1166" w:type="dxa"/>
            <w:tcBorders>
              <w:top w:val="nil"/>
              <w:left w:val="nil"/>
              <w:bottom w:val="nil"/>
              <w:right w:val="nil"/>
            </w:tcBorders>
            <w:shd w:val="clear" w:color="auto" w:fill="auto"/>
            <w:noWrap/>
            <w:vAlign w:val="bottom"/>
            <w:hideMark/>
          </w:tcPr>
          <w:p w14:paraId="2094C6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WHP0051</w:t>
            </w:r>
          </w:p>
        </w:tc>
        <w:tc>
          <w:tcPr>
            <w:tcW w:w="1320" w:type="dxa"/>
            <w:tcBorders>
              <w:top w:val="nil"/>
              <w:left w:val="nil"/>
              <w:bottom w:val="nil"/>
              <w:right w:val="nil"/>
            </w:tcBorders>
            <w:shd w:val="clear" w:color="auto" w:fill="auto"/>
            <w:noWrap/>
            <w:vAlign w:val="bottom"/>
            <w:hideMark/>
          </w:tcPr>
          <w:p w14:paraId="067E47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10/8/2008</w:t>
            </w:r>
          </w:p>
        </w:tc>
        <w:tc>
          <w:tcPr>
            <w:tcW w:w="1114" w:type="dxa"/>
            <w:tcBorders>
              <w:top w:val="nil"/>
              <w:left w:val="nil"/>
              <w:bottom w:val="nil"/>
              <w:right w:val="nil"/>
            </w:tcBorders>
            <w:shd w:val="clear" w:color="auto" w:fill="auto"/>
            <w:noWrap/>
            <w:vAlign w:val="bottom"/>
            <w:hideMark/>
          </w:tcPr>
          <w:p w14:paraId="35915E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4D93D8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278_0</w:t>
            </w:r>
          </w:p>
        </w:tc>
        <w:tc>
          <w:tcPr>
            <w:tcW w:w="673" w:type="dxa"/>
            <w:tcBorders>
              <w:top w:val="nil"/>
              <w:left w:val="nil"/>
              <w:bottom w:val="nil"/>
              <w:right w:val="nil"/>
            </w:tcBorders>
            <w:shd w:val="clear" w:color="auto" w:fill="auto"/>
            <w:noWrap/>
            <w:vAlign w:val="bottom"/>
            <w:hideMark/>
          </w:tcPr>
          <w:p w14:paraId="3D1B19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53B0DD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w:t>
            </w:r>
          </w:p>
        </w:tc>
        <w:tc>
          <w:tcPr>
            <w:tcW w:w="673" w:type="dxa"/>
            <w:tcBorders>
              <w:top w:val="nil"/>
              <w:left w:val="nil"/>
              <w:bottom w:val="nil"/>
              <w:right w:val="nil"/>
            </w:tcBorders>
            <w:shd w:val="clear" w:color="auto" w:fill="auto"/>
            <w:noWrap/>
            <w:vAlign w:val="bottom"/>
            <w:hideMark/>
          </w:tcPr>
          <w:p w14:paraId="4331C4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15.3</w:t>
            </w:r>
          </w:p>
        </w:tc>
        <w:tc>
          <w:tcPr>
            <w:tcW w:w="673" w:type="dxa"/>
            <w:tcBorders>
              <w:top w:val="nil"/>
              <w:left w:val="nil"/>
              <w:bottom w:val="nil"/>
              <w:right w:val="nil"/>
            </w:tcBorders>
            <w:shd w:val="clear" w:color="auto" w:fill="auto"/>
            <w:noWrap/>
            <w:vAlign w:val="bottom"/>
            <w:hideMark/>
          </w:tcPr>
          <w:p w14:paraId="675593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590968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8EB80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5DBD78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8B881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r>
      <w:tr w:rsidR="004B0B49" w:rsidRPr="0089132E" w14:paraId="4CA3EC7A" w14:textId="77777777" w:rsidTr="004B0B49">
        <w:trPr>
          <w:trHeight w:val="300"/>
        </w:trPr>
        <w:tc>
          <w:tcPr>
            <w:tcW w:w="1166" w:type="dxa"/>
            <w:tcBorders>
              <w:top w:val="nil"/>
              <w:left w:val="nil"/>
              <w:bottom w:val="nil"/>
              <w:right w:val="nil"/>
            </w:tcBorders>
            <w:shd w:val="clear" w:color="auto" w:fill="auto"/>
            <w:noWrap/>
            <w:vAlign w:val="bottom"/>
            <w:hideMark/>
          </w:tcPr>
          <w:p w14:paraId="2E449D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WHP12</w:t>
            </w:r>
          </w:p>
        </w:tc>
        <w:tc>
          <w:tcPr>
            <w:tcW w:w="1320" w:type="dxa"/>
            <w:tcBorders>
              <w:top w:val="nil"/>
              <w:left w:val="nil"/>
              <w:bottom w:val="nil"/>
              <w:right w:val="nil"/>
            </w:tcBorders>
            <w:shd w:val="clear" w:color="auto" w:fill="auto"/>
            <w:noWrap/>
            <w:vAlign w:val="bottom"/>
            <w:hideMark/>
          </w:tcPr>
          <w:p w14:paraId="196B9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10/8/2008</w:t>
            </w:r>
          </w:p>
        </w:tc>
        <w:tc>
          <w:tcPr>
            <w:tcW w:w="1114" w:type="dxa"/>
            <w:tcBorders>
              <w:top w:val="nil"/>
              <w:left w:val="nil"/>
              <w:bottom w:val="nil"/>
              <w:right w:val="nil"/>
            </w:tcBorders>
            <w:shd w:val="clear" w:color="auto" w:fill="auto"/>
            <w:noWrap/>
            <w:vAlign w:val="bottom"/>
            <w:hideMark/>
          </w:tcPr>
          <w:p w14:paraId="4FC7C1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D4D62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279_0</w:t>
            </w:r>
          </w:p>
        </w:tc>
        <w:tc>
          <w:tcPr>
            <w:tcW w:w="673" w:type="dxa"/>
            <w:tcBorders>
              <w:top w:val="nil"/>
              <w:left w:val="nil"/>
              <w:bottom w:val="nil"/>
              <w:right w:val="nil"/>
            </w:tcBorders>
            <w:shd w:val="clear" w:color="auto" w:fill="auto"/>
            <w:noWrap/>
            <w:vAlign w:val="bottom"/>
            <w:hideMark/>
          </w:tcPr>
          <w:p w14:paraId="5CD924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c>
          <w:tcPr>
            <w:tcW w:w="673" w:type="dxa"/>
            <w:tcBorders>
              <w:top w:val="nil"/>
              <w:left w:val="nil"/>
              <w:bottom w:val="nil"/>
              <w:right w:val="nil"/>
            </w:tcBorders>
            <w:shd w:val="clear" w:color="auto" w:fill="auto"/>
            <w:noWrap/>
            <w:vAlign w:val="bottom"/>
            <w:hideMark/>
          </w:tcPr>
          <w:p w14:paraId="115AD6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w:t>
            </w:r>
          </w:p>
        </w:tc>
        <w:tc>
          <w:tcPr>
            <w:tcW w:w="673" w:type="dxa"/>
            <w:tcBorders>
              <w:top w:val="nil"/>
              <w:left w:val="nil"/>
              <w:bottom w:val="nil"/>
              <w:right w:val="nil"/>
            </w:tcBorders>
            <w:shd w:val="clear" w:color="auto" w:fill="auto"/>
            <w:noWrap/>
            <w:vAlign w:val="bottom"/>
            <w:hideMark/>
          </w:tcPr>
          <w:p w14:paraId="64F385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6D4BFB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170CDA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631B3F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27669A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63B5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r>
      <w:tr w:rsidR="004B0B49" w:rsidRPr="0089132E" w14:paraId="09D2AB8F" w14:textId="77777777" w:rsidTr="004B0B49">
        <w:trPr>
          <w:trHeight w:val="300"/>
        </w:trPr>
        <w:tc>
          <w:tcPr>
            <w:tcW w:w="1166" w:type="dxa"/>
            <w:tcBorders>
              <w:top w:val="nil"/>
              <w:left w:val="nil"/>
              <w:bottom w:val="nil"/>
              <w:right w:val="nil"/>
            </w:tcBorders>
            <w:shd w:val="clear" w:color="auto" w:fill="auto"/>
            <w:noWrap/>
            <w:vAlign w:val="bottom"/>
            <w:hideMark/>
          </w:tcPr>
          <w:p w14:paraId="47B3D2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WHP0047</w:t>
            </w:r>
          </w:p>
        </w:tc>
        <w:tc>
          <w:tcPr>
            <w:tcW w:w="1320" w:type="dxa"/>
            <w:tcBorders>
              <w:top w:val="nil"/>
              <w:left w:val="nil"/>
              <w:bottom w:val="nil"/>
              <w:right w:val="nil"/>
            </w:tcBorders>
            <w:shd w:val="clear" w:color="auto" w:fill="auto"/>
            <w:noWrap/>
            <w:vAlign w:val="bottom"/>
            <w:hideMark/>
          </w:tcPr>
          <w:p w14:paraId="589E30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10/9/2008</w:t>
            </w:r>
          </w:p>
        </w:tc>
        <w:tc>
          <w:tcPr>
            <w:tcW w:w="1114" w:type="dxa"/>
            <w:tcBorders>
              <w:top w:val="nil"/>
              <w:left w:val="nil"/>
              <w:bottom w:val="nil"/>
              <w:right w:val="nil"/>
            </w:tcBorders>
            <w:shd w:val="clear" w:color="auto" w:fill="auto"/>
            <w:noWrap/>
            <w:vAlign w:val="bottom"/>
            <w:hideMark/>
          </w:tcPr>
          <w:p w14:paraId="47C0B9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78ABA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280_0</w:t>
            </w:r>
          </w:p>
        </w:tc>
        <w:tc>
          <w:tcPr>
            <w:tcW w:w="673" w:type="dxa"/>
            <w:tcBorders>
              <w:top w:val="nil"/>
              <w:left w:val="nil"/>
              <w:bottom w:val="nil"/>
              <w:right w:val="nil"/>
            </w:tcBorders>
            <w:shd w:val="clear" w:color="auto" w:fill="auto"/>
            <w:noWrap/>
            <w:vAlign w:val="bottom"/>
            <w:hideMark/>
          </w:tcPr>
          <w:p w14:paraId="302BEF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w:t>
            </w:r>
          </w:p>
        </w:tc>
        <w:tc>
          <w:tcPr>
            <w:tcW w:w="673" w:type="dxa"/>
            <w:tcBorders>
              <w:top w:val="nil"/>
              <w:left w:val="nil"/>
              <w:bottom w:val="nil"/>
              <w:right w:val="nil"/>
            </w:tcBorders>
            <w:shd w:val="clear" w:color="auto" w:fill="auto"/>
            <w:noWrap/>
            <w:vAlign w:val="bottom"/>
            <w:hideMark/>
          </w:tcPr>
          <w:p w14:paraId="2093F7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11.0</w:t>
            </w:r>
          </w:p>
        </w:tc>
        <w:tc>
          <w:tcPr>
            <w:tcW w:w="673" w:type="dxa"/>
            <w:tcBorders>
              <w:top w:val="nil"/>
              <w:left w:val="nil"/>
              <w:bottom w:val="nil"/>
              <w:right w:val="nil"/>
            </w:tcBorders>
            <w:shd w:val="clear" w:color="auto" w:fill="auto"/>
            <w:noWrap/>
            <w:vAlign w:val="bottom"/>
            <w:hideMark/>
          </w:tcPr>
          <w:p w14:paraId="678CF2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32AD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24410B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6E6C8C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55817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F91D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0874A62" w14:textId="77777777" w:rsidTr="004B0B49">
        <w:trPr>
          <w:trHeight w:val="300"/>
        </w:trPr>
        <w:tc>
          <w:tcPr>
            <w:tcW w:w="1166" w:type="dxa"/>
            <w:tcBorders>
              <w:top w:val="nil"/>
              <w:left w:val="nil"/>
              <w:bottom w:val="nil"/>
              <w:right w:val="nil"/>
            </w:tcBorders>
            <w:shd w:val="clear" w:color="auto" w:fill="auto"/>
            <w:noWrap/>
            <w:vAlign w:val="bottom"/>
            <w:hideMark/>
          </w:tcPr>
          <w:p w14:paraId="720C32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WHP0046</w:t>
            </w:r>
          </w:p>
        </w:tc>
        <w:tc>
          <w:tcPr>
            <w:tcW w:w="1320" w:type="dxa"/>
            <w:tcBorders>
              <w:top w:val="nil"/>
              <w:left w:val="nil"/>
              <w:bottom w:val="nil"/>
              <w:right w:val="nil"/>
            </w:tcBorders>
            <w:shd w:val="clear" w:color="auto" w:fill="auto"/>
            <w:noWrap/>
            <w:vAlign w:val="bottom"/>
            <w:hideMark/>
          </w:tcPr>
          <w:p w14:paraId="590AFE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10/10/2008</w:t>
            </w:r>
          </w:p>
        </w:tc>
        <w:tc>
          <w:tcPr>
            <w:tcW w:w="1114" w:type="dxa"/>
            <w:tcBorders>
              <w:top w:val="nil"/>
              <w:left w:val="nil"/>
              <w:bottom w:val="nil"/>
              <w:right w:val="nil"/>
            </w:tcBorders>
            <w:shd w:val="clear" w:color="auto" w:fill="auto"/>
            <w:noWrap/>
            <w:vAlign w:val="bottom"/>
            <w:hideMark/>
          </w:tcPr>
          <w:p w14:paraId="15D427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6F400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281_0</w:t>
            </w:r>
          </w:p>
        </w:tc>
        <w:tc>
          <w:tcPr>
            <w:tcW w:w="673" w:type="dxa"/>
            <w:tcBorders>
              <w:top w:val="nil"/>
              <w:left w:val="nil"/>
              <w:bottom w:val="nil"/>
              <w:right w:val="nil"/>
            </w:tcBorders>
            <w:shd w:val="clear" w:color="auto" w:fill="auto"/>
            <w:noWrap/>
            <w:vAlign w:val="bottom"/>
            <w:hideMark/>
          </w:tcPr>
          <w:p w14:paraId="59D628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3" w:type="dxa"/>
            <w:tcBorders>
              <w:top w:val="nil"/>
              <w:left w:val="nil"/>
              <w:bottom w:val="nil"/>
              <w:right w:val="nil"/>
            </w:tcBorders>
            <w:shd w:val="clear" w:color="auto" w:fill="auto"/>
            <w:noWrap/>
            <w:vAlign w:val="bottom"/>
            <w:hideMark/>
          </w:tcPr>
          <w:p w14:paraId="07CB3B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AA975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721A09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6BD82D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F5D16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12B44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24.0</w:t>
            </w:r>
          </w:p>
        </w:tc>
        <w:tc>
          <w:tcPr>
            <w:tcW w:w="674" w:type="dxa"/>
            <w:tcBorders>
              <w:top w:val="nil"/>
              <w:left w:val="nil"/>
              <w:bottom w:val="nil"/>
              <w:right w:val="nil"/>
            </w:tcBorders>
            <w:shd w:val="clear" w:color="auto" w:fill="auto"/>
            <w:noWrap/>
            <w:vAlign w:val="bottom"/>
            <w:hideMark/>
          </w:tcPr>
          <w:p w14:paraId="44021F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r>
      <w:tr w:rsidR="004B0B49" w:rsidRPr="0089132E" w14:paraId="5DB43970" w14:textId="77777777" w:rsidTr="004B0B49">
        <w:trPr>
          <w:trHeight w:val="300"/>
        </w:trPr>
        <w:tc>
          <w:tcPr>
            <w:tcW w:w="1166" w:type="dxa"/>
            <w:tcBorders>
              <w:top w:val="nil"/>
              <w:left w:val="nil"/>
              <w:bottom w:val="nil"/>
              <w:right w:val="nil"/>
            </w:tcBorders>
            <w:shd w:val="clear" w:color="auto" w:fill="auto"/>
            <w:noWrap/>
            <w:vAlign w:val="bottom"/>
            <w:hideMark/>
          </w:tcPr>
          <w:p w14:paraId="013D4D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WHP11</w:t>
            </w:r>
          </w:p>
        </w:tc>
        <w:tc>
          <w:tcPr>
            <w:tcW w:w="1320" w:type="dxa"/>
            <w:tcBorders>
              <w:top w:val="nil"/>
              <w:left w:val="nil"/>
              <w:bottom w:val="nil"/>
              <w:right w:val="nil"/>
            </w:tcBorders>
            <w:shd w:val="clear" w:color="auto" w:fill="auto"/>
            <w:noWrap/>
            <w:vAlign w:val="bottom"/>
            <w:hideMark/>
          </w:tcPr>
          <w:p w14:paraId="27C374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10/13/2008</w:t>
            </w:r>
          </w:p>
        </w:tc>
        <w:tc>
          <w:tcPr>
            <w:tcW w:w="1114" w:type="dxa"/>
            <w:tcBorders>
              <w:top w:val="nil"/>
              <w:left w:val="nil"/>
              <w:bottom w:val="nil"/>
              <w:right w:val="nil"/>
            </w:tcBorders>
            <w:shd w:val="clear" w:color="auto" w:fill="auto"/>
            <w:noWrap/>
            <w:vAlign w:val="bottom"/>
            <w:hideMark/>
          </w:tcPr>
          <w:p w14:paraId="1049CFE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AB8C6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282_0</w:t>
            </w:r>
          </w:p>
        </w:tc>
        <w:tc>
          <w:tcPr>
            <w:tcW w:w="673" w:type="dxa"/>
            <w:tcBorders>
              <w:top w:val="nil"/>
              <w:left w:val="nil"/>
              <w:bottom w:val="nil"/>
              <w:right w:val="nil"/>
            </w:tcBorders>
            <w:shd w:val="clear" w:color="auto" w:fill="auto"/>
            <w:noWrap/>
            <w:vAlign w:val="bottom"/>
            <w:hideMark/>
          </w:tcPr>
          <w:p w14:paraId="1D9800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6B5E0D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1242D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A69A3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1A128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E95DD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65EC1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C28A0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0.4</w:t>
            </w:r>
          </w:p>
        </w:tc>
      </w:tr>
      <w:tr w:rsidR="004B0B49" w:rsidRPr="0089132E" w14:paraId="4AF9E9AC" w14:textId="77777777" w:rsidTr="004B0B49">
        <w:trPr>
          <w:trHeight w:val="300"/>
        </w:trPr>
        <w:tc>
          <w:tcPr>
            <w:tcW w:w="1166" w:type="dxa"/>
            <w:tcBorders>
              <w:top w:val="nil"/>
              <w:left w:val="nil"/>
              <w:bottom w:val="nil"/>
              <w:right w:val="nil"/>
            </w:tcBorders>
            <w:shd w:val="clear" w:color="auto" w:fill="auto"/>
            <w:noWrap/>
            <w:vAlign w:val="bottom"/>
            <w:hideMark/>
          </w:tcPr>
          <w:p w14:paraId="660C54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WHPI11</w:t>
            </w:r>
          </w:p>
        </w:tc>
        <w:tc>
          <w:tcPr>
            <w:tcW w:w="1320" w:type="dxa"/>
            <w:tcBorders>
              <w:top w:val="nil"/>
              <w:left w:val="nil"/>
              <w:bottom w:val="nil"/>
              <w:right w:val="nil"/>
            </w:tcBorders>
            <w:shd w:val="clear" w:color="auto" w:fill="auto"/>
            <w:noWrap/>
            <w:vAlign w:val="bottom"/>
            <w:hideMark/>
          </w:tcPr>
          <w:p w14:paraId="020DED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10/14/2008</w:t>
            </w:r>
          </w:p>
        </w:tc>
        <w:tc>
          <w:tcPr>
            <w:tcW w:w="1114" w:type="dxa"/>
            <w:tcBorders>
              <w:top w:val="nil"/>
              <w:left w:val="nil"/>
              <w:bottom w:val="nil"/>
              <w:right w:val="nil"/>
            </w:tcBorders>
            <w:shd w:val="clear" w:color="auto" w:fill="auto"/>
            <w:noWrap/>
            <w:vAlign w:val="bottom"/>
            <w:hideMark/>
          </w:tcPr>
          <w:p w14:paraId="6B4F91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68C40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283_0</w:t>
            </w:r>
          </w:p>
        </w:tc>
        <w:tc>
          <w:tcPr>
            <w:tcW w:w="673" w:type="dxa"/>
            <w:tcBorders>
              <w:top w:val="nil"/>
              <w:left w:val="nil"/>
              <w:bottom w:val="nil"/>
              <w:right w:val="nil"/>
            </w:tcBorders>
            <w:shd w:val="clear" w:color="auto" w:fill="auto"/>
            <w:noWrap/>
            <w:vAlign w:val="bottom"/>
            <w:hideMark/>
          </w:tcPr>
          <w:p w14:paraId="2D9BD6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w:t>
            </w:r>
          </w:p>
        </w:tc>
        <w:tc>
          <w:tcPr>
            <w:tcW w:w="673" w:type="dxa"/>
            <w:tcBorders>
              <w:top w:val="nil"/>
              <w:left w:val="nil"/>
              <w:bottom w:val="nil"/>
              <w:right w:val="nil"/>
            </w:tcBorders>
            <w:shd w:val="clear" w:color="auto" w:fill="auto"/>
            <w:noWrap/>
            <w:vAlign w:val="bottom"/>
            <w:hideMark/>
          </w:tcPr>
          <w:p w14:paraId="4E807F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3" w:type="dxa"/>
            <w:tcBorders>
              <w:top w:val="nil"/>
              <w:left w:val="nil"/>
              <w:bottom w:val="nil"/>
              <w:right w:val="nil"/>
            </w:tcBorders>
            <w:shd w:val="clear" w:color="auto" w:fill="auto"/>
            <w:noWrap/>
            <w:vAlign w:val="bottom"/>
            <w:hideMark/>
          </w:tcPr>
          <w:p w14:paraId="329824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1B424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46DC22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w:t>
            </w:r>
          </w:p>
        </w:tc>
        <w:tc>
          <w:tcPr>
            <w:tcW w:w="673" w:type="dxa"/>
            <w:tcBorders>
              <w:top w:val="nil"/>
              <w:left w:val="nil"/>
              <w:bottom w:val="nil"/>
              <w:right w:val="nil"/>
            </w:tcBorders>
            <w:shd w:val="clear" w:color="auto" w:fill="auto"/>
            <w:noWrap/>
            <w:vAlign w:val="bottom"/>
            <w:hideMark/>
          </w:tcPr>
          <w:p w14:paraId="06232C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E7AE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w:t>
            </w:r>
          </w:p>
        </w:tc>
        <w:tc>
          <w:tcPr>
            <w:tcW w:w="674" w:type="dxa"/>
            <w:tcBorders>
              <w:top w:val="nil"/>
              <w:left w:val="nil"/>
              <w:bottom w:val="nil"/>
              <w:right w:val="nil"/>
            </w:tcBorders>
            <w:shd w:val="clear" w:color="auto" w:fill="auto"/>
            <w:noWrap/>
            <w:vAlign w:val="bottom"/>
            <w:hideMark/>
          </w:tcPr>
          <w:p w14:paraId="1CAA43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6B28A57" w14:textId="77777777" w:rsidTr="004B0B49">
        <w:trPr>
          <w:trHeight w:val="300"/>
        </w:trPr>
        <w:tc>
          <w:tcPr>
            <w:tcW w:w="1166" w:type="dxa"/>
            <w:tcBorders>
              <w:top w:val="nil"/>
              <w:left w:val="nil"/>
              <w:bottom w:val="nil"/>
              <w:right w:val="nil"/>
            </w:tcBorders>
            <w:shd w:val="clear" w:color="auto" w:fill="auto"/>
            <w:noWrap/>
            <w:vAlign w:val="bottom"/>
            <w:hideMark/>
          </w:tcPr>
          <w:p w14:paraId="70863F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WB0329</w:t>
            </w:r>
          </w:p>
        </w:tc>
        <w:tc>
          <w:tcPr>
            <w:tcW w:w="1320" w:type="dxa"/>
            <w:tcBorders>
              <w:top w:val="nil"/>
              <w:left w:val="nil"/>
              <w:bottom w:val="nil"/>
              <w:right w:val="nil"/>
            </w:tcBorders>
            <w:shd w:val="clear" w:color="auto" w:fill="auto"/>
            <w:noWrap/>
            <w:vAlign w:val="bottom"/>
            <w:hideMark/>
          </w:tcPr>
          <w:p w14:paraId="693B3D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6/22/2009</w:t>
            </w:r>
          </w:p>
        </w:tc>
        <w:tc>
          <w:tcPr>
            <w:tcW w:w="1114" w:type="dxa"/>
            <w:tcBorders>
              <w:top w:val="nil"/>
              <w:left w:val="nil"/>
              <w:bottom w:val="nil"/>
              <w:right w:val="nil"/>
            </w:tcBorders>
            <w:shd w:val="clear" w:color="auto" w:fill="auto"/>
            <w:noWrap/>
            <w:vAlign w:val="bottom"/>
            <w:hideMark/>
          </w:tcPr>
          <w:p w14:paraId="20A194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1D48E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284_0</w:t>
            </w:r>
          </w:p>
        </w:tc>
        <w:tc>
          <w:tcPr>
            <w:tcW w:w="673" w:type="dxa"/>
            <w:tcBorders>
              <w:top w:val="nil"/>
              <w:left w:val="nil"/>
              <w:bottom w:val="nil"/>
              <w:right w:val="nil"/>
            </w:tcBorders>
            <w:shd w:val="clear" w:color="auto" w:fill="auto"/>
            <w:noWrap/>
            <w:vAlign w:val="bottom"/>
            <w:hideMark/>
          </w:tcPr>
          <w:p w14:paraId="025B40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01BAC1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w:t>
            </w:r>
          </w:p>
        </w:tc>
        <w:tc>
          <w:tcPr>
            <w:tcW w:w="673" w:type="dxa"/>
            <w:tcBorders>
              <w:top w:val="nil"/>
              <w:left w:val="nil"/>
              <w:bottom w:val="nil"/>
              <w:right w:val="nil"/>
            </w:tcBorders>
            <w:shd w:val="clear" w:color="auto" w:fill="auto"/>
            <w:noWrap/>
            <w:vAlign w:val="bottom"/>
            <w:hideMark/>
          </w:tcPr>
          <w:p w14:paraId="749EA8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c>
          <w:tcPr>
            <w:tcW w:w="673" w:type="dxa"/>
            <w:tcBorders>
              <w:top w:val="nil"/>
              <w:left w:val="nil"/>
              <w:bottom w:val="nil"/>
              <w:right w:val="nil"/>
            </w:tcBorders>
            <w:shd w:val="clear" w:color="auto" w:fill="auto"/>
            <w:noWrap/>
            <w:vAlign w:val="bottom"/>
            <w:hideMark/>
          </w:tcPr>
          <w:p w14:paraId="05AEE1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c>
          <w:tcPr>
            <w:tcW w:w="673" w:type="dxa"/>
            <w:tcBorders>
              <w:top w:val="nil"/>
              <w:left w:val="nil"/>
              <w:bottom w:val="nil"/>
              <w:right w:val="nil"/>
            </w:tcBorders>
            <w:shd w:val="clear" w:color="auto" w:fill="auto"/>
            <w:noWrap/>
            <w:vAlign w:val="bottom"/>
            <w:hideMark/>
          </w:tcPr>
          <w:p w14:paraId="20FDD6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4516A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11E53D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4" w:type="dxa"/>
            <w:tcBorders>
              <w:top w:val="nil"/>
              <w:left w:val="nil"/>
              <w:bottom w:val="nil"/>
              <w:right w:val="nil"/>
            </w:tcBorders>
            <w:shd w:val="clear" w:color="auto" w:fill="auto"/>
            <w:noWrap/>
            <w:vAlign w:val="bottom"/>
            <w:hideMark/>
          </w:tcPr>
          <w:p w14:paraId="226C1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r>
      <w:tr w:rsidR="004B0B49" w:rsidRPr="0089132E" w14:paraId="6A4CD52A" w14:textId="77777777" w:rsidTr="004B0B49">
        <w:trPr>
          <w:trHeight w:val="300"/>
        </w:trPr>
        <w:tc>
          <w:tcPr>
            <w:tcW w:w="1166" w:type="dxa"/>
            <w:tcBorders>
              <w:top w:val="nil"/>
              <w:left w:val="nil"/>
              <w:bottom w:val="nil"/>
              <w:right w:val="nil"/>
            </w:tcBorders>
            <w:shd w:val="clear" w:color="auto" w:fill="auto"/>
            <w:noWrap/>
            <w:vAlign w:val="bottom"/>
            <w:hideMark/>
          </w:tcPr>
          <w:p w14:paraId="2A71FD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WB0239</w:t>
            </w:r>
          </w:p>
        </w:tc>
        <w:tc>
          <w:tcPr>
            <w:tcW w:w="1320" w:type="dxa"/>
            <w:tcBorders>
              <w:top w:val="nil"/>
              <w:left w:val="nil"/>
              <w:bottom w:val="nil"/>
              <w:right w:val="nil"/>
            </w:tcBorders>
            <w:shd w:val="clear" w:color="auto" w:fill="auto"/>
            <w:noWrap/>
            <w:vAlign w:val="bottom"/>
            <w:hideMark/>
          </w:tcPr>
          <w:p w14:paraId="721FA5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6/23/2009</w:t>
            </w:r>
          </w:p>
        </w:tc>
        <w:tc>
          <w:tcPr>
            <w:tcW w:w="1114" w:type="dxa"/>
            <w:tcBorders>
              <w:top w:val="nil"/>
              <w:left w:val="nil"/>
              <w:bottom w:val="nil"/>
              <w:right w:val="nil"/>
            </w:tcBorders>
            <w:shd w:val="clear" w:color="auto" w:fill="auto"/>
            <w:noWrap/>
            <w:vAlign w:val="bottom"/>
            <w:hideMark/>
          </w:tcPr>
          <w:p w14:paraId="431962A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FEA22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285_0</w:t>
            </w:r>
          </w:p>
        </w:tc>
        <w:tc>
          <w:tcPr>
            <w:tcW w:w="673" w:type="dxa"/>
            <w:tcBorders>
              <w:top w:val="nil"/>
              <w:left w:val="nil"/>
              <w:bottom w:val="nil"/>
              <w:right w:val="nil"/>
            </w:tcBorders>
            <w:shd w:val="clear" w:color="auto" w:fill="auto"/>
            <w:noWrap/>
            <w:vAlign w:val="bottom"/>
            <w:hideMark/>
          </w:tcPr>
          <w:p w14:paraId="142AB7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45CE9F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w:t>
            </w:r>
          </w:p>
        </w:tc>
        <w:tc>
          <w:tcPr>
            <w:tcW w:w="673" w:type="dxa"/>
            <w:tcBorders>
              <w:top w:val="nil"/>
              <w:left w:val="nil"/>
              <w:bottom w:val="nil"/>
              <w:right w:val="nil"/>
            </w:tcBorders>
            <w:shd w:val="clear" w:color="auto" w:fill="auto"/>
            <w:noWrap/>
            <w:vAlign w:val="bottom"/>
            <w:hideMark/>
          </w:tcPr>
          <w:p w14:paraId="22DB80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59EBE9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77.6</w:t>
            </w:r>
          </w:p>
        </w:tc>
        <w:tc>
          <w:tcPr>
            <w:tcW w:w="673" w:type="dxa"/>
            <w:tcBorders>
              <w:top w:val="nil"/>
              <w:left w:val="nil"/>
              <w:bottom w:val="nil"/>
              <w:right w:val="nil"/>
            </w:tcBorders>
            <w:shd w:val="clear" w:color="auto" w:fill="auto"/>
            <w:noWrap/>
            <w:vAlign w:val="bottom"/>
            <w:hideMark/>
          </w:tcPr>
          <w:p w14:paraId="4A6671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w:t>
            </w:r>
          </w:p>
        </w:tc>
        <w:tc>
          <w:tcPr>
            <w:tcW w:w="673" w:type="dxa"/>
            <w:tcBorders>
              <w:top w:val="nil"/>
              <w:left w:val="nil"/>
              <w:bottom w:val="nil"/>
              <w:right w:val="nil"/>
            </w:tcBorders>
            <w:shd w:val="clear" w:color="auto" w:fill="auto"/>
            <w:noWrap/>
            <w:vAlign w:val="bottom"/>
            <w:hideMark/>
          </w:tcPr>
          <w:p w14:paraId="5726E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0AB946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c>
          <w:tcPr>
            <w:tcW w:w="674" w:type="dxa"/>
            <w:tcBorders>
              <w:top w:val="nil"/>
              <w:left w:val="nil"/>
              <w:bottom w:val="nil"/>
              <w:right w:val="nil"/>
            </w:tcBorders>
            <w:shd w:val="clear" w:color="auto" w:fill="auto"/>
            <w:noWrap/>
            <w:vAlign w:val="bottom"/>
            <w:hideMark/>
          </w:tcPr>
          <w:p w14:paraId="00DE46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r>
      <w:tr w:rsidR="004B0B49" w:rsidRPr="0089132E" w14:paraId="1F850CBC" w14:textId="77777777" w:rsidTr="004B0B49">
        <w:trPr>
          <w:trHeight w:val="300"/>
        </w:trPr>
        <w:tc>
          <w:tcPr>
            <w:tcW w:w="1166" w:type="dxa"/>
            <w:tcBorders>
              <w:top w:val="nil"/>
              <w:left w:val="nil"/>
              <w:bottom w:val="nil"/>
              <w:right w:val="nil"/>
            </w:tcBorders>
            <w:shd w:val="clear" w:color="auto" w:fill="auto"/>
            <w:noWrap/>
            <w:vAlign w:val="bottom"/>
            <w:hideMark/>
          </w:tcPr>
          <w:p w14:paraId="209AAC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WB0330</w:t>
            </w:r>
          </w:p>
        </w:tc>
        <w:tc>
          <w:tcPr>
            <w:tcW w:w="1320" w:type="dxa"/>
            <w:tcBorders>
              <w:top w:val="nil"/>
              <w:left w:val="nil"/>
              <w:bottom w:val="nil"/>
              <w:right w:val="nil"/>
            </w:tcBorders>
            <w:shd w:val="clear" w:color="auto" w:fill="auto"/>
            <w:noWrap/>
            <w:vAlign w:val="bottom"/>
            <w:hideMark/>
          </w:tcPr>
          <w:p w14:paraId="68E847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6/24/2009</w:t>
            </w:r>
          </w:p>
        </w:tc>
        <w:tc>
          <w:tcPr>
            <w:tcW w:w="1114" w:type="dxa"/>
            <w:tcBorders>
              <w:top w:val="nil"/>
              <w:left w:val="nil"/>
              <w:bottom w:val="nil"/>
              <w:right w:val="nil"/>
            </w:tcBorders>
            <w:shd w:val="clear" w:color="auto" w:fill="auto"/>
            <w:noWrap/>
            <w:vAlign w:val="bottom"/>
            <w:hideMark/>
          </w:tcPr>
          <w:p w14:paraId="32015B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90FF4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286_0</w:t>
            </w:r>
          </w:p>
        </w:tc>
        <w:tc>
          <w:tcPr>
            <w:tcW w:w="673" w:type="dxa"/>
            <w:tcBorders>
              <w:top w:val="nil"/>
              <w:left w:val="nil"/>
              <w:bottom w:val="nil"/>
              <w:right w:val="nil"/>
            </w:tcBorders>
            <w:shd w:val="clear" w:color="auto" w:fill="auto"/>
            <w:noWrap/>
            <w:vAlign w:val="bottom"/>
            <w:hideMark/>
          </w:tcPr>
          <w:p w14:paraId="741F90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79EE8F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w:t>
            </w:r>
          </w:p>
        </w:tc>
        <w:tc>
          <w:tcPr>
            <w:tcW w:w="673" w:type="dxa"/>
            <w:tcBorders>
              <w:top w:val="nil"/>
              <w:left w:val="nil"/>
              <w:bottom w:val="nil"/>
              <w:right w:val="nil"/>
            </w:tcBorders>
            <w:shd w:val="clear" w:color="auto" w:fill="auto"/>
            <w:noWrap/>
            <w:vAlign w:val="bottom"/>
            <w:hideMark/>
          </w:tcPr>
          <w:p w14:paraId="4FFBFD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3" w:type="dxa"/>
            <w:tcBorders>
              <w:top w:val="nil"/>
              <w:left w:val="nil"/>
              <w:bottom w:val="nil"/>
              <w:right w:val="nil"/>
            </w:tcBorders>
            <w:shd w:val="clear" w:color="auto" w:fill="auto"/>
            <w:noWrap/>
            <w:vAlign w:val="bottom"/>
            <w:hideMark/>
          </w:tcPr>
          <w:p w14:paraId="112D55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134870D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D1D25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422301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4" w:type="dxa"/>
            <w:tcBorders>
              <w:top w:val="nil"/>
              <w:left w:val="nil"/>
              <w:bottom w:val="nil"/>
              <w:right w:val="nil"/>
            </w:tcBorders>
            <w:shd w:val="clear" w:color="auto" w:fill="auto"/>
            <w:noWrap/>
            <w:vAlign w:val="bottom"/>
            <w:hideMark/>
          </w:tcPr>
          <w:p w14:paraId="53F956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r>
      <w:tr w:rsidR="004B0B49" w:rsidRPr="0089132E" w14:paraId="4C48A04C" w14:textId="77777777" w:rsidTr="004B0B49">
        <w:trPr>
          <w:trHeight w:val="300"/>
        </w:trPr>
        <w:tc>
          <w:tcPr>
            <w:tcW w:w="1166" w:type="dxa"/>
            <w:tcBorders>
              <w:top w:val="nil"/>
              <w:left w:val="nil"/>
              <w:bottom w:val="nil"/>
              <w:right w:val="nil"/>
            </w:tcBorders>
            <w:shd w:val="clear" w:color="auto" w:fill="auto"/>
            <w:noWrap/>
            <w:vAlign w:val="bottom"/>
            <w:hideMark/>
          </w:tcPr>
          <w:p w14:paraId="4E465C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7C5AF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7/20/2009</w:t>
            </w:r>
          </w:p>
        </w:tc>
        <w:tc>
          <w:tcPr>
            <w:tcW w:w="1114" w:type="dxa"/>
            <w:tcBorders>
              <w:top w:val="nil"/>
              <w:left w:val="nil"/>
              <w:bottom w:val="nil"/>
              <w:right w:val="nil"/>
            </w:tcBorders>
            <w:shd w:val="clear" w:color="auto" w:fill="auto"/>
            <w:noWrap/>
            <w:vAlign w:val="bottom"/>
            <w:hideMark/>
          </w:tcPr>
          <w:p w14:paraId="484DD5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024F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287_0</w:t>
            </w:r>
          </w:p>
        </w:tc>
        <w:tc>
          <w:tcPr>
            <w:tcW w:w="673" w:type="dxa"/>
            <w:tcBorders>
              <w:top w:val="nil"/>
              <w:left w:val="nil"/>
              <w:bottom w:val="nil"/>
              <w:right w:val="nil"/>
            </w:tcBorders>
            <w:shd w:val="clear" w:color="auto" w:fill="auto"/>
            <w:noWrap/>
            <w:vAlign w:val="bottom"/>
            <w:hideMark/>
          </w:tcPr>
          <w:p w14:paraId="0CAB20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3" w:type="dxa"/>
            <w:tcBorders>
              <w:top w:val="nil"/>
              <w:left w:val="nil"/>
              <w:bottom w:val="nil"/>
              <w:right w:val="nil"/>
            </w:tcBorders>
            <w:shd w:val="clear" w:color="auto" w:fill="auto"/>
            <w:noWrap/>
            <w:vAlign w:val="bottom"/>
            <w:hideMark/>
          </w:tcPr>
          <w:p w14:paraId="1C1796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4FF092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5B24B6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2A6B7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784F5B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17753C7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79DD0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r>
      <w:tr w:rsidR="004B0B49" w:rsidRPr="0089132E" w14:paraId="779869DF" w14:textId="77777777" w:rsidTr="004B0B49">
        <w:trPr>
          <w:trHeight w:val="300"/>
        </w:trPr>
        <w:tc>
          <w:tcPr>
            <w:tcW w:w="1166" w:type="dxa"/>
            <w:tcBorders>
              <w:top w:val="nil"/>
              <w:left w:val="nil"/>
              <w:bottom w:val="nil"/>
              <w:right w:val="nil"/>
            </w:tcBorders>
            <w:shd w:val="clear" w:color="auto" w:fill="auto"/>
            <w:noWrap/>
            <w:vAlign w:val="bottom"/>
            <w:hideMark/>
          </w:tcPr>
          <w:p w14:paraId="193A5B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MRW0130</w:t>
            </w:r>
          </w:p>
        </w:tc>
        <w:tc>
          <w:tcPr>
            <w:tcW w:w="1320" w:type="dxa"/>
            <w:tcBorders>
              <w:top w:val="nil"/>
              <w:left w:val="nil"/>
              <w:bottom w:val="nil"/>
              <w:right w:val="nil"/>
            </w:tcBorders>
            <w:shd w:val="clear" w:color="auto" w:fill="auto"/>
            <w:noWrap/>
            <w:vAlign w:val="bottom"/>
            <w:hideMark/>
          </w:tcPr>
          <w:p w14:paraId="6EE099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7/27/2009</w:t>
            </w:r>
          </w:p>
        </w:tc>
        <w:tc>
          <w:tcPr>
            <w:tcW w:w="1114" w:type="dxa"/>
            <w:tcBorders>
              <w:top w:val="nil"/>
              <w:left w:val="nil"/>
              <w:bottom w:val="nil"/>
              <w:right w:val="nil"/>
            </w:tcBorders>
            <w:shd w:val="clear" w:color="auto" w:fill="auto"/>
            <w:noWrap/>
            <w:vAlign w:val="bottom"/>
            <w:hideMark/>
          </w:tcPr>
          <w:p w14:paraId="3965B9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8D02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288_0</w:t>
            </w:r>
          </w:p>
        </w:tc>
        <w:tc>
          <w:tcPr>
            <w:tcW w:w="673" w:type="dxa"/>
            <w:tcBorders>
              <w:top w:val="nil"/>
              <w:left w:val="nil"/>
              <w:bottom w:val="nil"/>
              <w:right w:val="nil"/>
            </w:tcBorders>
            <w:shd w:val="clear" w:color="auto" w:fill="auto"/>
            <w:noWrap/>
            <w:vAlign w:val="bottom"/>
            <w:hideMark/>
          </w:tcPr>
          <w:p w14:paraId="52A43C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01AB96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2EB665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26584F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w:t>
            </w:r>
          </w:p>
        </w:tc>
        <w:tc>
          <w:tcPr>
            <w:tcW w:w="673" w:type="dxa"/>
            <w:tcBorders>
              <w:top w:val="nil"/>
              <w:left w:val="nil"/>
              <w:bottom w:val="nil"/>
              <w:right w:val="nil"/>
            </w:tcBorders>
            <w:shd w:val="clear" w:color="auto" w:fill="auto"/>
            <w:noWrap/>
            <w:vAlign w:val="bottom"/>
            <w:hideMark/>
          </w:tcPr>
          <w:p w14:paraId="24FE2C1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5EEE3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78A6CB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4" w:type="dxa"/>
            <w:tcBorders>
              <w:top w:val="nil"/>
              <w:left w:val="nil"/>
              <w:bottom w:val="nil"/>
              <w:right w:val="nil"/>
            </w:tcBorders>
            <w:shd w:val="clear" w:color="auto" w:fill="auto"/>
            <w:noWrap/>
            <w:vAlign w:val="bottom"/>
            <w:hideMark/>
          </w:tcPr>
          <w:p w14:paraId="31CF45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77.8</w:t>
            </w:r>
          </w:p>
        </w:tc>
      </w:tr>
      <w:tr w:rsidR="004B0B49" w:rsidRPr="0089132E" w14:paraId="4A7CA55A" w14:textId="77777777" w:rsidTr="004B0B49">
        <w:trPr>
          <w:trHeight w:val="300"/>
        </w:trPr>
        <w:tc>
          <w:tcPr>
            <w:tcW w:w="1166" w:type="dxa"/>
            <w:tcBorders>
              <w:top w:val="nil"/>
              <w:left w:val="nil"/>
              <w:bottom w:val="nil"/>
              <w:right w:val="nil"/>
            </w:tcBorders>
            <w:shd w:val="clear" w:color="auto" w:fill="auto"/>
            <w:noWrap/>
            <w:vAlign w:val="bottom"/>
            <w:hideMark/>
          </w:tcPr>
          <w:p w14:paraId="2D2276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WB90</w:t>
            </w:r>
          </w:p>
        </w:tc>
        <w:tc>
          <w:tcPr>
            <w:tcW w:w="1320" w:type="dxa"/>
            <w:tcBorders>
              <w:top w:val="nil"/>
              <w:left w:val="nil"/>
              <w:bottom w:val="nil"/>
              <w:right w:val="nil"/>
            </w:tcBorders>
            <w:shd w:val="clear" w:color="auto" w:fill="auto"/>
            <w:noWrap/>
            <w:vAlign w:val="bottom"/>
            <w:hideMark/>
          </w:tcPr>
          <w:p w14:paraId="1E2F2B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8/4/2009</w:t>
            </w:r>
          </w:p>
        </w:tc>
        <w:tc>
          <w:tcPr>
            <w:tcW w:w="1114" w:type="dxa"/>
            <w:tcBorders>
              <w:top w:val="nil"/>
              <w:left w:val="nil"/>
              <w:bottom w:val="nil"/>
              <w:right w:val="nil"/>
            </w:tcBorders>
            <w:shd w:val="clear" w:color="auto" w:fill="auto"/>
            <w:noWrap/>
            <w:vAlign w:val="bottom"/>
            <w:hideMark/>
          </w:tcPr>
          <w:p w14:paraId="12B4161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C003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289_0</w:t>
            </w:r>
          </w:p>
        </w:tc>
        <w:tc>
          <w:tcPr>
            <w:tcW w:w="673" w:type="dxa"/>
            <w:tcBorders>
              <w:top w:val="nil"/>
              <w:left w:val="nil"/>
              <w:bottom w:val="nil"/>
              <w:right w:val="nil"/>
            </w:tcBorders>
            <w:shd w:val="clear" w:color="auto" w:fill="auto"/>
            <w:noWrap/>
            <w:vAlign w:val="bottom"/>
            <w:hideMark/>
          </w:tcPr>
          <w:p w14:paraId="5E4BEC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18.9</w:t>
            </w:r>
          </w:p>
        </w:tc>
        <w:tc>
          <w:tcPr>
            <w:tcW w:w="673" w:type="dxa"/>
            <w:tcBorders>
              <w:top w:val="nil"/>
              <w:left w:val="nil"/>
              <w:bottom w:val="nil"/>
              <w:right w:val="nil"/>
            </w:tcBorders>
            <w:shd w:val="clear" w:color="auto" w:fill="auto"/>
            <w:noWrap/>
            <w:vAlign w:val="bottom"/>
            <w:hideMark/>
          </w:tcPr>
          <w:p w14:paraId="21B06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81B5E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1D0F24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8F61F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52ED5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30AEB0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38AC7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24.0</w:t>
            </w:r>
          </w:p>
        </w:tc>
      </w:tr>
      <w:tr w:rsidR="004B0B49" w:rsidRPr="0089132E" w14:paraId="3FB38139" w14:textId="77777777" w:rsidTr="004B0B49">
        <w:trPr>
          <w:trHeight w:val="300"/>
        </w:trPr>
        <w:tc>
          <w:tcPr>
            <w:tcW w:w="1166" w:type="dxa"/>
            <w:tcBorders>
              <w:top w:val="nil"/>
              <w:left w:val="nil"/>
              <w:bottom w:val="nil"/>
              <w:right w:val="nil"/>
            </w:tcBorders>
            <w:shd w:val="clear" w:color="auto" w:fill="auto"/>
            <w:noWrap/>
            <w:vAlign w:val="bottom"/>
            <w:hideMark/>
          </w:tcPr>
          <w:p w14:paraId="2AE047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WBI06</w:t>
            </w:r>
          </w:p>
        </w:tc>
        <w:tc>
          <w:tcPr>
            <w:tcW w:w="1320" w:type="dxa"/>
            <w:tcBorders>
              <w:top w:val="nil"/>
              <w:left w:val="nil"/>
              <w:bottom w:val="nil"/>
              <w:right w:val="nil"/>
            </w:tcBorders>
            <w:shd w:val="clear" w:color="auto" w:fill="auto"/>
            <w:noWrap/>
            <w:vAlign w:val="bottom"/>
            <w:hideMark/>
          </w:tcPr>
          <w:p w14:paraId="792524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8/5/2009</w:t>
            </w:r>
          </w:p>
        </w:tc>
        <w:tc>
          <w:tcPr>
            <w:tcW w:w="1114" w:type="dxa"/>
            <w:tcBorders>
              <w:top w:val="nil"/>
              <w:left w:val="nil"/>
              <w:bottom w:val="nil"/>
              <w:right w:val="nil"/>
            </w:tcBorders>
            <w:shd w:val="clear" w:color="auto" w:fill="auto"/>
            <w:noWrap/>
            <w:vAlign w:val="bottom"/>
            <w:hideMark/>
          </w:tcPr>
          <w:p w14:paraId="20F3DC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65CA9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290_0</w:t>
            </w:r>
          </w:p>
        </w:tc>
        <w:tc>
          <w:tcPr>
            <w:tcW w:w="673" w:type="dxa"/>
            <w:tcBorders>
              <w:top w:val="nil"/>
              <w:left w:val="nil"/>
              <w:bottom w:val="nil"/>
              <w:right w:val="nil"/>
            </w:tcBorders>
            <w:shd w:val="clear" w:color="auto" w:fill="auto"/>
            <w:noWrap/>
            <w:vAlign w:val="bottom"/>
            <w:hideMark/>
          </w:tcPr>
          <w:p w14:paraId="6BD9B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19EB3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w:t>
            </w:r>
          </w:p>
        </w:tc>
        <w:tc>
          <w:tcPr>
            <w:tcW w:w="673" w:type="dxa"/>
            <w:tcBorders>
              <w:top w:val="nil"/>
              <w:left w:val="nil"/>
              <w:bottom w:val="nil"/>
              <w:right w:val="nil"/>
            </w:tcBorders>
            <w:shd w:val="clear" w:color="auto" w:fill="auto"/>
            <w:noWrap/>
            <w:vAlign w:val="bottom"/>
            <w:hideMark/>
          </w:tcPr>
          <w:p w14:paraId="6F52A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508D09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4DC106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01246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6D1D05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4" w:type="dxa"/>
            <w:tcBorders>
              <w:top w:val="nil"/>
              <w:left w:val="nil"/>
              <w:bottom w:val="nil"/>
              <w:right w:val="nil"/>
            </w:tcBorders>
            <w:shd w:val="clear" w:color="auto" w:fill="auto"/>
            <w:noWrap/>
            <w:vAlign w:val="bottom"/>
            <w:hideMark/>
          </w:tcPr>
          <w:p w14:paraId="0D598E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14.2</w:t>
            </w:r>
          </w:p>
        </w:tc>
      </w:tr>
      <w:tr w:rsidR="004B0B49" w:rsidRPr="0089132E" w14:paraId="4759135B" w14:textId="77777777" w:rsidTr="004B0B49">
        <w:trPr>
          <w:trHeight w:val="300"/>
        </w:trPr>
        <w:tc>
          <w:tcPr>
            <w:tcW w:w="1166" w:type="dxa"/>
            <w:tcBorders>
              <w:top w:val="nil"/>
              <w:left w:val="nil"/>
              <w:bottom w:val="nil"/>
              <w:right w:val="nil"/>
            </w:tcBorders>
            <w:shd w:val="clear" w:color="auto" w:fill="auto"/>
            <w:noWrap/>
            <w:vAlign w:val="bottom"/>
            <w:hideMark/>
          </w:tcPr>
          <w:p w14:paraId="64713C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WB0301</w:t>
            </w:r>
          </w:p>
        </w:tc>
        <w:tc>
          <w:tcPr>
            <w:tcW w:w="1320" w:type="dxa"/>
            <w:tcBorders>
              <w:top w:val="nil"/>
              <w:left w:val="nil"/>
              <w:bottom w:val="nil"/>
              <w:right w:val="nil"/>
            </w:tcBorders>
            <w:shd w:val="clear" w:color="auto" w:fill="auto"/>
            <w:noWrap/>
            <w:vAlign w:val="bottom"/>
            <w:hideMark/>
          </w:tcPr>
          <w:p w14:paraId="672052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8/6/2009</w:t>
            </w:r>
          </w:p>
        </w:tc>
        <w:tc>
          <w:tcPr>
            <w:tcW w:w="1114" w:type="dxa"/>
            <w:tcBorders>
              <w:top w:val="nil"/>
              <w:left w:val="nil"/>
              <w:bottom w:val="nil"/>
              <w:right w:val="nil"/>
            </w:tcBorders>
            <w:shd w:val="clear" w:color="auto" w:fill="auto"/>
            <w:noWrap/>
            <w:vAlign w:val="bottom"/>
            <w:hideMark/>
          </w:tcPr>
          <w:p w14:paraId="5E12018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3D2A4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291_0</w:t>
            </w:r>
          </w:p>
        </w:tc>
        <w:tc>
          <w:tcPr>
            <w:tcW w:w="673" w:type="dxa"/>
            <w:tcBorders>
              <w:top w:val="nil"/>
              <w:left w:val="nil"/>
              <w:bottom w:val="nil"/>
              <w:right w:val="nil"/>
            </w:tcBorders>
            <w:shd w:val="clear" w:color="auto" w:fill="auto"/>
            <w:noWrap/>
            <w:vAlign w:val="bottom"/>
            <w:hideMark/>
          </w:tcPr>
          <w:p w14:paraId="730E6A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21.3</w:t>
            </w:r>
          </w:p>
        </w:tc>
        <w:tc>
          <w:tcPr>
            <w:tcW w:w="673" w:type="dxa"/>
            <w:tcBorders>
              <w:top w:val="nil"/>
              <w:left w:val="nil"/>
              <w:bottom w:val="nil"/>
              <w:right w:val="nil"/>
            </w:tcBorders>
            <w:shd w:val="clear" w:color="auto" w:fill="auto"/>
            <w:noWrap/>
            <w:vAlign w:val="bottom"/>
            <w:hideMark/>
          </w:tcPr>
          <w:p w14:paraId="0B23E5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7B1EE4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6B1EAC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12C1C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2FB6D0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361EC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4" w:type="dxa"/>
            <w:tcBorders>
              <w:top w:val="nil"/>
              <w:left w:val="nil"/>
              <w:bottom w:val="nil"/>
              <w:right w:val="nil"/>
            </w:tcBorders>
            <w:shd w:val="clear" w:color="auto" w:fill="auto"/>
            <w:noWrap/>
            <w:vAlign w:val="bottom"/>
            <w:hideMark/>
          </w:tcPr>
          <w:p w14:paraId="2EC7F0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w:t>
            </w:r>
          </w:p>
        </w:tc>
      </w:tr>
      <w:tr w:rsidR="004B0B49" w:rsidRPr="0089132E" w14:paraId="0A226110" w14:textId="77777777" w:rsidTr="004B0B49">
        <w:trPr>
          <w:trHeight w:val="300"/>
        </w:trPr>
        <w:tc>
          <w:tcPr>
            <w:tcW w:w="1166" w:type="dxa"/>
            <w:tcBorders>
              <w:top w:val="nil"/>
              <w:left w:val="nil"/>
              <w:bottom w:val="nil"/>
              <w:right w:val="nil"/>
            </w:tcBorders>
            <w:shd w:val="clear" w:color="auto" w:fill="auto"/>
            <w:noWrap/>
            <w:vAlign w:val="bottom"/>
            <w:hideMark/>
          </w:tcPr>
          <w:p w14:paraId="3F485BC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MRW0149</w:t>
            </w:r>
          </w:p>
        </w:tc>
        <w:tc>
          <w:tcPr>
            <w:tcW w:w="1320" w:type="dxa"/>
            <w:tcBorders>
              <w:top w:val="nil"/>
              <w:left w:val="nil"/>
              <w:bottom w:val="nil"/>
              <w:right w:val="nil"/>
            </w:tcBorders>
            <w:shd w:val="clear" w:color="auto" w:fill="auto"/>
            <w:noWrap/>
            <w:vAlign w:val="bottom"/>
            <w:hideMark/>
          </w:tcPr>
          <w:p w14:paraId="55F6CE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8/24/2009</w:t>
            </w:r>
          </w:p>
        </w:tc>
        <w:tc>
          <w:tcPr>
            <w:tcW w:w="1114" w:type="dxa"/>
            <w:tcBorders>
              <w:top w:val="nil"/>
              <w:left w:val="nil"/>
              <w:bottom w:val="nil"/>
              <w:right w:val="nil"/>
            </w:tcBorders>
            <w:shd w:val="clear" w:color="auto" w:fill="auto"/>
            <w:noWrap/>
            <w:vAlign w:val="bottom"/>
            <w:hideMark/>
          </w:tcPr>
          <w:p w14:paraId="78511E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B0309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293_0</w:t>
            </w:r>
          </w:p>
        </w:tc>
        <w:tc>
          <w:tcPr>
            <w:tcW w:w="673" w:type="dxa"/>
            <w:tcBorders>
              <w:top w:val="nil"/>
              <w:left w:val="nil"/>
              <w:bottom w:val="nil"/>
              <w:right w:val="nil"/>
            </w:tcBorders>
            <w:shd w:val="clear" w:color="auto" w:fill="auto"/>
            <w:noWrap/>
            <w:vAlign w:val="bottom"/>
            <w:hideMark/>
          </w:tcPr>
          <w:p w14:paraId="1E848B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5DED1F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6CCC99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001765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1CA0B5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5C6F68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390E17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4" w:type="dxa"/>
            <w:tcBorders>
              <w:top w:val="nil"/>
              <w:left w:val="nil"/>
              <w:bottom w:val="nil"/>
              <w:right w:val="nil"/>
            </w:tcBorders>
            <w:shd w:val="clear" w:color="auto" w:fill="auto"/>
            <w:noWrap/>
            <w:vAlign w:val="bottom"/>
            <w:hideMark/>
          </w:tcPr>
          <w:p w14:paraId="6C9ACF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r>
      <w:tr w:rsidR="004B0B49" w:rsidRPr="0089132E" w14:paraId="5AA51F07" w14:textId="77777777" w:rsidTr="004B0B49">
        <w:trPr>
          <w:trHeight w:val="300"/>
        </w:trPr>
        <w:tc>
          <w:tcPr>
            <w:tcW w:w="1166" w:type="dxa"/>
            <w:tcBorders>
              <w:top w:val="nil"/>
              <w:left w:val="nil"/>
              <w:bottom w:val="nil"/>
              <w:right w:val="nil"/>
            </w:tcBorders>
            <w:shd w:val="clear" w:color="auto" w:fill="auto"/>
            <w:noWrap/>
            <w:vAlign w:val="bottom"/>
            <w:hideMark/>
          </w:tcPr>
          <w:p w14:paraId="63F24C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MRW0169</w:t>
            </w:r>
          </w:p>
        </w:tc>
        <w:tc>
          <w:tcPr>
            <w:tcW w:w="1320" w:type="dxa"/>
            <w:tcBorders>
              <w:top w:val="nil"/>
              <w:left w:val="nil"/>
              <w:bottom w:val="nil"/>
              <w:right w:val="nil"/>
            </w:tcBorders>
            <w:shd w:val="clear" w:color="auto" w:fill="auto"/>
            <w:noWrap/>
            <w:vAlign w:val="bottom"/>
            <w:hideMark/>
          </w:tcPr>
          <w:p w14:paraId="617AF6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8/26/2009</w:t>
            </w:r>
          </w:p>
        </w:tc>
        <w:tc>
          <w:tcPr>
            <w:tcW w:w="1114" w:type="dxa"/>
            <w:tcBorders>
              <w:top w:val="nil"/>
              <w:left w:val="nil"/>
              <w:bottom w:val="nil"/>
              <w:right w:val="nil"/>
            </w:tcBorders>
            <w:shd w:val="clear" w:color="auto" w:fill="auto"/>
            <w:noWrap/>
            <w:vAlign w:val="bottom"/>
            <w:hideMark/>
          </w:tcPr>
          <w:p w14:paraId="455CD0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4C141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294_0</w:t>
            </w:r>
          </w:p>
        </w:tc>
        <w:tc>
          <w:tcPr>
            <w:tcW w:w="673" w:type="dxa"/>
            <w:tcBorders>
              <w:top w:val="nil"/>
              <w:left w:val="nil"/>
              <w:bottom w:val="nil"/>
              <w:right w:val="nil"/>
            </w:tcBorders>
            <w:shd w:val="clear" w:color="auto" w:fill="auto"/>
            <w:noWrap/>
            <w:vAlign w:val="bottom"/>
            <w:hideMark/>
          </w:tcPr>
          <w:p w14:paraId="54FA86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2A0B41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3" w:type="dxa"/>
            <w:tcBorders>
              <w:top w:val="nil"/>
              <w:left w:val="nil"/>
              <w:bottom w:val="nil"/>
              <w:right w:val="nil"/>
            </w:tcBorders>
            <w:shd w:val="clear" w:color="auto" w:fill="auto"/>
            <w:noWrap/>
            <w:vAlign w:val="bottom"/>
            <w:hideMark/>
          </w:tcPr>
          <w:p w14:paraId="0CD502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62BAFB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3A425E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86.0</w:t>
            </w:r>
          </w:p>
        </w:tc>
        <w:tc>
          <w:tcPr>
            <w:tcW w:w="673" w:type="dxa"/>
            <w:tcBorders>
              <w:top w:val="nil"/>
              <w:left w:val="nil"/>
              <w:bottom w:val="nil"/>
              <w:right w:val="nil"/>
            </w:tcBorders>
            <w:shd w:val="clear" w:color="auto" w:fill="auto"/>
            <w:noWrap/>
            <w:vAlign w:val="bottom"/>
            <w:hideMark/>
          </w:tcPr>
          <w:p w14:paraId="1F2DC2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99B1E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4" w:type="dxa"/>
            <w:tcBorders>
              <w:top w:val="nil"/>
              <w:left w:val="nil"/>
              <w:bottom w:val="nil"/>
              <w:right w:val="nil"/>
            </w:tcBorders>
            <w:shd w:val="clear" w:color="auto" w:fill="auto"/>
            <w:noWrap/>
            <w:vAlign w:val="bottom"/>
            <w:hideMark/>
          </w:tcPr>
          <w:p w14:paraId="0EEAA4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711CC1A8" w14:textId="77777777" w:rsidTr="004B0B49">
        <w:trPr>
          <w:trHeight w:val="300"/>
        </w:trPr>
        <w:tc>
          <w:tcPr>
            <w:tcW w:w="1166" w:type="dxa"/>
            <w:tcBorders>
              <w:top w:val="nil"/>
              <w:left w:val="nil"/>
              <w:bottom w:val="nil"/>
              <w:right w:val="nil"/>
            </w:tcBorders>
            <w:shd w:val="clear" w:color="auto" w:fill="auto"/>
            <w:noWrap/>
            <w:vAlign w:val="bottom"/>
            <w:hideMark/>
          </w:tcPr>
          <w:p w14:paraId="0BA43D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MRW0170</w:t>
            </w:r>
          </w:p>
        </w:tc>
        <w:tc>
          <w:tcPr>
            <w:tcW w:w="1320" w:type="dxa"/>
            <w:tcBorders>
              <w:top w:val="nil"/>
              <w:left w:val="nil"/>
              <w:bottom w:val="nil"/>
              <w:right w:val="nil"/>
            </w:tcBorders>
            <w:shd w:val="clear" w:color="auto" w:fill="auto"/>
            <w:noWrap/>
            <w:vAlign w:val="bottom"/>
            <w:hideMark/>
          </w:tcPr>
          <w:p w14:paraId="36CE24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8/31/2009</w:t>
            </w:r>
          </w:p>
        </w:tc>
        <w:tc>
          <w:tcPr>
            <w:tcW w:w="1114" w:type="dxa"/>
            <w:tcBorders>
              <w:top w:val="nil"/>
              <w:left w:val="nil"/>
              <w:bottom w:val="nil"/>
              <w:right w:val="nil"/>
            </w:tcBorders>
            <w:shd w:val="clear" w:color="auto" w:fill="auto"/>
            <w:noWrap/>
            <w:vAlign w:val="bottom"/>
            <w:hideMark/>
          </w:tcPr>
          <w:p w14:paraId="1D4801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E7BA0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295_0</w:t>
            </w:r>
          </w:p>
        </w:tc>
        <w:tc>
          <w:tcPr>
            <w:tcW w:w="673" w:type="dxa"/>
            <w:tcBorders>
              <w:top w:val="nil"/>
              <w:left w:val="nil"/>
              <w:bottom w:val="nil"/>
              <w:right w:val="nil"/>
            </w:tcBorders>
            <w:shd w:val="clear" w:color="auto" w:fill="auto"/>
            <w:noWrap/>
            <w:vAlign w:val="bottom"/>
            <w:hideMark/>
          </w:tcPr>
          <w:p w14:paraId="17BF76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27317E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13.4</w:t>
            </w:r>
          </w:p>
        </w:tc>
        <w:tc>
          <w:tcPr>
            <w:tcW w:w="673" w:type="dxa"/>
            <w:tcBorders>
              <w:top w:val="nil"/>
              <w:left w:val="nil"/>
              <w:bottom w:val="nil"/>
              <w:right w:val="nil"/>
            </w:tcBorders>
            <w:shd w:val="clear" w:color="auto" w:fill="auto"/>
            <w:noWrap/>
            <w:vAlign w:val="bottom"/>
            <w:hideMark/>
          </w:tcPr>
          <w:p w14:paraId="30DF9B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0D66D1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c>
          <w:tcPr>
            <w:tcW w:w="673" w:type="dxa"/>
            <w:tcBorders>
              <w:top w:val="nil"/>
              <w:left w:val="nil"/>
              <w:bottom w:val="nil"/>
              <w:right w:val="nil"/>
            </w:tcBorders>
            <w:shd w:val="clear" w:color="auto" w:fill="auto"/>
            <w:noWrap/>
            <w:vAlign w:val="bottom"/>
            <w:hideMark/>
          </w:tcPr>
          <w:p w14:paraId="3C6F5B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17156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A976C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4" w:type="dxa"/>
            <w:tcBorders>
              <w:top w:val="nil"/>
              <w:left w:val="nil"/>
              <w:bottom w:val="nil"/>
              <w:right w:val="nil"/>
            </w:tcBorders>
            <w:shd w:val="clear" w:color="auto" w:fill="auto"/>
            <w:noWrap/>
            <w:vAlign w:val="bottom"/>
            <w:hideMark/>
          </w:tcPr>
          <w:p w14:paraId="0E3061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r>
      <w:tr w:rsidR="004B0B49" w:rsidRPr="0089132E" w14:paraId="168AAE41" w14:textId="77777777" w:rsidTr="004B0B49">
        <w:trPr>
          <w:trHeight w:val="300"/>
        </w:trPr>
        <w:tc>
          <w:tcPr>
            <w:tcW w:w="1166" w:type="dxa"/>
            <w:tcBorders>
              <w:top w:val="nil"/>
              <w:left w:val="nil"/>
              <w:bottom w:val="nil"/>
              <w:right w:val="nil"/>
            </w:tcBorders>
            <w:shd w:val="clear" w:color="auto" w:fill="auto"/>
            <w:noWrap/>
            <w:vAlign w:val="bottom"/>
            <w:hideMark/>
          </w:tcPr>
          <w:p w14:paraId="773E48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MRW0171</w:t>
            </w:r>
          </w:p>
        </w:tc>
        <w:tc>
          <w:tcPr>
            <w:tcW w:w="1320" w:type="dxa"/>
            <w:tcBorders>
              <w:top w:val="nil"/>
              <w:left w:val="nil"/>
              <w:bottom w:val="nil"/>
              <w:right w:val="nil"/>
            </w:tcBorders>
            <w:shd w:val="clear" w:color="auto" w:fill="auto"/>
            <w:noWrap/>
            <w:vAlign w:val="bottom"/>
            <w:hideMark/>
          </w:tcPr>
          <w:p w14:paraId="2B6235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9/14/2009</w:t>
            </w:r>
          </w:p>
        </w:tc>
        <w:tc>
          <w:tcPr>
            <w:tcW w:w="1114" w:type="dxa"/>
            <w:tcBorders>
              <w:top w:val="nil"/>
              <w:left w:val="nil"/>
              <w:bottom w:val="nil"/>
              <w:right w:val="nil"/>
            </w:tcBorders>
            <w:shd w:val="clear" w:color="auto" w:fill="auto"/>
            <w:noWrap/>
            <w:vAlign w:val="bottom"/>
            <w:hideMark/>
          </w:tcPr>
          <w:p w14:paraId="719E6CF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C812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297_0</w:t>
            </w:r>
          </w:p>
        </w:tc>
        <w:tc>
          <w:tcPr>
            <w:tcW w:w="673" w:type="dxa"/>
            <w:tcBorders>
              <w:top w:val="nil"/>
              <w:left w:val="nil"/>
              <w:bottom w:val="nil"/>
              <w:right w:val="nil"/>
            </w:tcBorders>
            <w:shd w:val="clear" w:color="auto" w:fill="auto"/>
            <w:noWrap/>
            <w:vAlign w:val="bottom"/>
            <w:hideMark/>
          </w:tcPr>
          <w:p w14:paraId="478839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501654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03B3F1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5181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36F30D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255EEF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460B27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504DC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r>
      <w:tr w:rsidR="004B0B49" w:rsidRPr="0089132E" w14:paraId="2465A306" w14:textId="77777777" w:rsidTr="004B0B49">
        <w:trPr>
          <w:trHeight w:val="300"/>
        </w:trPr>
        <w:tc>
          <w:tcPr>
            <w:tcW w:w="1166" w:type="dxa"/>
            <w:tcBorders>
              <w:top w:val="nil"/>
              <w:left w:val="nil"/>
              <w:bottom w:val="nil"/>
              <w:right w:val="nil"/>
            </w:tcBorders>
            <w:shd w:val="clear" w:color="auto" w:fill="auto"/>
            <w:noWrap/>
            <w:vAlign w:val="bottom"/>
            <w:hideMark/>
          </w:tcPr>
          <w:p w14:paraId="614BB2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MRW0154</w:t>
            </w:r>
          </w:p>
        </w:tc>
        <w:tc>
          <w:tcPr>
            <w:tcW w:w="1320" w:type="dxa"/>
            <w:tcBorders>
              <w:top w:val="nil"/>
              <w:left w:val="nil"/>
              <w:bottom w:val="nil"/>
              <w:right w:val="nil"/>
            </w:tcBorders>
            <w:shd w:val="clear" w:color="auto" w:fill="auto"/>
            <w:noWrap/>
            <w:vAlign w:val="bottom"/>
            <w:hideMark/>
          </w:tcPr>
          <w:p w14:paraId="2FFC7C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042E86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7F884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298_0</w:t>
            </w:r>
          </w:p>
        </w:tc>
        <w:tc>
          <w:tcPr>
            <w:tcW w:w="673" w:type="dxa"/>
            <w:tcBorders>
              <w:top w:val="nil"/>
              <w:left w:val="nil"/>
              <w:bottom w:val="nil"/>
              <w:right w:val="nil"/>
            </w:tcBorders>
            <w:shd w:val="clear" w:color="auto" w:fill="auto"/>
            <w:noWrap/>
            <w:vAlign w:val="bottom"/>
            <w:hideMark/>
          </w:tcPr>
          <w:p w14:paraId="640DA4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7A74F4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41.6</w:t>
            </w:r>
          </w:p>
        </w:tc>
        <w:tc>
          <w:tcPr>
            <w:tcW w:w="673" w:type="dxa"/>
            <w:tcBorders>
              <w:top w:val="nil"/>
              <w:left w:val="nil"/>
              <w:bottom w:val="nil"/>
              <w:right w:val="nil"/>
            </w:tcBorders>
            <w:shd w:val="clear" w:color="auto" w:fill="auto"/>
            <w:noWrap/>
            <w:vAlign w:val="bottom"/>
            <w:hideMark/>
          </w:tcPr>
          <w:p w14:paraId="73D6603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3546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50F136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50BADC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2BB045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4" w:type="dxa"/>
            <w:tcBorders>
              <w:top w:val="nil"/>
              <w:left w:val="nil"/>
              <w:bottom w:val="nil"/>
              <w:right w:val="nil"/>
            </w:tcBorders>
            <w:shd w:val="clear" w:color="auto" w:fill="auto"/>
            <w:noWrap/>
            <w:vAlign w:val="bottom"/>
            <w:hideMark/>
          </w:tcPr>
          <w:p w14:paraId="245678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r>
      <w:tr w:rsidR="004B0B49" w:rsidRPr="0089132E" w14:paraId="2976160F" w14:textId="77777777" w:rsidTr="004B0B49">
        <w:trPr>
          <w:trHeight w:val="300"/>
        </w:trPr>
        <w:tc>
          <w:tcPr>
            <w:tcW w:w="1166" w:type="dxa"/>
            <w:tcBorders>
              <w:top w:val="nil"/>
              <w:left w:val="nil"/>
              <w:bottom w:val="nil"/>
              <w:right w:val="nil"/>
            </w:tcBorders>
            <w:shd w:val="clear" w:color="auto" w:fill="auto"/>
            <w:noWrap/>
            <w:vAlign w:val="bottom"/>
            <w:hideMark/>
          </w:tcPr>
          <w:p w14:paraId="6A2BE0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MRW0172</w:t>
            </w:r>
          </w:p>
        </w:tc>
        <w:tc>
          <w:tcPr>
            <w:tcW w:w="1320" w:type="dxa"/>
            <w:tcBorders>
              <w:top w:val="nil"/>
              <w:left w:val="nil"/>
              <w:bottom w:val="nil"/>
              <w:right w:val="nil"/>
            </w:tcBorders>
            <w:shd w:val="clear" w:color="auto" w:fill="auto"/>
            <w:noWrap/>
            <w:vAlign w:val="bottom"/>
            <w:hideMark/>
          </w:tcPr>
          <w:p w14:paraId="304C33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9/16/2009</w:t>
            </w:r>
          </w:p>
        </w:tc>
        <w:tc>
          <w:tcPr>
            <w:tcW w:w="1114" w:type="dxa"/>
            <w:tcBorders>
              <w:top w:val="nil"/>
              <w:left w:val="nil"/>
              <w:bottom w:val="nil"/>
              <w:right w:val="nil"/>
            </w:tcBorders>
            <w:shd w:val="clear" w:color="auto" w:fill="auto"/>
            <w:noWrap/>
            <w:vAlign w:val="bottom"/>
            <w:hideMark/>
          </w:tcPr>
          <w:p w14:paraId="766245D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31D59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299_0</w:t>
            </w:r>
          </w:p>
        </w:tc>
        <w:tc>
          <w:tcPr>
            <w:tcW w:w="673" w:type="dxa"/>
            <w:tcBorders>
              <w:top w:val="nil"/>
              <w:left w:val="nil"/>
              <w:bottom w:val="nil"/>
              <w:right w:val="nil"/>
            </w:tcBorders>
            <w:shd w:val="clear" w:color="auto" w:fill="auto"/>
            <w:noWrap/>
            <w:vAlign w:val="bottom"/>
            <w:hideMark/>
          </w:tcPr>
          <w:p w14:paraId="07FDEB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3" w:type="dxa"/>
            <w:tcBorders>
              <w:top w:val="nil"/>
              <w:left w:val="nil"/>
              <w:bottom w:val="nil"/>
              <w:right w:val="nil"/>
            </w:tcBorders>
            <w:shd w:val="clear" w:color="auto" w:fill="auto"/>
            <w:noWrap/>
            <w:vAlign w:val="bottom"/>
            <w:hideMark/>
          </w:tcPr>
          <w:p w14:paraId="334022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3E7D5CD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A609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3" w:type="dxa"/>
            <w:tcBorders>
              <w:top w:val="nil"/>
              <w:left w:val="nil"/>
              <w:bottom w:val="nil"/>
              <w:right w:val="nil"/>
            </w:tcBorders>
            <w:shd w:val="clear" w:color="auto" w:fill="auto"/>
            <w:noWrap/>
            <w:vAlign w:val="bottom"/>
            <w:hideMark/>
          </w:tcPr>
          <w:p w14:paraId="1784EE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61B938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19B3DB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4" w:type="dxa"/>
            <w:tcBorders>
              <w:top w:val="nil"/>
              <w:left w:val="nil"/>
              <w:bottom w:val="nil"/>
              <w:right w:val="nil"/>
            </w:tcBorders>
            <w:shd w:val="clear" w:color="auto" w:fill="auto"/>
            <w:noWrap/>
            <w:vAlign w:val="bottom"/>
            <w:hideMark/>
          </w:tcPr>
          <w:p w14:paraId="23F28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r>
      <w:tr w:rsidR="004B0B49" w:rsidRPr="0089132E" w14:paraId="64380518" w14:textId="77777777" w:rsidTr="004B0B49">
        <w:trPr>
          <w:trHeight w:val="300"/>
        </w:trPr>
        <w:tc>
          <w:tcPr>
            <w:tcW w:w="1166" w:type="dxa"/>
            <w:tcBorders>
              <w:top w:val="nil"/>
              <w:left w:val="nil"/>
              <w:bottom w:val="nil"/>
              <w:right w:val="nil"/>
            </w:tcBorders>
            <w:shd w:val="clear" w:color="auto" w:fill="auto"/>
            <w:noWrap/>
            <w:vAlign w:val="bottom"/>
            <w:hideMark/>
          </w:tcPr>
          <w:p w14:paraId="323905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WB0332</w:t>
            </w:r>
          </w:p>
        </w:tc>
        <w:tc>
          <w:tcPr>
            <w:tcW w:w="1320" w:type="dxa"/>
            <w:tcBorders>
              <w:top w:val="nil"/>
              <w:left w:val="nil"/>
              <w:bottom w:val="nil"/>
              <w:right w:val="nil"/>
            </w:tcBorders>
            <w:shd w:val="clear" w:color="auto" w:fill="auto"/>
            <w:noWrap/>
            <w:vAlign w:val="bottom"/>
            <w:hideMark/>
          </w:tcPr>
          <w:p w14:paraId="509602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9/22/2009</w:t>
            </w:r>
          </w:p>
        </w:tc>
        <w:tc>
          <w:tcPr>
            <w:tcW w:w="1114" w:type="dxa"/>
            <w:tcBorders>
              <w:top w:val="nil"/>
              <w:left w:val="nil"/>
              <w:bottom w:val="nil"/>
              <w:right w:val="nil"/>
            </w:tcBorders>
            <w:shd w:val="clear" w:color="auto" w:fill="auto"/>
            <w:noWrap/>
            <w:vAlign w:val="bottom"/>
            <w:hideMark/>
          </w:tcPr>
          <w:p w14:paraId="25DF6F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7D43F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300_0</w:t>
            </w:r>
          </w:p>
        </w:tc>
        <w:tc>
          <w:tcPr>
            <w:tcW w:w="673" w:type="dxa"/>
            <w:tcBorders>
              <w:top w:val="nil"/>
              <w:left w:val="nil"/>
              <w:bottom w:val="nil"/>
              <w:right w:val="nil"/>
            </w:tcBorders>
            <w:shd w:val="clear" w:color="auto" w:fill="auto"/>
            <w:noWrap/>
            <w:vAlign w:val="bottom"/>
            <w:hideMark/>
          </w:tcPr>
          <w:p w14:paraId="74A7B5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60F0EB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w:t>
            </w:r>
          </w:p>
        </w:tc>
        <w:tc>
          <w:tcPr>
            <w:tcW w:w="673" w:type="dxa"/>
            <w:tcBorders>
              <w:top w:val="nil"/>
              <w:left w:val="nil"/>
              <w:bottom w:val="nil"/>
              <w:right w:val="nil"/>
            </w:tcBorders>
            <w:shd w:val="clear" w:color="auto" w:fill="auto"/>
            <w:noWrap/>
            <w:vAlign w:val="bottom"/>
            <w:hideMark/>
          </w:tcPr>
          <w:p w14:paraId="158E89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184EB5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1E9885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27.8</w:t>
            </w:r>
          </w:p>
        </w:tc>
        <w:tc>
          <w:tcPr>
            <w:tcW w:w="673" w:type="dxa"/>
            <w:tcBorders>
              <w:top w:val="nil"/>
              <w:left w:val="nil"/>
              <w:bottom w:val="nil"/>
              <w:right w:val="nil"/>
            </w:tcBorders>
            <w:shd w:val="clear" w:color="auto" w:fill="auto"/>
            <w:noWrap/>
            <w:vAlign w:val="bottom"/>
            <w:hideMark/>
          </w:tcPr>
          <w:p w14:paraId="5C50A7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1D3087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4" w:type="dxa"/>
            <w:tcBorders>
              <w:top w:val="nil"/>
              <w:left w:val="nil"/>
              <w:bottom w:val="nil"/>
              <w:right w:val="nil"/>
            </w:tcBorders>
            <w:shd w:val="clear" w:color="auto" w:fill="auto"/>
            <w:noWrap/>
            <w:vAlign w:val="bottom"/>
            <w:hideMark/>
          </w:tcPr>
          <w:p w14:paraId="69BBC9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r>
      <w:tr w:rsidR="004B0B49" w:rsidRPr="0089132E" w14:paraId="2A666FB9" w14:textId="77777777" w:rsidTr="004B0B49">
        <w:trPr>
          <w:trHeight w:val="300"/>
        </w:trPr>
        <w:tc>
          <w:tcPr>
            <w:tcW w:w="1166" w:type="dxa"/>
            <w:tcBorders>
              <w:top w:val="nil"/>
              <w:left w:val="nil"/>
              <w:bottom w:val="nil"/>
              <w:right w:val="nil"/>
            </w:tcBorders>
            <w:shd w:val="clear" w:color="auto" w:fill="auto"/>
            <w:noWrap/>
            <w:vAlign w:val="bottom"/>
            <w:hideMark/>
          </w:tcPr>
          <w:p w14:paraId="54285F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MRW4</w:t>
            </w:r>
          </w:p>
        </w:tc>
        <w:tc>
          <w:tcPr>
            <w:tcW w:w="1320" w:type="dxa"/>
            <w:tcBorders>
              <w:top w:val="nil"/>
              <w:left w:val="nil"/>
              <w:bottom w:val="nil"/>
              <w:right w:val="nil"/>
            </w:tcBorders>
            <w:shd w:val="clear" w:color="auto" w:fill="auto"/>
            <w:noWrap/>
            <w:vAlign w:val="bottom"/>
            <w:hideMark/>
          </w:tcPr>
          <w:p w14:paraId="2BF60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10/7/2009</w:t>
            </w:r>
          </w:p>
        </w:tc>
        <w:tc>
          <w:tcPr>
            <w:tcW w:w="1114" w:type="dxa"/>
            <w:tcBorders>
              <w:top w:val="nil"/>
              <w:left w:val="nil"/>
              <w:bottom w:val="nil"/>
              <w:right w:val="nil"/>
            </w:tcBorders>
            <w:shd w:val="clear" w:color="auto" w:fill="auto"/>
            <w:noWrap/>
            <w:vAlign w:val="bottom"/>
            <w:hideMark/>
          </w:tcPr>
          <w:p w14:paraId="1841EF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9602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301_0</w:t>
            </w:r>
          </w:p>
        </w:tc>
        <w:tc>
          <w:tcPr>
            <w:tcW w:w="673" w:type="dxa"/>
            <w:tcBorders>
              <w:top w:val="nil"/>
              <w:left w:val="nil"/>
              <w:bottom w:val="nil"/>
              <w:right w:val="nil"/>
            </w:tcBorders>
            <w:shd w:val="clear" w:color="auto" w:fill="auto"/>
            <w:noWrap/>
            <w:vAlign w:val="bottom"/>
            <w:hideMark/>
          </w:tcPr>
          <w:p w14:paraId="79E0D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3" w:type="dxa"/>
            <w:tcBorders>
              <w:top w:val="nil"/>
              <w:left w:val="nil"/>
              <w:bottom w:val="nil"/>
              <w:right w:val="nil"/>
            </w:tcBorders>
            <w:shd w:val="clear" w:color="auto" w:fill="auto"/>
            <w:noWrap/>
            <w:vAlign w:val="bottom"/>
            <w:hideMark/>
          </w:tcPr>
          <w:p w14:paraId="41D691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5FA94BD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CCEBA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21E388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30FD41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ED83A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4" w:type="dxa"/>
            <w:tcBorders>
              <w:top w:val="nil"/>
              <w:left w:val="nil"/>
              <w:bottom w:val="nil"/>
              <w:right w:val="nil"/>
            </w:tcBorders>
            <w:shd w:val="clear" w:color="auto" w:fill="auto"/>
            <w:noWrap/>
            <w:vAlign w:val="bottom"/>
            <w:hideMark/>
          </w:tcPr>
          <w:p w14:paraId="483814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r>
      <w:tr w:rsidR="004B0B49" w:rsidRPr="0089132E" w14:paraId="7E2D7E38" w14:textId="77777777" w:rsidTr="004B0B49">
        <w:trPr>
          <w:trHeight w:val="300"/>
        </w:trPr>
        <w:tc>
          <w:tcPr>
            <w:tcW w:w="1166" w:type="dxa"/>
            <w:tcBorders>
              <w:top w:val="nil"/>
              <w:left w:val="nil"/>
              <w:bottom w:val="nil"/>
              <w:right w:val="nil"/>
            </w:tcBorders>
            <w:shd w:val="clear" w:color="auto" w:fill="auto"/>
            <w:noWrap/>
            <w:vAlign w:val="bottom"/>
            <w:hideMark/>
          </w:tcPr>
          <w:p w14:paraId="36D8D1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MRW0174</w:t>
            </w:r>
          </w:p>
        </w:tc>
        <w:tc>
          <w:tcPr>
            <w:tcW w:w="1320" w:type="dxa"/>
            <w:tcBorders>
              <w:top w:val="nil"/>
              <w:left w:val="nil"/>
              <w:bottom w:val="nil"/>
              <w:right w:val="nil"/>
            </w:tcBorders>
            <w:shd w:val="clear" w:color="auto" w:fill="auto"/>
            <w:noWrap/>
            <w:vAlign w:val="bottom"/>
            <w:hideMark/>
          </w:tcPr>
          <w:p w14:paraId="36F32F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10/13/2009</w:t>
            </w:r>
          </w:p>
        </w:tc>
        <w:tc>
          <w:tcPr>
            <w:tcW w:w="1114" w:type="dxa"/>
            <w:tcBorders>
              <w:top w:val="nil"/>
              <w:left w:val="nil"/>
              <w:bottom w:val="nil"/>
              <w:right w:val="nil"/>
            </w:tcBorders>
            <w:shd w:val="clear" w:color="auto" w:fill="auto"/>
            <w:noWrap/>
            <w:vAlign w:val="bottom"/>
            <w:hideMark/>
          </w:tcPr>
          <w:p w14:paraId="2A61EF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3E32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302_0</w:t>
            </w:r>
          </w:p>
        </w:tc>
        <w:tc>
          <w:tcPr>
            <w:tcW w:w="673" w:type="dxa"/>
            <w:tcBorders>
              <w:top w:val="nil"/>
              <w:left w:val="nil"/>
              <w:bottom w:val="nil"/>
              <w:right w:val="nil"/>
            </w:tcBorders>
            <w:shd w:val="clear" w:color="auto" w:fill="auto"/>
            <w:noWrap/>
            <w:vAlign w:val="bottom"/>
            <w:hideMark/>
          </w:tcPr>
          <w:p w14:paraId="0F32F5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3100EA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0B2FD5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4520B2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12624EC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07453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69BBD1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4" w:type="dxa"/>
            <w:tcBorders>
              <w:top w:val="nil"/>
              <w:left w:val="nil"/>
              <w:bottom w:val="nil"/>
              <w:right w:val="nil"/>
            </w:tcBorders>
            <w:shd w:val="clear" w:color="auto" w:fill="auto"/>
            <w:noWrap/>
            <w:vAlign w:val="bottom"/>
            <w:hideMark/>
          </w:tcPr>
          <w:p w14:paraId="655162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r>
      <w:tr w:rsidR="004B0B49" w:rsidRPr="0089132E" w14:paraId="79422562" w14:textId="77777777" w:rsidTr="004B0B49">
        <w:trPr>
          <w:trHeight w:val="300"/>
        </w:trPr>
        <w:tc>
          <w:tcPr>
            <w:tcW w:w="1166" w:type="dxa"/>
            <w:tcBorders>
              <w:top w:val="nil"/>
              <w:left w:val="nil"/>
              <w:bottom w:val="nil"/>
              <w:right w:val="nil"/>
            </w:tcBorders>
            <w:shd w:val="clear" w:color="auto" w:fill="auto"/>
            <w:noWrap/>
            <w:vAlign w:val="bottom"/>
            <w:hideMark/>
          </w:tcPr>
          <w:p w14:paraId="3250376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MRW25</w:t>
            </w:r>
          </w:p>
        </w:tc>
        <w:tc>
          <w:tcPr>
            <w:tcW w:w="1320" w:type="dxa"/>
            <w:tcBorders>
              <w:top w:val="nil"/>
              <w:left w:val="nil"/>
              <w:bottom w:val="nil"/>
              <w:right w:val="nil"/>
            </w:tcBorders>
            <w:shd w:val="clear" w:color="auto" w:fill="auto"/>
            <w:noWrap/>
            <w:vAlign w:val="bottom"/>
            <w:hideMark/>
          </w:tcPr>
          <w:p w14:paraId="4A6B78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10/14/2009</w:t>
            </w:r>
          </w:p>
        </w:tc>
        <w:tc>
          <w:tcPr>
            <w:tcW w:w="1114" w:type="dxa"/>
            <w:tcBorders>
              <w:top w:val="nil"/>
              <w:left w:val="nil"/>
              <w:bottom w:val="nil"/>
              <w:right w:val="nil"/>
            </w:tcBorders>
            <w:shd w:val="clear" w:color="auto" w:fill="auto"/>
            <w:noWrap/>
            <w:vAlign w:val="bottom"/>
            <w:hideMark/>
          </w:tcPr>
          <w:p w14:paraId="17F555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9EBBD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303_0</w:t>
            </w:r>
          </w:p>
        </w:tc>
        <w:tc>
          <w:tcPr>
            <w:tcW w:w="673" w:type="dxa"/>
            <w:tcBorders>
              <w:top w:val="nil"/>
              <w:left w:val="nil"/>
              <w:bottom w:val="nil"/>
              <w:right w:val="nil"/>
            </w:tcBorders>
            <w:shd w:val="clear" w:color="auto" w:fill="auto"/>
            <w:noWrap/>
            <w:vAlign w:val="bottom"/>
            <w:hideMark/>
          </w:tcPr>
          <w:p w14:paraId="23C262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734FF3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5D4C4D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341CD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c>
          <w:tcPr>
            <w:tcW w:w="673" w:type="dxa"/>
            <w:tcBorders>
              <w:top w:val="nil"/>
              <w:left w:val="nil"/>
              <w:bottom w:val="nil"/>
              <w:right w:val="nil"/>
            </w:tcBorders>
            <w:shd w:val="clear" w:color="auto" w:fill="auto"/>
            <w:noWrap/>
            <w:vAlign w:val="bottom"/>
            <w:hideMark/>
          </w:tcPr>
          <w:p w14:paraId="1E8778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4E215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6FFBDC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4" w:type="dxa"/>
            <w:tcBorders>
              <w:top w:val="nil"/>
              <w:left w:val="nil"/>
              <w:bottom w:val="nil"/>
              <w:right w:val="nil"/>
            </w:tcBorders>
            <w:shd w:val="clear" w:color="auto" w:fill="auto"/>
            <w:noWrap/>
            <w:vAlign w:val="bottom"/>
            <w:hideMark/>
          </w:tcPr>
          <w:p w14:paraId="2C3B4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r>
      <w:tr w:rsidR="004B0B49" w:rsidRPr="0089132E" w14:paraId="28AA248E" w14:textId="77777777" w:rsidTr="004B0B49">
        <w:trPr>
          <w:trHeight w:val="300"/>
        </w:trPr>
        <w:tc>
          <w:tcPr>
            <w:tcW w:w="1166" w:type="dxa"/>
            <w:tcBorders>
              <w:top w:val="nil"/>
              <w:left w:val="nil"/>
              <w:bottom w:val="nil"/>
              <w:right w:val="nil"/>
            </w:tcBorders>
            <w:shd w:val="clear" w:color="auto" w:fill="auto"/>
            <w:noWrap/>
            <w:vAlign w:val="bottom"/>
            <w:hideMark/>
          </w:tcPr>
          <w:p w14:paraId="79A110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SR0060</w:t>
            </w:r>
          </w:p>
        </w:tc>
        <w:tc>
          <w:tcPr>
            <w:tcW w:w="1320" w:type="dxa"/>
            <w:tcBorders>
              <w:top w:val="nil"/>
              <w:left w:val="nil"/>
              <w:bottom w:val="nil"/>
              <w:right w:val="nil"/>
            </w:tcBorders>
            <w:shd w:val="clear" w:color="auto" w:fill="auto"/>
            <w:noWrap/>
            <w:vAlign w:val="bottom"/>
            <w:hideMark/>
          </w:tcPr>
          <w:p w14:paraId="33100C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7/20/2009</w:t>
            </w:r>
          </w:p>
        </w:tc>
        <w:tc>
          <w:tcPr>
            <w:tcW w:w="1114" w:type="dxa"/>
            <w:tcBorders>
              <w:top w:val="nil"/>
              <w:left w:val="nil"/>
              <w:bottom w:val="nil"/>
              <w:right w:val="nil"/>
            </w:tcBorders>
            <w:shd w:val="clear" w:color="auto" w:fill="auto"/>
            <w:noWrap/>
            <w:vAlign w:val="bottom"/>
            <w:hideMark/>
          </w:tcPr>
          <w:p w14:paraId="09B109B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CEC8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305_0</w:t>
            </w:r>
          </w:p>
        </w:tc>
        <w:tc>
          <w:tcPr>
            <w:tcW w:w="673" w:type="dxa"/>
            <w:tcBorders>
              <w:top w:val="nil"/>
              <w:left w:val="nil"/>
              <w:bottom w:val="nil"/>
              <w:right w:val="nil"/>
            </w:tcBorders>
            <w:shd w:val="clear" w:color="auto" w:fill="auto"/>
            <w:noWrap/>
            <w:vAlign w:val="bottom"/>
            <w:hideMark/>
          </w:tcPr>
          <w:p w14:paraId="02DED1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391AEF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3" w:type="dxa"/>
            <w:tcBorders>
              <w:top w:val="nil"/>
              <w:left w:val="nil"/>
              <w:bottom w:val="nil"/>
              <w:right w:val="nil"/>
            </w:tcBorders>
            <w:shd w:val="clear" w:color="auto" w:fill="auto"/>
            <w:noWrap/>
            <w:vAlign w:val="bottom"/>
            <w:hideMark/>
          </w:tcPr>
          <w:p w14:paraId="596618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94.3</w:t>
            </w:r>
          </w:p>
        </w:tc>
        <w:tc>
          <w:tcPr>
            <w:tcW w:w="673" w:type="dxa"/>
            <w:tcBorders>
              <w:top w:val="nil"/>
              <w:left w:val="nil"/>
              <w:bottom w:val="nil"/>
              <w:right w:val="nil"/>
            </w:tcBorders>
            <w:shd w:val="clear" w:color="auto" w:fill="auto"/>
            <w:noWrap/>
            <w:vAlign w:val="bottom"/>
            <w:hideMark/>
          </w:tcPr>
          <w:p w14:paraId="3CCC69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3" w:type="dxa"/>
            <w:tcBorders>
              <w:top w:val="nil"/>
              <w:left w:val="nil"/>
              <w:bottom w:val="nil"/>
              <w:right w:val="nil"/>
            </w:tcBorders>
            <w:shd w:val="clear" w:color="auto" w:fill="auto"/>
            <w:noWrap/>
            <w:vAlign w:val="bottom"/>
            <w:hideMark/>
          </w:tcPr>
          <w:p w14:paraId="090795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c>
          <w:tcPr>
            <w:tcW w:w="673" w:type="dxa"/>
            <w:tcBorders>
              <w:top w:val="nil"/>
              <w:left w:val="nil"/>
              <w:bottom w:val="nil"/>
              <w:right w:val="nil"/>
            </w:tcBorders>
            <w:shd w:val="clear" w:color="auto" w:fill="auto"/>
            <w:noWrap/>
            <w:vAlign w:val="bottom"/>
            <w:hideMark/>
          </w:tcPr>
          <w:p w14:paraId="02F8FC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50CE8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4" w:type="dxa"/>
            <w:tcBorders>
              <w:top w:val="nil"/>
              <w:left w:val="nil"/>
              <w:bottom w:val="nil"/>
              <w:right w:val="nil"/>
            </w:tcBorders>
            <w:shd w:val="clear" w:color="auto" w:fill="auto"/>
            <w:noWrap/>
            <w:vAlign w:val="bottom"/>
            <w:hideMark/>
          </w:tcPr>
          <w:p w14:paraId="7B2DD7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r>
      <w:tr w:rsidR="004B0B49" w:rsidRPr="0089132E" w14:paraId="6A214F9C" w14:textId="77777777" w:rsidTr="004B0B49">
        <w:trPr>
          <w:trHeight w:val="300"/>
        </w:trPr>
        <w:tc>
          <w:tcPr>
            <w:tcW w:w="1166" w:type="dxa"/>
            <w:tcBorders>
              <w:top w:val="nil"/>
              <w:left w:val="nil"/>
              <w:bottom w:val="nil"/>
              <w:right w:val="nil"/>
            </w:tcBorders>
            <w:shd w:val="clear" w:color="auto" w:fill="auto"/>
            <w:noWrap/>
            <w:vAlign w:val="bottom"/>
            <w:hideMark/>
          </w:tcPr>
          <w:p w14:paraId="224925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WB0314</w:t>
            </w:r>
          </w:p>
        </w:tc>
        <w:tc>
          <w:tcPr>
            <w:tcW w:w="1320" w:type="dxa"/>
            <w:tcBorders>
              <w:top w:val="nil"/>
              <w:left w:val="nil"/>
              <w:bottom w:val="nil"/>
              <w:right w:val="nil"/>
            </w:tcBorders>
            <w:shd w:val="clear" w:color="auto" w:fill="auto"/>
            <w:noWrap/>
            <w:vAlign w:val="bottom"/>
            <w:hideMark/>
          </w:tcPr>
          <w:p w14:paraId="6B2684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7/21/2009</w:t>
            </w:r>
          </w:p>
        </w:tc>
        <w:tc>
          <w:tcPr>
            <w:tcW w:w="1114" w:type="dxa"/>
            <w:tcBorders>
              <w:top w:val="nil"/>
              <w:left w:val="nil"/>
              <w:bottom w:val="nil"/>
              <w:right w:val="nil"/>
            </w:tcBorders>
            <w:shd w:val="clear" w:color="auto" w:fill="auto"/>
            <w:noWrap/>
            <w:vAlign w:val="bottom"/>
            <w:hideMark/>
          </w:tcPr>
          <w:p w14:paraId="3FAAA01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CBC3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306_0</w:t>
            </w:r>
          </w:p>
        </w:tc>
        <w:tc>
          <w:tcPr>
            <w:tcW w:w="673" w:type="dxa"/>
            <w:tcBorders>
              <w:top w:val="nil"/>
              <w:left w:val="nil"/>
              <w:bottom w:val="nil"/>
              <w:right w:val="nil"/>
            </w:tcBorders>
            <w:shd w:val="clear" w:color="auto" w:fill="auto"/>
            <w:noWrap/>
            <w:vAlign w:val="bottom"/>
            <w:hideMark/>
          </w:tcPr>
          <w:p w14:paraId="1704E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46.7</w:t>
            </w:r>
          </w:p>
        </w:tc>
        <w:tc>
          <w:tcPr>
            <w:tcW w:w="673" w:type="dxa"/>
            <w:tcBorders>
              <w:top w:val="nil"/>
              <w:left w:val="nil"/>
              <w:bottom w:val="nil"/>
              <w:right w:val="nil"/>
            </w:tcBorders>
            <w:shd w:val="clear" w:color="auto" w:fill="auto"/>
            <w:noWrap/>
            <w:vAlign w:val="bottom"/>
            <w:hideMark/>
          </w:tcPr>
          <w:p w14:paraId="33726D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c>
          <w:tcPr>
            <w:tcW w:w="673" w:type="dxa"/>
            <w:tcBorders>
              <w:top w:val="nil"/>
              <w:left w:val="nil"/>
              <w:bottom w:val="nil"/>
              <w:right w:val="nil"/>
            </w:tcBorders>
            <w:shd w:val="clear" w:color="auto" w:fill="auto"/>
            <w:noWrap/>
            <w:vAlign w:val="bottom"/>
            <w:hideMark/>
          </w:tcPr>
          <w:p w14:paraId="47CCFE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1E5522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4312B4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3FA55C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45D53F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22.6</w:t>
            </w:r>
          </w:p>
        </w:tc>
        <w:tc>
          <w:tcPr>
            <w:tcW w:w="674" w:type="dxa"/>
            <w:tcBorders>
              <w:top w:val="nil"/>
              <w:left w:val="nil"/>
              <w:bottom w:val="nil"/>
              <w:right w:val="nil"/>
            </w:tcBorders>
            <w:shd w:val="clear" w:color="auto" w:fill="auto"/>
            <w:noWrap/>
            <w:vAlign w:val="bottom"/>
            <w:hideMark/>
          </w:tcPr>
          <w:p w14:paraId="20E41C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r>
      <w:tr w:rsidR="004B0B49" w:rsidRPr="0089132E" w14:paraId="4BE45E27" w14:textId="77777777" w:rsidTr="004B0B49">
        <w:trPr>
          <w:trHeight w:val="300"/>
        </w:trPr>
        <w:tc>
          <w:tcPr>
            <w:tcW w:w="1166" w:type="dxa"/>
            <w:tcBorders>
              <w:top w:val="nil"/>
              <w:left w:val="nil"/>
              <w:bottom w:val="nil"/>
              <w:right w:val="nil"/>
            </w:tcBorders>
            <w:shd w:val="clear" w:color="auto" w:fill="auto"/>
            <w:noWrap/>
            <w:vAlign w:val="bottom"/>
            <w:hideMark/>
          </w:tcPr>
          <w:p w14:paraId="1AF811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WB0315</w:t>
            </w:r>
          </w:p>
        </w:tc>
        <w:tc>
          <w:tcPr>
            <w:tcW w:w="1320" w:type="dxa"/>
            <w:tcBorders>
              <w:top w:val="nil"/>
              <w:left w:val="nil"/>
              <w:bottom w:val="nil"/>
              <w:right w:val="nil"/>
            </w:tcBorders>
            <w:shd w:val="clear" w:color="auto" w:fill="auto"/>
            <w:noWrap/>
            <w:vAlign w:val="bottom"/>
            <w:hideMark/>
          </w:tcPr>
          <w:p w14:paraId="39C34E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7/22/2009</w:t>
            </w:r>
          </w:p>
        </w:tc>
        <w:tc>
          <w:tcPr>
            <w:tcW w:w="1114" w:type="dxa"/>
            <w:tcBorders>
              <w:top w:val="nil"/>
              <w:left w:val="nil"/>
              <w:bottom w:val="nil"/>
              <w:right w:val="nil"/>
            </w:tcBorders>
            <w:shd w:val="clear" w:color="auto" w:fill="auto"/>
            <w:noWrap/>
            <w:vAlign w:val="bottom"/>
            <w:hideMark/>
          </w:tcPr>
          <w:p w14:paraId="149B4B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4A298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307_0</w:t>
            </w:r>
          </w:p>
        </w:tc>
        <w:tc>
          <w:tcPr>
            <w:tcW w:w="673" w:type="dxa"/>
            <w:tcBorders>
              <w:top w:val="nil"/>
              <w:left w:val="nil"/>
              <w:bottom w:val="nil"/>
              <w:right w:val="nil"/>
            </w:tcBorders>
            <w:shd w:val="clear" w:color="auto" w:fill="auto"/>
            <w:noWrap/>
            <w:vAlign w:val="bottom"/>
            <w:hideMark/>
          </w:tcPr>
          <w:p w14:paraId="0CC0BC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59167E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12.1</w:t>
            </w:r>
          </w:p>
        </w:tc>
        <w:tc>
          <w:tcPr>
            <w:tcW w:w="673" w:type="dxa"/>
            <w:tcBorders>
              <w:top w:val="nil"/>
              <w:left w:val="nil"/>
              <w:bottom w:val="nil"/>
              <w:right w:val="nil"/>
            </w:tcBorders>
            <w:shd w:val="clear" w:color="auto" w:fill="auto"/>
            <w:noWrap/>
            <w:vAlign w:val="bottom"/>
            <w:hideMark/>
          </w:tcPr>
          <w:p w14:paraId="4EFAF4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0C765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32178A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4C3379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6DD5F1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4" w:type="dxa"/>
            <w:tcBorders>
              <w:top w:val="nil"/>
              <w:left w:val="nil"/>
              <w:bottom w:val="nil"/>
              <w:right w:val="nil"/>
            </w:tcBorders>
            <w:shd w:val="clear" w:color="auto" w:fill="auto"/>
            <w:noWrap/>
            <w:vAlign w:val="bottom"/>
            <w:hideMark/>
          </w:tcPr>
          <w:p w14:paraId="439F28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r>
      <w:tr w:rsidR="004B0B49" w:rsidRPr="0089132E" w14:paraId="0F5F6D61" w14:textId="77777777" w:rsidTr="004B0B49">
        <w:trPr>
          <w:trHeight w:val="300"/>
        </w:trPr>
        <w:tc>
          <w:tcPr>
            <w:tcW w:w="1166" w:type="dxa"/>
            <w:tcBorders>
              <w:top w:val="nil"/>
              <w:left w:val="nil"/>
              <w:bottom w:val="nil"/>
              <w:right w:val="nil"/>
            </w:tcBorders>
            <w:shd w:val="clear" w:color="auto" w:fill="auto"/>
            <w:noWrap/>
            <w:vAlign w:val="bottom"/>
            <w:hideMark/>
          </w:tcPr>
          <w:p w14:paraId="12FCD4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WB0316</w:t>
            </w:r>
          </w:p>
        </w:tc>
        <w:tc>
          <w:tcPr>
            <w:tcW w:w="1320" w:type="dxa"/>
            <w:tcBorders>
              <w:top w:val="nil"/>
              <w:left w:val="nil"/>
              <w:bottom w:val="nil"/>
              <w:right w:val="nil"/>
            </w:tcBorders>
            <w:shd w:val="clear" w:color="auto" w:fill="auto"/>
            <w:noWrap/>
            <w:vAlign w:val="bottom"/>
            <w:hideMark/>
          </w:tcPr>
          <w:p w14:paraId="086AB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7/23/2009</w:t>
            </w:r>
          </w:p>
        </w:tc>
        <w:tc>
          <w:tcPr>
            <w:tcW w:w="1114" w:type="dxa"/>
            <w:tcBorders>
              <w:top w:val="nil"/>
              <w:left w:val="nil"/>
              <w:bottom w:val="nil"/>
              <w:right w:val="nil"/>
            </w:tcBorders>
            <w:shd w:val="clear" w:color="auto" w:fill="auto"/>
            <w:noWrap/>
            <w:vAlign w:val="bottom"/>
            <w:hideMark/>
          </w:tcPr>
          <w:p w14:paraId="01D75BC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DE9A9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308_0</w:t>
            </w:r>
          </w:p>
        </w:tc>
        <w:tc>
          <w:tcPr>
            <w:tcW w:w="673" w:type="dxa"/>
            <w:tcBorders>
              <w:top w:val="nil"/>
              <w:left w:val="nil"/>
              <w:bottom w:val="nil"/>
              <w:right w:val="nil"/>
            </w:tcBorders>
            <w:shd w:val="clear" w:color="auto" w:fill="auto"/>
            <w:noWrap/>
            <w:vAlign w:val="bottom"/>
            <w:hideMark/>
          </w:tcPr>
          <w:p w14:paraId="48203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17DAAF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w:t>
            </w:r>
          </w:p>
        </w:tc>
        <w:tc>
          <w:tcPr>
            <w:tcW w:w="673" w:type="dxa"/>
            <w:tcBorders>
              <w:top w:val="nil"/>
              <w:left w:val="nil"/>
              <w:bottom w:val="nil"/>
              <w:right w:val="nil"/>
            </w:tcBorders>
            <w:shd w:val="clear" w:color="auto" w:fill="auto"/>
            <w:noWrap/>
            <w:vAlign w:val="bottom"/>
            <w:hideMark/>
          </w:tcPr>
          <w:p w14:paraId="3B8971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c>
          <w:tcPr>
            <w:tcW w:w="673" w:type="dxa"/>
            <w:tcBorders>
              <w:top w:val="nil"/>
              <w:left w:val="nil"/>
              <w:bottom w:val="nil"/>
              <w:right w:val="nil"/>
            </w:tcBorders>
            <w:shd w:val="clear" w:color="auto" w:fill="auto"/>
            <w:noWrap/>
            <w:vAlign w:val="bottom"/>
            <w:hideMark/>
          </w:tcPr>
          <w:p w14:paraId="22C766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56BE7F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53B20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3" w:type="dxa"/>
            <w:tcBorders>
              <w:top w:val="nil"/>
              <w:left w:val="nil"/>
              <w:bottom w:val="nil"/>
              <w:right w:val="nil"/>
            </w:tcBorders>
            <w:shd w:val="clear" w:color="auto" w:fill="auto"/>
            <w:noWrap/>
            <w:vAlign w:val="bottom"/>
            <w:hideMark/>
          </w:tcPr>
          <w:p w14:paraId="285FFC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14.2</w:t>
            </w:r>
          </w:p>
        </w:tc>
        <w:tc>
          <w:tcPr>
            <w:tcW w:w="674" w:type="dxa"/>
            <w:tcBorders>
              <w:top w:val="nil"/>
              <w:left w:val="nil"/>
              <w:bottom w:val="nil"/>
              <w:right w:val="nil"/>
            </w:tcBorders>
            <w:shd w:val="clear" w:color="auto" w:fill="auto"/>
            <w:noWrap/>
            <w:vAlign w:val="bottom"/>
            <w:hideMark/>
          </w:tcPr>
          <w:p w14:paraId="056BB0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r>
      <w:tr w:rsidR="004B0B49" w:rsidRPr="0089132E" w14:paraId="5374F9C3" w14:textId="77777777" w:rsidTr="004B0B49">
        <w:trPr>
          <w:trHeight w:val="300"/>
        </w:trPr>
        <w:tc>
          <w:tcPr>
            <w:tcW w:w="1166" w:type="dxa"/>
            <w:tcBorders>
              <w:top w:val="nil"/>
              <w:left w:val="nil"/>
              <w:bottom w:val="nil"/>
              <w:right w:val="nil"/>
            </w:tcBorders>
            <w:shd w:val="clear" w:color="auto" w:fill="auto"/>
            <w:noWrap/>
            <w:vAlign w:val="bottom"/>
            <w:hideMark/>
          </w:tcPr>
          <w:p w14:paraId="5AF3E9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WB0317</w:t>
            </w:r>
          </w:p>
        </w:tc>
        <w:tc>
          <w:tcPr>
            <w:tcW w:w="1320" w:type="dxa"/>
            <w:tcBorders>
              <w:top w:val="nil"/>
              <w:left w:val="nil"/>
              <w:bottom w:val="nil"/>
              <w:right w:val="nil"/>
            </w:tcBorders>
            <w:shd w:val="clear" w:color="auto" w:fill="auto"/>
            <w:noWrap/>
            <w:vAlign w:val="bottom"/>
            <w:hideMark/>
          </w:tcPr>
          <w:p w14:paraId="5A48DD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7/24/2009</w:t>
            </w:r>
          </w:p>
        </w:tc>
        <w:tc>
          <w:tcPr>
            <w:tcW w:w="1114" w:type="dxa"/>
            <w:tcBorders>
              <w:top w:val="nil"/>
              <w:left w:val="nil"/>
              <w:bottom w:val="nil"/>
              <w:right w:val="nil"/>
            </w:tcBorders>
            <w:shd w:val="clear" w:color="auto" w:fill="auto"/>
            <w:noWrap/>
            <w:vAlign w:val="bottom"/>
            <w:hideMark/>
          </w:tcPr>
          <w:p w14:paraId="38626A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328A25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309_0</w:t>
            </w:r>
          </w:p>
        </w:tc>
        <w:tc>
          <w:tcPr>
            <w:tcW w:w="673" w:type="dxa"/>
            <w:tcBorders>
              <w:top w:val="nil"/>
              <w:left w:val="nil"/>
              <w:bottom w:val="nil"/>
              <w:right w:val="nil"/>
            </w:tcBorders>
            <w:shd w:val="clear" w:color="auto" w:fill="auto"/>
            <w:noWrap/>
            <w:vAlign w:val="bottom"/>
            <w:hideMark/>
          </w:tcPr>
          <w:p w14:paraId="78BDF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2BAF6A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03827F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40625B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3" w:type="dxa"/>
            <w:tcBorders>
              <w:top w:val="nil"/>
              <w:left w:val="nil"/>
              <w:bottom w:val="nil"/>
              <w:right w:val="nil"/>
            </w:tcBorders>
            <w:shd w:val="clear" w:color="auto" w:fill="auto"/>
            <w:noWrap/>
            <w:vAlign w:val="bottom"/>
            <w:hideMark/>
          </w:tcPr>
          <w:p w14:paraId="185247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931F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52253D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4" w:type="dxa"/>
            <w:tcBorders>
              <w:top w:val="nil"/>
              <w:left w:val="nil"/>
              <w:bottom w:val="nil"/>
              <w:right w:val="nil"/>
            </w:tcBorders>
            <w:shd w:val="clear" w:color="auto" w:fill="auto"/>
            <w:noWrap/>
            <w:vAlign w:val="bottom"/>
            <w:hideMark/>
          </w:tcPr>
          <w:p w14:paraId="79C346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r>
      <w:tr w:rsidR="004B0B49" w:rsidRPr="0089132E" w14:paraId="56C2E3A5" w14:textId="77777777" w:rsidTr="004B0B49">
        <w:trPr>
          <w:trHeight w:val="300"/>
        </w:trPr>
        <w:tc>
          <w:tcPr>
            <w:tcW w:w="1166" w:type="dxa"/>
            <w:tcBorders>
              <w:top w:val="nil"/>
              <w:left w:val="nil"/>
              <w:bottom w:val="nil"/>
              <w:right w:val="nil"/>
            </w:tcBorders>
            <w:shd w:val="clear" w:color="auto" w:fill="auto"/>
            <w:noWrap/>
            <w:vAlign w:val="bottom"/>
            <w:hideMark/>
          </w:tcPr>
          <w:p w14:paraId="499E96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WB0318</w:t>
            </w:r>
          </w:p>
        </w:tc>
        <w:tc>
          <w:tcPr>
            <w:tcW w:w="1320" w:type="dxa"/>
            <w:tcBorders>
              <w:top w:val="nil"/>
              <w:left w:val="nil"/>
              <w:bottom w:val="nil"/>
              <w:right w:val="nil"/>
            </w:tcBorders>
            <w:shd w:val="clear" w:color="auto" w:fill="auto"/>
            <w:noWrap/>
            <w:vAlign w:val="bottom"/>
            <w:hideMark/>
          </w:tcPr>
          <w:p w14:paraId="640116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8/12/2009</w:t>
            </w:r>
          </w:p>
        </w:tc>
        <w:tc>
          <w:tcPr>
            <w:tcW w:w="1114" w:type="dxa"/>
            <w:tcBorders>
              <w:top w:val="nil"/>
              <w:left w:val="nil"/>
              <w:bottom w:val="nil"/>
              <w:right w:val="nil"/>
            </w:tcBorders>
            <w:shd w:val="clear" w:color="auto" w:fill="auto"/>
            <w:noWrap/>
            <w:vAlign w:val="bottom"/>
            <w:hideMark/>
          </w:tcPr>
          <w:p w14:paraId="18C070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9B5DA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310_0</w:t>
            </w:r>
          </w:p>
        </w:tc>
        <w:tc>
          <w:tcPr>
            <w:tcW w:w="673" w:type="dxa"/>
            <w:tcBorders>
              <w:top w:val="nil"/>
              <w:left w:val="nil"/>
              <w:bottom w:val="nil"/>
              <w:right w:val="nil"/>
            </w:tcBorders>
            <w:shd w:val="clear" w:color="auto" w:fill="auto"/>
            <w:noWrap/>
            <w:vAlign w:val="bottom"/>
            <w:hideMark/>
          </w:tcPr>
          <w:p w14:paraId="407EA8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561F1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01FE4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65.4</w:t>
            </w:r>
          </w:p>
        </w:tc>
        <w:tc>
          <w:tcPr>
            <w:tcW w:w="673" w:type="dxa"/>
            <w:tcBorders>
              <w:top w:val="nil"/>
              <w:left w:val="nil"/>
              <w:bottom w:val="nil"/>
              <w:right w:val="nil"/>
            </w:tcBorders>
            <w:shd w:val="clear" w:color="auto" w:fill="auto"/>
            <w:noWrap/>
            <w:vAlign w:val="bottom"/>
            <w:hideMark/>
          </w:tcPr>
          <w:p w14:paraId="12EFBF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1290A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52102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4FEC6A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23.8</w:t>
            </w:r>
          </w:p>
        </w:tc>
        <w:tc>
          <w:tcPr>
            <w:tcW w:w="674" w:type="dxa"/>
            <w:tcBorders>
              <w:top w:val="nil"/>
              <w:left w:val="nil"/>
              <w:bottom w:val="nil"/>
              <w:right w:val="nil"/>
            </w:tcBorders>
            <w:shd w:val="clear" w:color="auto" w:fill="auto"/>
            <w:noWrap/>
            <w:vAlign w:val="bottom"/>
            <w:hideMark/>
          </w:tcPr>
          <w:p w14:paraId="3BC6DA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4DEB4686" w14:textId="77777777" w:rsidTr="004B0B49">
        <w:trPr>
          <w:trHeight w:val="300"/>
        </w:trPr>
        <w:tc>
          <w:tcPr>
            <w:tcW w:w="1166" w:type="dxa"/>
            <w:tcBorders>
              <w:top w:val="nil"/>
              <w:left w:val="nil"/>
              <w:bottom w:val="nil"/>
              <w:right w:val="nil"/>
            </w:tcBorders>
            <w:shd w:val="clear" w:color="auto" w:fill="auto"/>
            <w:noWrap/>
            <w:vAlign w:val="bottom"/>
            <w:hideMark/>
          </w:tcPr>
          <w:p w14:paraId="0DA420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SR0061</w:t>
            </w:r>
          </w:p>
        </w:tc>
        <w:tc>
          <w:tcPr>
            <w:tcW w:w="1320" w:type="dxa"/>
            <w:tcBorders>
              <w:top w:val="nil"/>
              <w:left w:val="nil"/>
              <w:bottom w:val="nil"/>
              <w:right w:val="nil"/>
            </w:tcBorders>
            <w:shd w:val="clear" w:color="auto" w:fill="auto"/>
            <w:noWrap/>
            <w:vAlign w:val="bottom"/>
            <w:hideMark/>
          </w:tcPr>
          <w:p w14:paraId="6C7A47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8/13/2009</w:t>
            </w:r>
          </w:p>
        </w:tc>
        <w:tc>
          <w:tcPr>
            <w:tcW w:w="1114" w:type="dxa"/>
            <w:tcBorders>
              <w:top w:val="nil"/>
              <w:left w:val="nil"/>
              <w:bottom w:val="nil"/>
              <w:right w:val="nil"/>
            </w:tcBorders>
            <w:shd w:val="clear" w:color="auto" w:fill="auto"/>
            <w:noWrap/>
            <w:vAlign w:val="bottom"/>
            <w:hideMark/>
          </w:tcPr>
          <w:p w14:paraId="2A05CC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B7FEB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311_0</w:t>
            </w:r>
          </w:p>
        </w:tc>
        <w:tc>
          <w:tcPr>
            <w:tcW w:w="673" w:type="dxa"/>
            <w:tcBorders>
              <w:top w:val="nil"/>
              <w:left w:val="nil"/>
              <w:bottom w:val="nil"/>
              <w:right w:val="nil"/>
            </w:tcBorders>
            <w:shd w:val="clear" w:color="auto" w:fill="auto"/>
            <w:noWrap/>
            <w:vAlign w:val="bottom"/>
            <w:hideMark/>
          </w:tcPr>
          <w:p w14:paraId="358CBE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73667F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c>
          <w:tcPr>
            <w:tcW w:w="673" w:type="dxa"/>
            <w:tcBorders>
              <w:top w:val="nil"/>
              <w:left w:val="nil"/>
              <w:bottom w:val="nil"/>
              <w:right w:val="nil"/>
            </w:tcBorders>
            <w:shd w:val="clear" w:color="auto" w:fill="auto"/>
            <w:noWrap/>
            <w:vAlign w:val="bottom"/>
            <w:hideMark/>
          </w:tcPr>
          <w:p w14:paraId="3E2712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7BFC29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3" w:type="dxa"/>
            <w:tcBorders>
              <w:top w:val="nil"/>
              <w:left w:val="nil"/>
              <w:bottom w:val="nil"/>
              <w:right w:val="nil"/>
            </w:tcBorders>
            <w:shd w:val="clear" w:color="auto" w:fill="auto"/>
            <w:noWrap/>
            <w:vAlign w:val="bottom"/>
            <w:hideMark/>
          </w:tcPr>
          <w:p w14:paraId="13C4D4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w:t>
            </w:r>
          </w:p>
        </w:tc>
        <w:tc>
          <w:tcPr>
            <w:tcW w:w="673" w:type="dxa"/>
            <w:tcBorders>
              <w:top w:val="nil"/>
              <w:left w:val="nil"/>
              <w:bottom w:val="nil"/>
              <w:right w:val="nil"/>
            </w:tcBorders>
            <w:shd w:val="clear" w:color="auto" w:fill="auto"/>
            <w:noWrap/>
            <w:vAlign w:val="bottom"/>
            <w:hideMark/>
          </w:tcPr>
          <w:p w14:paraId="011DF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7559BD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79.3</w:t>
            </w:r>
          </w:p>
        </w:tc>
        <w:tc>
          <w:tcPr>
            <w:tcW w:w="674" w:type="dxa"/>
            <w:tcBorders>
              <w:top w:val="nil"/>
              <w:left w:val="nil"/>
              <w:bottom w:val="nil"/>
              <w:right w:val="nil"/>
            </w:tcBorders>
            <w:shd w:val="clear" w:color="auto" w:fill="auto"/>
            <w:noWrap/>
            <w:vAlign w:val="bottom"/>
            <w:hideMark/>
          </w:tcPr>
          <w:p w14:paraId="0ECF9D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r>
      <w:tr w:rsidR="004B0B49" w:rsidRPr="0089132E" w14:paraId="34EE036A" w14:textId="77777777" w:rsidTr="004B0B49">
        <w:trPr>
          <w:trHeight w:val="300"/>
        </w:trPr>
        <w:tc>
          <w:tcPr>
            <w:tcW w:w="1166" w:type="dxa"/>
            <w:tcBorders>
              <w:top w:val="nil"/>
              <w:left w:val="nil"/>
              <w:bottom w:val="nil"/>
              <w:right w:val="nil"/>
            </w:tcBorders>
            <w:shd w:val="clear" w:color="auto" w:fill="auto"/>
            <w:noWrap/>
            <w:vAlign w:val="bottom"/>
            <w:hideMark/>
          </w:tcPr>
          <w:p w14:paraId="55FD54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WB0324</w:t>
            </w:r>
          </w:p>
        </w:tc>
        <w:tc>
          <w:tcPr>
            <w:tcW w:w="1320" w:type="dxa"/>
            <w:tcBorders>
              <w:top w:val="nil"/>
              <w:left w:val="nil"/>
              <w:bottom w:val="nil"/>
              <w:right w:val="nil"/>
            </w:tcBorders>
            <w:shd w:val="clear" w:color="auto" w:fill="auto"/>
            <w:noWrap/>
            <w:vAlign w:val="bottom"/>
            <w:hideMark/>
          </w:tcPr>
          <w:p w14:paraId="72B0D9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8/25/2009</w:t>
            </w:r>
          </w:p>
        </w:tc>
        <w:tc>
          <w:tcPr>
            <w:tcW w:w="1114" w:type="dxa"/>
            <w:tcBorders>
              <w:top w:val="nil"/>
              <w:left w:val="nil"/>
              <w:bottom w:val="nil"/>
              <w:right w:val="nil"/>
            </w:tcBorders>
            <w:shd w:val="clear" w:color="auto" w:fill="auto"/>
            <w:noWrap/>
            <w:vAlign w:val="bottom"/>
            <w:hideMark/>
          </w:tcPr>
          <w:p w14:paraId="05839B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4EB4D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312_0</w:t>
            </w:r>
          </w:p>
        </w:tc>
        <w:tc>
          <w:tcPr>
            <w:tcW w:w="673" w:type="dxa"/>
            <w:tcBorders>
              <w:top w:val="nil"/>
              <w:left w:val="nil"/>
              <w:bottom w:val="nil"/>
              <w:right w:val="nil"/>
            </w:tcBorders>
            <w:shd w:val="clear" w:color="auto" w:fill="auto"/>
            <w:noWrap/>
            <w:vAlign w:val="bottom"/>
            <w:hideMark/>
          </w:tcPr>
          <w:p w14:paraId="721162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1FE9E2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w:t>
            </w:r>
          </w:p>
        </w:tc>
        <w:tc>
          <w:tcPr>
            <w:tcW w:w="673" w:type="dxa"/>
            <w:tcBorders>
              <w:top w:val="nil"/>
              <w:left w:val="nil"/>
              <w:bottom w:val="nil"/>
              <w:right w:val="nil"/>
            </w:tcBorders>
            <w:shd w:val="clear" w:color="auto" w:fill="auto"/>
            <w:noWrap/>
            <w:vAlign w:val="bottom"/>
            <w:hideMark/>
          </w:tcPr>
          <w:p w14:paraId="6AA651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099975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5F4EEC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71CF1D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11.3</w:t>
            </w:r>
          </w:p>
        </w:tc>
        <w:tc>
          <w:tcPr>
            <w:tcW w:w="673" w:type="dxa"/>
            <w:tcBorders>
              <w:top w:val="nil"/>
              <w:left w:val="nil"/>
              <w:bottom w:val="nil"/>
              <w:right w:val="nil"/>
            </w:tcBorders>
            <w:shd w:val="clear" w:color="auto" w:fill="auto"/>
            <w:noWrap/>
            <w:vAlign w:val="bottom"/>
            <w:hideMark/>
          </w:tcPr>
          <w:p w14:paraId="31B736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4" w:type="dxa"/>
            <w:tcBorders>
              <w:top w:val="nil"/>
              <w:left w:val="nil"/>
              <w:bottom w:val="nil"/>
              <w:right w:val="nil"/>
            </w:tcBorders>
            <w:shd w:val="clear" w:color="auto" w:fill="auto"/>
            <w:noWrap/>
            <w:vAlign w:val="bottom"/>
            <w:hideMark/>
          </w:tcPr>
          <w:p w14:paraId="5CA4AF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r>
      <w:tr w:rsidR="004B0B49" w:rsidRPr="0089132E" w14:paraId="7DB337CB" w14:textId="77777777" w:rsidTr="004B0B49">
        <w:trPr>
          <w:trHeight w:val="300"/>
        </w:trPr>
        <w:tc>
          <w:tcPr>
            <w:tcW w:w="1166" w:type="dxa"/>
            <w:tcBorders>
              <w:top w:val="nil"/>
              <w:left w:val="nil"/>
              <w:bottom w:val="nil"/>
              <w:right w:val="nil"/>
            </w:tcBorders>
            <w:shd w:val="clear" w:color="auto" w:fill="auto"/>
            <w:noWrap/>
            <w:vAlign w:val="bottom"/>
            <w:hideMark/>
          </w:tcPr>
          <w:p w14:paraId="2A05D6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WB0322</w:t>
            </w:r>
          </w:p>
        </w:tc>
        <w:tc>
          <w:tcPr>
            <w:tcW w:w="1320" w:type="dxa"/>
            <w:tcBorders>
              <w:top w:val="nil"/>
              <w:left w:val="nil"/>
              <w:bottom w:val="nil"/>
              <w:right w:val="nil"/>
            </w:tcBorders>
            <w:shd w:val="clear" w:color="auto" w:fill="auto"/>
            <w:noWrap/>
            <w:vAlign w:val="bottom"/>
            <w:hideMark/>
          </w:tcPr>
          <w:p w14:paraId="3D084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8/27/2009</w:t>
            </w:r>
          </w:p>
        </w:tc>
        <w:tc>
          <w:tcPr>
            <w:tcW w:w="1114" w:type="dxa"/>
            <w:tcBorders>
              <w:top w:val="nil"/>
              <w:left w:val="nil"/>
              <w:bottom w:val="nil"/>
              <w:right w:val="nil"/>
            </w:tcBorders>
            <w:shd w:val="clear" w:color="auto" w:fill="auto"/>
            <w:noWrap/>
            <w:vAlign w:val="bottom"/>
            <w:hideMark/>
          </w:tcPr>
          <w:p w14:paraId="01F165F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E0AD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314_0</w:t>
            </w:r>
          </w:p>
        </w:tc>
        <w:tc>
          <w:tcPr>
            <w:tcW w:w="673" w:type="dxa"/>
            <w:tcBorders>
              <w:top w:val="nil"/>
              <w:left w:val="nil"/>
              <w:bottom w:val="nil"/>
              <w:right w:val="nil"/>
            </w:tcBorders>
            <w:shd w:val="clear" w:color="auto" w:fill="auto"/>
            <w:noWrap/>
            <w:vAlign w:val="bottom"/>
            <w:hideMark/>
          </w:tcPr>
          <w:p w14:paraId="5A63AD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c>
          <w:tcPr>
            <w:tcW w:w="673" w:type="dxa"/>
            <w:tcBorders>
              <w:top w:val="nil"/>
              <w:left w:val="nil"/>
              <w:bottom w:val="nil"/>
              <w:right w:val="nil"/>
            </w:tcBorders>
            <w:shd w:val="clear" w:color="auto" w:fill="auto"/>
            <w:noWrap/>
            <w:vAlign w:val="bottom"/>
            <w:hideMark/>
          </w:tcPr>
          <w:p w14:paraId="3D0791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665D7B0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B45AF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2B747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2DAFCA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4BF1FD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4" w:type="dxa"/>
            <w:tcBorders>
              <w:top w:val="nil"/>
              <w:left w:val="nil"/>
              <w:bottom w:val="nil"/>
              <w:right w:val="nil"/>
            </w:tcBorders>
            <w:shd w:val="clear" w:color="auto" w:fill="auto"/>
            <w:noWrap/>
            <w:vAlign w:val="bottom"/>
            <w:hideMark/>
          </w:tcPr>
          <w:p w14:paraId="1DA5D3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26.3</w:t>
            </w:r>
          </w:p>
        </w:tc>
      </w:tr>
      <w:tr w:rsidR="004B0B49" w:rsidRPr="0089132E" w14:paraId="4453172D" w14:textId="77777777" w:rsidTr="004B0B49">
        <w:trPr>
          <w:trHeight w:val="300"/>
        </w:trPr>
        <w:tc>
          <w:tcPr>
            <w:tcW w:w="1166" w:type="dxa"/>
            <w:tcBorders>
              <w:top w:val="nil"/>
              <w:left w:val="nil"/>
              <w:bottom w:val="nil"/>
              <w:right w:val="nil"/>
            </w:tcBorders>
            <w:shd w:val="clear" w:color="auto" w:fill="auto"/>
            <w:noWrap/>
            <w:vAlign w:val="bottom"/>
            <w:hideMark/>
          </w:tcPr>
          <w:p w14:paraId="5F7075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WB0321</w:t>
            </w:r>
          </w:p>
        </w:tc>
        <w:tc>
          <w:tcPr>
            <w:tcW w:w="1320" w:type="dxa"/>
            <w:tcBorders>
              <w:top w:val="nil"/>
              <w:left w:val="nil"/>
              <w:bottom w:val="nil"/>
              <w:right w:val="nil"/>
            </w:tcBorders>
            <w:shd w:val="clear" w:color="auto" w:fill="auto"/>
            <w:noWrap/>
            <w:vAlign w:val="bottom"/>
            <w:hideMark/>
          </w:tcPr>
          <w:p w14:paraId="784C71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8/28/2009</w:t>
            </w:r>
          </w:p>
        </w:tc>
        <w:tc>
          <w:tcPr>
            <w:tcW w:w="1114" w:type="dxa"/>
            <w:tcBorders>
              <w:top w:val="nil"/>
              <w:left w:val="nil"/>
              <w:bottom w:val="nil"/>
              <w:right w:val="nil"/>
            </w:tcBorders>
            <w:shd w:val="clear" w:color="auto" w:fill="auto"/>
            <w:noWrap/>
            <w:vAlign w:val="bottom"/>
            <w:hideMark/>
          </w:tcPr>
          <w:p w14:paraId="27A93F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0006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315_0</w:t>
            </w:r>
          </w:p>
        </w:tc>
        <w:tc>
          <w:tcPr>
            <w:tcW w:w="673" w:type="dxa"/>
            <w:tcBorders>
              <w:top w:val="nil"/>
              <w:left w:val="nil"/>
              <w:bottom w:val="nil"/>
              <w:right w:val="nil"/>
            </w:tcBorders>
            <w:shd w:val="clear" w:color="auto" w:fill="auto"/>
            <w:noWrap/>
            <w:vAlign w:val="bottom"/>
            <w:hideMark/>
          </w:tcPr>
          <w:p w14:paraId="53104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32B637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137E66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7324B3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94.4</w:t>
            </w:r>
          </w:p>
        </w:tc>
        <w:tc>
          <w:tcPr>
            <w:tcW w:w="673" w:type="dxa"/>
            <w:tcBorders>
              <w:top w:val="nil"/>
              <w:left w:val="nil"/>
              <w:bottom w:val="nil"/>
              <w:right w:val="nil"/>
            </w:tcBorders>
            <w:shd w:val="clear" w:color="auto" w:fill="auto"/>
            <w:noWrap/>
            <w:vAlign w:val="bottom"/>
            <w:hideMark/>
          </w:tcPr>
          <w:p w14:paraId="6215C5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78508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4BBC8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69.5</w:t>
            </w:r>
          </w:p>
        </w:tc>
        <w:tc>
          <w:tcPr>
            <w:tcW w:w="674" w:type="dxa"/>
            <w:tcBorders>
              <w:top w:val="nil"/>
              <w:left w:val="nil"/>
              <w:bottom w:val="nil"/>
              <w:right w:val="nil"/>
            </w:tcBorders>
            <w:shd w:val="clear" w:color="auto" w:fill="auto"/>
            <w:noWrap/>
            <w:vAlign w:val="bottom"/>
            <w:hideMark/>
          </w:tcPr>
          <w:p w14:paraId="731694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79.0</w:t>
            </w:r>
          </w:p>
        </w:tc>
      </w:tr>
      <w:tr w:rsidR="004B0B49" w:rsidRPr="0089132E" w14:paraId="475C5967" w14:textId="77777777" w:rsidTr="004B0B49">
        <w:trPr>
          <w:trHeight w:val="300"/>
        </w:trPr>
        <w:tc>
          <w:tcPr>
            <w:tcW w:w="1166" w:type="dxa"/>
            <w:tcBorders>
              <w:top w:val="nil"/>
              <w:left w:val="nil"/>
              <w:bottom w:val="nil"/>
              <w:right w:val="nil"/>
            </w:tcBorders>
            <w:shd w:val="clear" w:color="auto" w:fill="auto"/>
            <w:noWrap/>
            <w:vAlign w:val="bottom"/>
            <w:hideMark/>
          </w:tcPr>
          <w:p w14:paraId="42AD01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SR0062</w:t>
            </w:r>
          </w:p>
        </w:tc>
        <w:tc>
          <w:tcPr>
            <w:tcW w:w="1320" w:type="dxa"/>
            <w:tcBorders>
              <w:top w:val="nil"/>
              <w:left w:val="nil"/>
              <w:bottom w:val="nil"/>
              <w:right w:val="nil"/>
            </w:tcBorders>
            <w:shd w:val="clear" w:color="auto" w:fill="auto"/>
            <w:noWrap/>
            <w:vAlign w:val="bottom"/>
            <w:hideMark/>
          </w:tcPr>
          <w:p w14:paraId="0216B1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9/2/2009</w:t>
            </w:r>
          </w:p>
        </w:tc>
        <w:tc>
          <w:tcPr>
            <w:tcW w:w="1114" w:type="dxa"/>
            <w:tcBorders>
              <w:top w:val="nil"/>
              <w:left w:val="nil"/>
              <w:bottom w:val="nil"/>
              <w:right w:val="nil"/>
            </w:tcBorders>
            <w:shd w:val="clear" w:color="auto" w:fill="auto"/>
            <w:noWrap/>
            <w:vAlign w:val="bottom"/>
            <w:hideMark/>
          </w:tcPr>
          <w:p w14:paraId="3BAFB10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E2661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316_0</w:t>
            </w:r>
          </w:p>
        </w:tc>
        <w:tc>
          <w:tcPr>
            <w:tcW w:w="673" w:type="dxa"/>
            <w:tcBorders>
              <w:top w:val="nil"/>
              <w:left w:val="nil"/>
              <w:bottom w:val="nil"/>
              <w:right w:val="nil"/>
            </w:tcBorders>
            <w:shd w:val="clear" w:color="auto" w:fill="auto"/>
            <w:noWrap/>
            <w:vAlign w:val="bottom"/>
            <w:hideMark/>
          </w:tcPr>
          <w:p w14:paraId="017D6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433BF3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6DEBE1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0D3327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w:t>
            </w:r>
          </w:p>
        </w:tc>
        <w:tc>
          <w:tcPr>
            <w:tcW w:w="673" w:type="dxa"/>
            <w:tcBorders>
              <w:top w:val="nil"/>
              <w:left w:val="nil"/>
              <w:bottom w:val="nil"/>
              <w:right w:val="nil"/>
            </w:tcBorders>
            <w:shd w:val="clear" w:color="auto" w:fill="auto"/>
            <w:noWrap/>
            <w:vAlign w:val="bottom"/>
            <w:hideMark/>
          </w:tcPr>
          <w:p w14:paraId="7E830A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42742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711D55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4" w:type="dxa"/>
            <w:tcBorders>
              <w:top w:val="nil"/>
              <w:left w:val="nil"/>
              <w:bottom w:val="nil"/>
              <w:right w:val="nil"/>
            </w:tcBorders>
            <w:shd w:val="clear" w:color="auto" w:fill="auto"/>
            <w:noWrap/>
            <w:vAlign w:val="bottom"/>
            <w:hideMark/>
          </w:tcPr>
          <w:p w14:paraId="0D5D1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r>
      <w:tr w:rsidR="004B0B49" w:rsidRPr="0089132E" w14:paraId="0CFA2675" w14:textId="77777777" w:rsidTr="004B0B49">
        <w:trPr>
          <w:trHeight w:val="300"/>
        </w:trPr>
        <w:tc>
          <w:tcPr>
            <w:tcW w:w="1166" w:type="dxa"/>
            <w:tcBorders>
              <w:top w:val="nil"/>
              <w:left w:val="nil"/>
              <w:bottom w:val="nil"/>
              <w:right w:val="nil"/>
            </w:tcBorders>
            <w:shd w:val="clear" w:color="auto" w:fill="auto"/>
            <w:noWrap/>
            <w:vAlign w:val="bottom"/>
            <w:hideMark/>
          </w:tcPr>
          <w:p w14:paraId="3CDEA9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SR0063</w:t>
            </w:r>
          </w:p>
        </w:tc>
        <w:tc>
          <w:tcPr>
            <w:tcW w:w="1320" w:type="dxa"/>
            <w:tcBorders>
              <w:top w:val="nil"/>
              <w:left w:val="nil"/>
              <w:bottom w:val="nil"/>
              <w:right w:val="nil"/>
            </w:tcBorders>
            <w:shd w:val="clear" w:color="auto" w:fill="auto"/>
            <w:noWrap/>
            <w:vAlign w:val="bottom"/>
            <w:hideMark/>
          </w:tcPr>
          <w:p w14:paraId="451C28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9/3/2009</w:t>
            </w:r>
          </w:p>
        </w:tc>
        <w:tc>
          <w:tcPr>
            <w:tcW w:w="1114" w:type="dxa"/>
            <w:tcBorders>
              <w:top w:val="nil"/>
              <w:left w:val="nil"/>
              <w:bottom w:val="nil"/>
              <w:right w:val="nil"/>
            </w:tcBorders>
            <w:shd w:val="clear" w:color="auto" w:fill="auto"/>
            <w:noWrap/>
            <w:vAlign w:val="bottom"/>
            <w:hideMark/>
          </w:tcPr>
          <w:p w14:paraId="643BFE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C93318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317_0</w:t>
            </w:r>
          </w:p>
        </w:tc>
        <w:tc>
          <w:tcPr>
            <w:tcW w:w="673" w:type="dxa"/>
            <w:tcBorders>
              <w:top w:val="nil"/>
              <w:left w:val="nil"/>
              <w:bottom w:val="nil"/>
              <w:right w:val="nil"/>
            </w:tcBorders>
            <w:shd w:val="clear" w:color="auto" w:fill="auto"/>
            <w:noWrap/>
            <w:vAlign w:val="bottom"/>
            <w:hideMark/>
          </w:tcPr>
          <w:p w14:paraId="65DF19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3ADA67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67B333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79.3</w:t>
            </w:r>
          </w:p>
        </w:tc>
        <w:tc>
          <w:tcPr>
            <w:tcW w:w="673" w:type="dxa"/>
            <w:tcBorders>
              <w:top w:val="nil"/>
              <w:left w:val="nil"/>
              <w:bottom w:val="nil"/>
              <w:right w:val="nil"/>
            </w:tcBorders>
            <w:shd w:val="clear" w:color="auto" w:fill="auto"/>
            <w:noWrap/>
            <w:vAlign w:val="bottom"/>
            <w:hideMark/>
          </w:tcPr>
          <w:p w14:paraId="60D559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73EA2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3" w:type="dxa"/>
            <w:tcBorders>
              <w:top w:val="nil"/>
              <w:left w:val="nil"/>
              <w:bottom w:val="nil"/>
              <w:right w:val="nil"/>
            </w:tcBorders>
            <w:shd w:val="clear" w:color="auto" w:fill="auto"/>
            <w:noWrap/>
            <w:vAlign w:val="bottom"/>
            <w:hideMark/>
          </w:tcPr>
          <w:p w14:paraId="790615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970DF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4" w:type="dxa"/>
            <w:tcBorders>
              <w:top w:val="nil"/>
              <w:left w:val="nil"/>
              <w:bottom w:val="nil"/>
              <w:right w:val="nil"/>
            </w:tcBorders>
            <w:shd w:val="clear" w:color="auto" w:fill="auto"/>
            <w:noWrap/>
            <w:vAlign w:val="bottom"/>
            <w:hideMark/>
          </w:tcPr>
          <w:p w14:paraId="7A4390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r>
      <w:tr w:rsidR="004B0B49" w:rsidRPr="0089132E" w14:paraId="2E341966" w14:textId="77777777" w:rsidTr="004B0B49">
        <w:trPr>
          <w:trHeight w:val="300"/>
        </w:trPr>
        <w:tc>
          <w:tcPr>
            <w:tcW w:w="1166" w:type="dxa"/>
            <w:tcBorders>
              <w:top w:val="nil"/>
              <w:left w:val="nil"/>
              <w:bottom w:val="nil"/>
              <w:right w:val="nil"/>
            </w:tcBorders>
            <w:shd w:val="clear" w:color="auto" w:fill="auto"/>
            <w:noWrap/>
            <w:vAlign w:val="bottom"/>
            <w:hideMark/>
          </w:tcPr>
          <w:p w14:paraId="73A200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SRI2</w:t>
            </w:r>
          </w:p>
        </w:tc>
        <w:tc>
          <w:tcPr>
            <w:tcW w:w="1320" w:type="dxa"/>
            <w:tcBorders>
              <w:top w:val="nil"/>
              <w:left w:val="nil"/>
              <w:bottom w:val="nil"/>
              <w:right w:val="nil"/>
            </w:tcBorders>
            <w:shd w:val="clear" w:color="auto" w:fill="auto"/>
            <w:noWrap/>
            <w:vAlign w:val="bottom"/>
            <w:hideMark/>
          </w:tcPr>
          <w:p w14:paraId="290CC3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9/14/2009</w:t>
            </w:r>
          </w:p>
        </w:tc>
        <w:tc>
          <w:tcPr>
            <w:tcW w:w="1114" w:type="dxa"/>
            <w:tcBorders>
              <w:top w:val="nil"/>
              <w:left w:val="nil"/>
              <w:bottom w:val="nil"/>
              <w:right w:val="nil"/>
            </w:tcBorders>
            <w:shd w:val="clear" w:color="auto" w:fill="auto"/>
            <w:noWrap/>
            <w:vAlign w:val="bottom"/>
            <w:hideMark/>
          </w:tcPr>
          <w:p w14:paraId="69B00F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244AC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318_0</w:t>
            </w:r>
          </w:p>
        </w:tc>
        <w:tc>
          <w:tcPr>
            <w:tcW w:w="673" w:type="dxa"/>
            <w:tcBorders>
              <w:top w:val="nil"/>
              <w:left w:val="nil"/>
              <w:bottom w:val="nil"/>
              <w:right w:val="nil"/>
            </w:tcBorders>
            <w:shd w:val="clear" w:color="auto" w:fill="auto"/>
            <w:noWrap/>
            <w:vAlign w:val="bottom"/>
            <w:hideMark/>
          </w:tcPr>
          <w:p w14:paraId="3FAA51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03F6CA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13.2</w:t>
            </w:r>
          </w:p>
        </w:tc>
        <w:tc>
          <w:tcPr>
            <w:tcW w:w="673" w:type="dxa"/>
            <w:tcBorders>
              <w:top w:val="nil"/>
              <w:left w:val="nil"/>
              <w:bottom w:val="nil"/>
              <w:right w:val="nil"/>
            </w:tcBorders>
            <w:shd w:val="clear" w:color="auto" w:fill="auto"/>
            <w:noWrap/>
            <w:vAlign w:val="bottom"/>
            <w:hideMark/>
          </w:tcPr>
          <w:p w14:paraId="2DB08D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6942E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473F9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w:t>
            </w:r>
          </w:p>
        </w:tc>
        <w:tc>
          <w:tcPr>
            <w:tcW w:w="673" w:type="dxa"/>
            <w:tcBorders>
              <w:top w:val="nil"/>
              <w:left w:val="nil"/>
              <w:bottom w:val="nil"/>
              <w:right w:val="nil"/>
            </w:tcBorders>
            <w:shd w:val="clear" w:color="auto" w:fill="auto"/>
            <w:noWrap/>
            <w:vAlign w:val="bottom"/>
            <w:hideMark/>
          </w:tcPr>
          <w:p w14:paraId="6E4ABD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4442B6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4" w:type="dxa"/>
            <w:tcBorders>
              <w:top w:val="nil"/>
              <w:left w:val="nil"/>
              <w:bottom w:val="nil"/>
              <w:right w:val="nil"/>
            </w:tcBorders>
            <w:shd w:val="clear" w:color="auto" w:fill="auto"/>
            <w:noWrap/>
            <w:vAlign w:val="bottom"/>
            <w:hideMark/>
          </w:tcPr>
          <w:p w14:paraId="4E65B0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r>
      <w:tr w:rsidR="004B0B49" w:rsidRPr="0089132E" w14:paraId="3BD5C0EE" w14:textId="77777777" w:rsidTr="004B0B49">
        <w:trPr>
          <w:trHeight w:val="300"/>
        </w:trPr>
        <w:tc>
          <w:tcPr>
            <w:tcW w:w="1166" w:type="dxa"/>
            <w:tcBorders>
              <w:top w:val="nil"/>
              <w:left w:val="nil"/>
              <w:bottom w:val="nil"/>
              <w:right w:val="nil"/>
            </w:tcBorders>
            <w:shd w:val="clear" w:color="auto" w:fill="auto"/>
            <w:noWrap/>
            <w:vAlign w:val="bottom"/>
            <w:hideMark/>
          </w:tcPr>
          <w:p w14:paraId="1FBF2C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w:t>
            </w:r>
          </w:p>
        </w:tc>
        <w:tc>
          <w:tcPr>
            <w:tcW w:w="1320" w:type="dxa"/>
            <w:tcBorders>
              <w:top w:val="nil"/>
              <w:left w:val="nil"/>
              <w:bottom w:val="nil"/>
              <w:right w:val="nil"/>
            </w:tcBorders>
            <w:shd w:val="clear" w:color="auto" w:fill="auto"/>
            <w:noWrap/>
            <w:vAlign w:val="bottom"/>
            <w:hideMark/>
          </w:tcPr>
          <w:p w14:paraId="0420F1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9/16/2009</w:t>
            </w:r>
          </w:p>
        </w:tc>
        <w:tc>
          <w:tcPr>
            <w:tcW w:w="1114" w:type="dxa"/>
            <w:tcBorders>
              <w:top w:val="nil"/>
              <w:left w:val="nil"/>
              <w:bottom w:val="nil"/>
              <w:right w:val="nil"/>
            </w:tcBorders>
            <w:shd w:val="clear" w:color="auto" w:fill="auto"/>
            <w:noWrap/>
            <w:vAlign w:val="bottom"/>
            <w:hideMark/>
          </w:tcPr>
          <w:p w14:paraId="7ED475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79C3C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320_0</w:t>
            </w:r>
          </w:p>
        </w:tc>
        <w:tc>
          <w:tcPr>
            <w:tcW w:w="673" w:type="dxa"/>
            <w:tcBorders>
              <w:top w:val="nil"/>
              <w:left w:val="nil"/>
              <w:bottom w:val="nil"/>
              <w:right w:val="nil"/>
            </w:tcBorders>
            <w:shd w:val="clear" w:color="auto" w:fill="auto"/>
            <w:noWrap/>
            <w:vAlign w:val="bottom"/>
            <w:hideMark/>
          </w:tcPr>
          <w:p w14:paraId="7FCFE2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652F6B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3" w:type="dxa"/>
            <w:tcBorders>
              <w:top w:val="nil"/>
              <w:left w:val="nil"/>
              <w:bottom w:val="nil"/>
              <w:right w:val="nil"/>
            </w:tcBorders>
            <w:shd w:val="clear" w:color="auto" w:fill="auto"/>
            <w:noWrap/>
            <w:vAlign w:val="bottom"/>
            <w:hideMark/>
          </w:tcPr>
          <w:p w14:paraId="6746CA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1CE7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097300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1BDEEE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526C9E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4" w:type="dxa"/>
            <w:tcBorders>
              <w:top w:val="nil"/>
              <w:left w:val="nil"/>
              <w:bottom w:val="nil"/>
              <w:right w:val="nil"/>
            </w:tcBorders>
            <w:shd w:val="clear" w:color="auto" w:fill="auto"/>
            <w:noWrap/>
            <w:vAlign w:val="bottom"/>
            <w:hideMark/>
          </w:tcPr>
          <w:p w14:paraId="2C185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r>
      <w:tr w:rsidR="004B0B49" w:rsidRPr="0089132E" w14:paraId="587B9E8F" w14:textId="77777777" w:rsidTr="004B0B49">
        <w:trPr>
          <w:trHeight w:val="300"/>
        </w:trPr>
        <w:tc>
          <w:tcPr>
            <w:tcW w:w="1166" w:type="dxa"/>
            <w:tcBorders>
              <w:top w:val="nil"/>
              <w:left w:val="nil"/>
              <w:bottom w:val="nil"/>
              <w:right w:val="nil"/>
            </w:tcBorders>
            <w:shd w:val="clear" w:color="auto" w:fill="auto"/>
            <w:noWrap/>
            <w:vAlign w:val="bottom"/>
            <w:hideMark/>
          </w:tcPr>
          <w:p w14:paraId="125730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WB0325</w:t>
            </w:r>
          </w:p>
        </w:tc>
        <w:tc>
          <w:tcPr>
            <w:tcW w:w="1320" w:type="dxa"/>
            <w:tcBorders>
              <w:top w:val="nil"/>
              <w:left w:val="nil"/>
              <w:bottom w:val="nil"/>
              <w:right w:val="nil"/>
            </w:tcBorders>
            <w:shd w:val="clear" w:color="auto" w:fill="auto"/>
            <w:noWrap/>
            <w:vAlign w:val="bottom"/>
            <w:hideMark/>
          </w:tcPr>
          <w:p w14:paraId="35E492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9/17/2009</w:t>
            </w:r>
          </w:p>
        </w:tc>
        <w:tc>
          <w:tcPr>
            <w:tcW w:w="1114" w:type="dxa"/>
            <w:tcBorders>
              <w:top w:val="nil"/>
              <w:left w:val="nil"/>
              <w:bottom w:val="nil"/>
              <w:right w:val="nil"/>
            </w:tcBorders>
            <w:shd w:val="clear" w:color="auto" w:fill="auto"/>
            <w:noWrap/>
            <w:vAlign w:val="bottom"/>
            <w:hideMark/>
          </w:tcPr>
          <w:p w14:paraId="1CC895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61D12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321_0</w:t>
            </w:r>
          </w:p>
        </w:tc>
        <w:tc>
          <w:tcPr>
            <w:tcW w:w="673" w:type="dxa"/>
            <w:tcBorders>
              <w:top w:val="nil"/>
              <w:left w:val="nil"/>
              <w:bottom w:val="nil"/>
              <w:right w:val="nil"/>
            </w:tcBorders>
            <w:shd w:val="clear" w:color="auto" w:fill="auto"/>
            <w:noWrap/>
            <w:vAlign w:val="bottom"/>
            <w:hideMark/>
          </w:tcPr>
          <w:p w14:paraId="346D6D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64FCF4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3" w:type="dxa"/>
            <w:tcBorders>
              <w:top w:val="nil"/>
              <w:left w:val="nil"/>
              <w:bottom w:val="nil"/>
              <w:right w:val="nil"/>
            </w:tcBorders>
            <w:shd w:val="clear" w:color="auto" w:fill="auto"/>
            <w:noWrap/>
            <w:vAlign w:val="bottom"/>
            <w:hideMark/>
          </w:tcPr>
          <w:p w14:paraId="5733DA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7B5330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3" w:type="dxa"/>
            <w:tcBorders>
              <w:top w:val="nil"/>
              <w:left w:val="nil"/>
              <w:bottom w:val="nil"/>
              <w:right w:val="nil"/>
            </w:tcBorders>
            <w:shd w:val="clear" w:color="auto" w:fill="auto"/>
            <w:noWrap/>
            <w:vAlign w:val="bottom"/>
            <w:hideMark/>
          </w:tcPr>
          <w:p w14:paraId="416F0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5B1923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6E6D90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c>
          <w:tcPr>
            <w:tcW w:w="674" w:type="dxa"/>
            <w:tcBorders>
              <w:top w:val="nil"/>
              <w:left w:val="nil"/>
              <w:bottom w:val="nil"/>
              <w:right w:val="nil"/>
            </w:tcBorders>
            <w:shd w:val="clear" w:color="auto" w:fill="auto"/>
            <w:noWrap/>
            <w:vAlign w:val="bottom"/>
            <w:hideMark/>
          </w:tcPr>
          <w:p w14:paraId="7C5809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r>
      <w:tr w:rsidR="004B0B49" w:rsidRPr="0089132E" w14:paraId="382CB679" w14:textId="77777777" w:rsidTr="004B0B49">
        <w:trPr>
          <w:trHeight w:val="300"/>
        </w:trPr>
        <w:tc>
          <w:tcPr>
            <w:tcW w:w="1166" w:type="dxa"/>
            <w:tcBorders>
              <w:top w:val="nil"/>
              <w:left w:val="nil"/>
              <w:bottom w:val="nil"/>
              <w:right w:val="nil"/>
            </w:tcBorders>
            <w:shd w:val="clear" w:color="auto" w:fill="auto"/>
            <w:noWrap/>
            <w:vAlign w:val="bottom"/>
            <w:hideMark/>
          </w:tcPr>
          <w:p w14:paraId="197EC5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SR0059</w:t>
            </w:r>
          </w:p>
        </w:tc>
        <w:tc>
          <w:tcPr>
            <w:tcW w:w="1320" w:type="dxa"/>
            <w:tcBorders>
              <w:top w:val="nil"/>
              <w:left w:val="nil"/>
              <w:bottom w:val="nil"/>
              <w:right w:val="nil"/>
            </w:tcBorders>
            <w:shd w:val="clear" w:color="auto" w:fill="auto"/>
            <w:noWrap/>
            <w:vAlign w:val="bottom"/>
            <w:hideMark/>
          </w:tcPr>
          <w:p w14:paraId="2F7006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9/21/2009</w:t>
            </w:r>
          </w:p>
        </w:tc>
        <w:tc>
          <w:tcPr>
            <w:tcW w:w="1114" w:type="dxa"/>
            <w:tcBorders>
              <w:top w:val="nil"/>
              <w:left w:val="nil"/>
              <w:bottom w:val="nil"/>
              <w:right w:val="nil"/>
            </w:tcBorders>
            <w:shd w:val="clear" w:color="auto" w:fill="auto"/>
            <w:noWrap/>
            <w:vAlign w:val="bottom"/>
            <w:hideMark/>
          </w:tcPr>
          <w:p w14:paraId="77C6AB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BB611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322_0</w:t>
            </w:r>
          </w:p>
        </w:tc>
        <w:tc>
          <w:tcPr>
            <w:tcW w:w="673" w:type="dxa"/>
            <w:tcBorders>
              <w:top w:val="nil"/>
              <w:left w:val="nil"/>
              <w:bottom w:val="nil"/>
              <w:right w:val="nil"/>
            </w:tcBorders>
            <w:shd w:val="clear" w:color="auto" w:fill="auto"/>
            <w:noWrap/>
            <w:vAlign w:val="bottom"/>
            <w:hideMark/>
          </w:tcPr>
          <w:p w14:paraId="32B7FE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579C0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14.9</w:t>
            </w:r>
          </w:p>
        </w:tc>
        <w:tc>
          <w:tcPr>
            <w:tcW w:w="673" w:type="dxa"/>
            <w:tcBorders>
              <w:top w:val="nil"/>
              <w:left w:val="nil"/>
              <w:bottom w:val="nil"/>
              <w:right w:val="nil"/>
            </w:tcBorders>
            <w:shd w:val="clear" w:color="auto" w:fill="auto"/>
            <w:noWrap/>
            <w:vAlign w:val="bottom"/>
            <w:hideMark/>
          </w:tcPr>
          <w:p w14:paraId="18ABA5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0C0732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w:t>
            </w:r>
          </w:p>
        </w:tc>
        <w:tc>
          <w:tcPr>
            <w:tcW w:w="673" w:type="dxa"/>
            <w:tcBorders>
              <w:top w:val="nil"/>
              <w:left w:val="nil"/>
              <w:bottom w:val="nil"/>
              <w:right w:val="nil"/>
            </w:tcBorders>
            <w:shd w:val="clear" w:color="auto" w:fill="auto"/>
            <w:noWrap/>
            <w:vAlign w:val="bottom"/>
            <w:hideMark/>
          </w:tcPr>
          <w:p w14:paraId="0B39A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3D2BA5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4E7160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4" w:type="dxa"/>
            <w:tcBorders>
              <w:top w:val="nil"/>
              <w:left w:val="nil"/>
              <w:bottom w:val="nil"/>
              <w:right w:val="nil"/>
            </w:tcBorders>
            <w:shd w:val="clear" w:color="auto" w:fill="auto"/>
            <w:noWrap/>
            <w:vAlign w:val="bottom"/>
            <w:hideMark/>
          </w:tcPr>
          <w:p w14:paraId="6EA12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2C16C389" w14:textId="77777777" w:rsidTr="004B0B49">
        <w:trPr>
          <w:trHeight w:val="300"/>
        </w:trPr>
        <w:tc>
          <w:tcPr>
            <w:tcW w:w="1166" w:type="dxa"/>
            <w:tcBorders>
              <w:top w:val="nil"/>
              <w:left w:val="nil"/>
              <w:bottom w:val="nil"/>
              <w:right w:val="nil"/>
            </w:tcBorders>
            <w:shd w:val="clear" w:color="auto" w:fill="auto"/>
            <w:noWrap/>
            <w:vAlign w:val="bottom"/>
            <w:hideMark/>
          </w:tcPr>
          <w:p w14:paraId="266124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SR0064</w:t>
            </w:r>
          </w:p>
        </w:tc>
        <w:tc>
          <w:tcPr>
            <w:tcW w:w="1320" w:type="dxa"/>
            <w:tcBorders>
              <w:top w:val="nil"/>
              <w:left w:val="nil"/>
              <w:bottom w:val="nil"/>
              <w:right w:val="nil"/>
            </w:tcBorders>
            <w:shd w:val="clear" w:color="auto" w:fill="auto"/>
            <w:noWrap/>
            <w:vAlign w:val="bottom"/>
            <w:hideMark/>
          </w:tcPr>
          <w:p w14:paraId="77C56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9/28/2009</w:t>
            </w:r>
          </w:p>
        </w:tc>
        <w:tc>
          <w:tcPr>
            <w:tcW w:w="1114" w:type="dxa"/>
            <w:tcBorders>
              <w:top w:val="nil"/>
              <w:left w:val="nil"/>
              <w:bottom w:val="nil"/>
              <w:right w:val="nil"/>
            </w:tcBorders>
            <w:shd w:val="clear" w:color="auto" w:fill="auto"/>
            <w:noWrap/>
            <w:vAlign w:val="bottom"/>
            <w:hideMark/>
          </w:tcPr>
          <w:p w14:paraId="6AECFA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4B39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323_0</w:t>
            </w:r>
          </w:p>
        </w:tc>
        <w:tc>
          <w:tcPr>
            <w:tcW w:w="673" w:type="dxa"/>
            <w:tcBorders>
              <w:top w:val="nil"/>
              <w:left w:val="nil"/>
              <w:bottom w:val="nil"/>
              <w:right w:val="nil"/>
            </w:tcBorders>
            <w:shd w:val="clear" w:color="auto" w:fill="auto"/>
            <w:noWrap/>
            <w:vAlign w:val="bottom"/>
            <w:hideMark/>
          </w:tcPr>
          <w:p w14:paraId="00F777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30A993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747F1D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c>
          <w:tcPr>
            <w:tcW w:w="673" w:type="dxa"/>
            <w:tcBorders>
              <w:top w:val="nil"/>
              <w:left w:val="nil"/>
              <w:bottom w:val="nil"/>
              <w:right w:val="nil"/>
            </w:tcBorders>
            <w:shd w:val="clear" w:color="auto" w:fill="auto"/>
            <w:noWrap/>
            <w:vAlign w:val="bottom"/>
            <w:hideMark/>
          </w:tcPr>
          <w:p w14:paraId="4B9BB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2FCDB7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01F50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F7F4D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4" w:type="dxa"/>
            <w:tcBorders>
              <w:top w:val="nil"/>
              <w:left w:val="nil"/>
              <w:bottom w:val="nil"/>
              <w:right w:val="nil"/>
            </w:tcBorders>
            <w:shd w:val="clear" w:color="auto" w:fill="auto"/>
            <w:noWrap/>
            <w:vAlign w:val="bottom"/>
            <w:hideMark/>
          </w:tcPr>
          <w:p w14:paraId="41CE8D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r>
      <w:tr w:rsidR="004B0B49" w:rsidRPr="0089132E" w14:paraId="6F58CBB4" w14:textId="77777777" w:rsidTr="004B0B49">
        <w:trPr>
          <w:trHeight w:val="300"/>
        </w:trPr>
        <w:tc>
          <w:tcPr>
            <w:tcW w:w="1166" w:type="dxa"/>
            <w:tcBorders>
              <w:top w:val="nil"/>
              <w:left w:val="nil"/>
              <w:bottom w:val="nil"/>
              <w:right w:val="nil"/>
            </w:tcBorders>
            <w:shd w:val="clear" w:color="auto" w:fill="auto"/>
            <w:noWrap/>
            <w:vAlign w:val="bottom"/>
            <w:hideMark/>
          </w:tcPr>
          <w:p w14:paraId="005831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SR0065</w:t>
            </w:r>
          </w:p>
        </w:tc>
        <w:tc>
          <w:tcPr>
            <w:tcW w:w="1320" w:type="dxa"/>
            <w:tcBorders>
              <w:top w:val="nil"/>
              <w:left w:val="nil"/>
              <w:bottom w:val="nil"/>
              <w:right w:val="nil"/>
            </w:tcBorders>
            <w:shd w:val="clear" w:color="auto" w:fill="auto"/>
            <w:noWrap/>
            <w:vAlign w:val="bottom"/>
            <w:hideMark/>
          </w:tcPr>
          <w:p w14:paraId="526C96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9/29/2009</w:t>
            </w:r>
          </w:p>
        </w:tc>
        <w:tc>
          <w:tcPr>
            <w:tcW w:w="1114" w:type="dxa"/>
            <w:tcBorders>
              <w:top w:val="nil"/>
              <w:left w:val="nil"/>
              <w:bottom w:val="nil"/>
              <w:right w:val="nil"/>
            </w:tcBorders>
            <w:shd w:val="clear" w:color="auto" w:fill="auto"/>
            <w:noWrap/>
            <w:vAlign w:val="bottom"/>
            <w:hideMark/>
          </w:tcPr>
          <w:p w14:paraId="2AE075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1631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324_0</w:t>
            </w:r>
          </w:p>
        </w:tc>
        <w:tc>
          <w:tcPr>
            <w:tcW w:w="673" w:type="dxa"/>
            <w:tcBorders>
              <w:top w:val="nil"/>
              <w:left w:val="nil"/>
              <w:bottom w:val="nil"/>
              <w:right w:val="nil"/>
            </w:tcBorders>
            <w:shd w:val="clear" w:color="auto" w:fill="auto"/>
            <w:noWrap/>
            <w:vAlign w:val="bottom"/>
            <w:hideMark/>
          </w:tcPr>
          <w:p w14:paraId="6E786D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1D1941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6CEF75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90.3</w:t>
            </w:r>
          </w:p>
        </w:tc>
        <w:tc>
          <w:tcPr>
            <w:tcW w:w="673" w:type="dxa"/>
            <w:tcBorders>
              <w:top w:val="nil"/>
              <w:left w:val="nil"/>
              <w:bottom w:val="nil"/>
              <w:right w:val="nil"/>
            </w:tcBorders>
            <w:shd w:val="clear" w:color="auto" w:fill="auto"/>
            <w:noWrap/>
            <w:vAlign w:val="bottom"/>
            <w:hideMark/>
          </w:tcPr>
          <w:p w14:paraId="39768C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13FE1B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167FAE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3B49B35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572C7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70.5</w:t>
            </w:r>
          </w:p>
        </w:tc>
      </w:tr>
      <w:tr w:rsidR="004B0B49" w:rsidRPr="0089132E" w14:paraId="67EDC347" w14:textId="77777777" w:rsidTr="004B0B49">
        <w:trPr>
          <w:trHeight w:val="300"/>
        </w:trPr>
        <w:tc>
          <w:tcPr>
            <w:tcW w:w="1166" w:type="dxa"/>
            <w:tcBorders>
              <w:top w:val="nil"/>
              <w:left w:val="nil"/>
              <w:bottom w:val="nil"/>
              <w:right w:val="nil"/>
            </w:tcBorders>
            <w:shd w:val="clear" w:color="auto" w:fill="auto"/>
            <w:noWrap/>
            <w:vAlign w:val="bottom"/>
            <w:hideMark/>
          </w:tcPr>
          <w:p w14:paraId="3C8B99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SR0066</w:t>
            </w:r>
          </w:p>
        </w:tc>
        <w:tc>
          <w:tcPr>
            <w:tcW w:w="1320" w:type="dxa"/>
            <w:tcBorders>
              <w:top w:val="nil"/>
              <w:left w:val="nil"/>
              <w:bottom w:val="nil"/>
              <w:right w:val="nil"/>
            </w:tcBorders>
            <w:shd w:val="clear" w:color="auto" w:fill="auto"/>
            <w:noWrap/>
            <w:vAlign w:val="bottom"/>
            <w:hideMark/>
          </w:tcPr>
          <w:p w14:paraId="529DC5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9/30/2009</w:t>
            </w:r>
          </w:p>
        </w:tc>
        <w:tc>
          <w:tcPr>
            <w:tcW w:w="1114" w:type="dxa"/>
            <w:tcBorders>
              <w:top w:val="nil"/>
              <w:left w:val="nil"/>
              <w:bottom w:val="nil"/>
              <w:right w:val="nil"/>
            </w:tcBorders>
            <w:shd w:val="clear" w:color="auto" w:fill="auto"/>
            <w:noWrap/>
            <w:vAlign w:val="bottom"/>
            <w:hideMark/>
          </w:tcPr>
          <w:p w14:paraId="09BF46A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A07476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325_0</w:t>
            </w:r>
          </w:p>
        </w:tc>
        <w:tc>
          <w:tcPr>
            <w:tcW w:w="673" w:type="dxa"/>
            <w:tcBorders>
              <w:top w:val="nil"/>
              <w:left w:val="nil"/>
              <w:bottom w:val="nil"/>
              <w:right w:val="nil"/>
            </w:tcBorders>
            <w:shd w:val="clear" w:color="auto" w:fill="auto"/>
            <w:noWrap/>
            <w:vAlign w:val="bottom"/>
            <w:hideMark/>
          </w:tcPr>
          <w:p w14:paraId="544BB5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777643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0F1115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1D7B74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243C12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2F96A7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1B14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4" w:type="dxa"/>
            <w:tcBorders>
              <w:top w:val="nil"/>
              <w:left w:val="nil"/>
              <w:bottom w:val="nil"/>
              <w:right w:val="nil"/>
            </w:tcBorders>
            <w:shd w:val="clear" w:color="auto" w:fill="auto"/>
            <w:noWrap/>
            <w:vAlign w:val="bottom"/>
            <w:hideMark/>
          </w:tcPr>
          <w:p w14:paraId="4A317F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r>
      <w:tr w:rsidR="004B0B49" w:rsidRPr="0089132E" w14:paraId="125ECDF6" w14:textId="77777777" w:rsidTr="004B0B49">
        <w:trPr>
          <w:trHeight w:val="300"/>
        </w:trPr>
        <w:tc>
          <w:tcPr>
            <w:tcW w:w="1166" w:type="dxa"/>
            <w:tcBorders>
              <w:top w:val="nil"/>
              <w:left w:val="nil"/>
              <w:bottom w:val="nil"/>
              <w:right w:val="nil"/>
            </w:tcBorders>
            <w:shd w:val="clear" w:color="auto" w:fill="auto"/>
            <w:noWrap/>
            <w:vAlign w:val="bottom"/>
            <w:hideMark/>
          </w:tcPr>
          <w:p w14:paraId="276962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WB3</w:t>
            </w:r>
          </w:p>
        </w:tc>
        <w:tc>
          <w:tcPr>
            <w:tcW w:w="1320" w:type="dxa"/>
            <w:tcBorders>
              <w:top w:val="nil"/>
              <w:left w:val="nil"/>
              <w:bottom w:val="nil"/>
              <w:right w:val="nil"/>
            </w:tcBorders>
            <w:shd w:val="clear" w:color="auto" w:fill="auto"/>
            <w:noWrap/>
            <w:vAlign w:val="bottom"/>
            <w:hideMark/>
          </w:tcPr>
          <w:p w14:paraId="1102C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10/15/2009</w:t>
            </w:r>
          </w:p>
        </w:tc>
        <w:tc>
          <w:tcPr>
            <w:tcW w:w="1114" w:type="dxa"/>
            <w:tcBorders>
              <w:top w:val="nil"/>
              <w:left w:val="nil"/>
              <w:bottom w:val="nil"/>
              <w:right w:val="nil"/>
            </w:tcBorders>
            <w:shd w:val="clear" w:color="auto" w:fill="auto"/>
            <w:noWrap/>
            <w:vAlign w:val="bottom"/>
            <w:hideMark/>
          </w:tcPr>
          <w:p w14:paraId="322431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183F9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326_0</w:t>
            </w:r>
          </w:p>
        </w:tc>
        <w:tc>
          <w:tcPr>
            <w:tcW w:w="673" w:type="dxa"/>
            <w:tcBorders>
              <w:top w:val="nil"/>
              <w:left w:val="nil"/>
              <w:bottom w:val="nil"/>
              <w:right w:val="nil"/>
            </w:tcBorders>
            <w:shd w:val="clear" w:color="auto" w:fill="auto"/>
            <w:noWrap/>
            <w:vAlign w:val="bottom"/>
            <w:hideMark/>
          </w:tcPr>
          <w:p w14:paraId="2EFF6D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1807EF3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37089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c>
          <w:tcPr>
            <w:tcW w:w="673" w:type="dxa"/>
            <w:tcBorders>
              <w:top w:val="nil"/>
              <w:left w:val="nil"/>
              <w:bottom w:val="nil"/>
              <w:right w:val="nil"/>
            </w:tcBorders>
            <w:shd w:val="clear" w:color="auto" w:fill="auto"/>
            <w:noWrap/>
            <w:vAlign w:val="bottom"/>
            <w:hideMark/>
          </w:tcPr>
          <w:p w14:paraId="0F547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35F63BE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649A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2878D6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4" w:type="dxa"/>
            <w:tcBorders>
              <w:top w:val="nil"/>
              <w:left w:val="nil"/>
              <w:bottom w:val="nil"/>
              <w:right w:val="nil"/>
            </w:tcBorders>
            <w:shd w:val="clear" w:color="auto" w:fill="auto"/>
            <w:noWrap/>
            <w:vAlign w:val="bottom"/>
            <w:hideMark/>
          </w:tcPr>
          <w:p w14:paraId="3EC7C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r>
      <w:tr w:rsidR="004B0B49" w:rsidRPr="0089132E" w14:paraId="552FAC75" w14:textId="77777777" w:rsidTr="004B0B49">
        <w:trPr>
          <w:trHeight w:val="300"/>
        </w:trPr>
        <w:tc>
          <w:tcPr>
            <w:tcW w:w="1166" w:type="dxa"/>
            <w:tcBorders>
              <w:top w:val="nil"/>
              <w:left w:val="nil"/>
              <w:bottom w:val="nil"/>
              <w:right w:val="nil"/>
            </w:tcBorders>
            <w:shd w:val="clear" w:color="auto" w:fill="auto"/>
            <w:noWrap/>
            <w:vAlign w:val="bottom"/>
            <w:hideMark/>
          </w:tcPr>
          <w:p w14:paraId="5A101E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WB0328</w:t>
            </w:r>
          </w:p>
        </w:tc>
        <w:tc>
          <w:tcPr>
            <w:tcW w:w="1320" w:type="dxa"/>
            <w:tcBorders>
              <w:top w:val="nil"/>
              <w:left w:val="nil"/>
              <w:bottom w:val="nil"/>
              <w:right w:val="nil"/>
            </w:tcBorders>
            <w:shd w:val="clear" w:color="auto" w:fill="auto"/>
            <w:noWrap/>
            <w:vAlign w:val="bottom"/>
            <w:hideMark/>
          </w:tcPr>
          <w:p w14:paraId="3772B1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8/17/2009</w:t>
            </w:r>
          </w:p>
        </w:tc>
        <w:tc>
          <w:tcPr>
            <w:tcW w:w="1114" w:type="dxa"/>
            <w:tcBorders>
              <w:top w:val="nil"/>
              <w:left w:val="nil"/>
              <w:bottom w:val="nil"/>
              <w:right w:val="nil"/>
            </w:tcBorders>
            <w:shd w:val="clear" w:color="auto" w:fill="auto"/>
            <w:noWrap/>
            <w:vAlign w:val="bottom"/>
            <w:hideMark/>
          </w:tcPr>
          <w:p w14:paraId="4609532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C8F4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327_0</w:t>
            </w:r>
          </w:p>
        </w:tc>
        <w:tc>
          <w:tcPr>
            <w:tcW w:w="673" w:type="dxa"/>
            <w:tcBorders>
              <w:top w:val="nil"/>
              <w:left w:val="nil"/>
              <w:bottom w:val="nil"/>
              <w:right w:val="nil"/>
            </w:tcBorders>
            <w:shd w:val="clear" w:color="auto" w:fill="auto"/>
            <w:noWrap/>
            <w:vAlign w:val="bottom"/>
            <w:hideMark/>
          </w:tcPr>
          <w:p w14:paraId="2E6B49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28.1</w:t>
            </w:r>
          </w:p>
        </w:tc>
        <w:tc>
          <w:tcPr>
            <w:tcW w:w="673" w:type="dxa"/>
            <w:tcBorders>
              <w:top w:val="nil"/>
              <w:left w:val="nil"/>
              <w:bottom w:val="nil"/>
              <w:right w:val="nil"/>
            </w:tcBorders>
            <w:shd w:val="clear" w:color="auto" w:fill="auto"/>
            <w:noWrap/>
            <w:vAlign w:val="bottom"/>
            <w:hideMark/>
          </w:tcPr>
          <w:p w14:paraId="64E61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w:t>
            </w:r>
          </w:p>
        </w:tc>
        <w:tc>
          <w:tcPr>
            <w:tcW w:w="673" w:type="dxa"/>
            <w:tcBorders>
              <w:top w:val="nil"/>
              <w:left w:val="nil"/>
              <w:bottom w:val="nil"/>
              <w:right w:val="nil"/>
            </w:tcBorders>
            <w:shd w:val="clear" w:color="auto" w:fill="auto"/>
            <w:noWrap/>
            <w:vAlign w:val="bottom"/>
            <w:hideMark/>
          </w:tcPr>
          <w:p w14:paraId="6A0F69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6C40BF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0B0BDB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3" w:type="dxa"/>
            <w:tcBorders>
              <w:top w:val="nil"/>
              <w:left w:val="nil"/>
              <w:bottom w:val="nil"/>
              <w:right w:val="nil"/>
            </w:tcBorders>
            <w:shd w:val="clear" w:color="auto" w:fill="auto"/>
            <w:noWrap/>
            <w:vAlign w:val="bottom"/>
            <w:hideMark/>
          </w:tcPr>
          <w:p w14:paraId="60E7A2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15EAB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4" w:type="dxa"/>
            <w:tcBorders>
              <w:top w:val="nil"/>
              <w:left w:val="nil"/>
              <w:bottom w:val="nil"/>
              <w:right w:val="nil"/>
            </w:tcBorders>
            <w:shd w:val="clear" w:color="auto" w:fill="auto"/>
            <w:noWrap/>
            <w:vAlign w:val="bottom"/>
            <w:hideMark/>
          </w:tcPr>
          <w:p w14:paraId="17D804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r>
      <w:tr w:rsidR="004B0B49" w:rsidRPr="0089132E" w14:paraId="42510FBB" w14:textId="77777777" w:rsidTr="004B0B49">
        <w:trPr>
          <w:trHeight w:val="300"/>
        </w:trPr>
        <w:tc>
          <w:tcPr>
            <w:tcW w:w="1166" w:type="dxa"/>
            <w:tcBorders>
              <w:top w:val="nil"/>
              <w:left w:val="nil"/>
              <w:bottom w:val="nil"/>
              <w:right w:val="nil"/>
            </w:tcBorders>
            <w:shd w:val="clear" w:color="auto" w:fill="auto"/>
            <w:noWrap/>
            <w:vAlign w:val="bottom"/>
            <w:hideMark/>
          </w:tcPr>
          <w:p w14:paraId="20F7E7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618997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8/17/2009</w:t>
            </w:r>
          </w:p>
        </w:tc>
        <w:tc>
          <w:tcPr>
            <w:tcW w:w="1114" w:type="dxa"/>
            <w:tcBorders>
              <w:top w:val="nil"/>
              <w:left w:val="nil"/>
              <w:bottom w:val="nil"/>
              <w:right w:val="nil"/>
            </w:tcBorders>
            <w:shd w:val="clear" w:color="auto" w:fill="auto"/>
            <w:noWrap/>
            <w:vAlign w:val="bottom"/>
            <w:hideMark/>
          </w:tcPr>
          <w:p w14:paraId="767609F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696D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328_0</w:t>
            </w:r>
          </w:p>
        </w:tc>
        <w:tc>
          <w:tcPr>
            <w:tcW w:w="673" w:type="dxa"/>
            <w:tcBorders>
              <w:top w:val="nil"/>
              <w:left w:val="nil"/>
              <w:bottom w:val="nil"/>
              <w:right w:val="nil"/>
            </w:tcBorders>
            <w:shd w:val="clear" w:color="auto" w:fill="auto"/>
            <w:noWrap/>
            <w:vAlign w:val="bottom"/>
            <w:hideMark/>
          </w:tcPr>
          <w:p w14:paraId="4C91EB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3" w:type="dxa"/>
            <w:tcBorders>
              <w:top w:val="nil"/>
              <w:left w:val="nil"/>
              <w:bottom w:val="nil"/>
              <w:right w:val="nil"/>
            </w:tcBorders>
            <w:shd w:val="clear" w:color="auto" w:fill="auto"/>
            <w:noWrap/>
            <w:vAlign w:val="bottom"/>
            <w:hideMark/>
          </w:tcPr>
          <w:p w14:paraId="150EE0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3" w:type="dxa"/>
            <w:tcBorders>
              <w:top w:val="nil"/>
              <w:left w:val="nil"/>
              <w:bottom w:val="nil"/>
              <w:right w:val="nil"/>
            </w:tcBorders>
            <w:shd w:val="clear" w:color="auto" w:fill="auto"/>
            <w:noWrap/>
            <w:vAlign w:val="bottom"/>
            <w:hideMark/>
          </w:tcPr>
          <w:p w14:paraId="76C752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3" w:type="dxa"/>
            <w:tcBorders>
              <w:top w:val="nil"/>
              <w:left w:val="nil"/>
              <w:bottom w:val="nil"/>
              <w:right w:val="nil"/>
            </w:tcBorders>
            <w:shd w:val="clear" w:color="auto" w:fill="auto"/>
            <w:noWrap/>
            <w:vAlign w:val="bottom"/>
            <w:hideMark/>
          </w:tcPr>
          <w:p w14:paraId="57B908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7092BF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48D862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304785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4" w:type="dxa"/>
            <w:tcBorders>
              <w:top w:val="nil"/>
              <w:left w:val="nil"/>
              <w:bottom w:val="nil"/>
              <w:right w:val="nil"/>
            </w:tcBorders>
            <w:shd w:val="clear" w:color="auto" w:fill="auto"/>
            <w:noWrap/>
            <w:vAlign w:val="bottom"/>
            <w:hideMark/>
          </w:tcPr>
          <w:p w14:paraId="42E766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r>
      <w:tr w:rsidR="004B0B49" w:rsidRPr="0089132E" w14:paraId="5FE5544A" w14:textId="77777777" w:rsidTr="004B0B49">
        <w:trPr>
          <w:trHeight w:val="300"/>
        </w:trPr>
        <w:tc>
          <w:tcPr>
            <w:tcW w:w="1166" w:type="dxa"/>
            <w:tcBorders>
              <w:top w:val="nil"/>
              <w:left w:val="nil"/>
              <w:bottom w:val="nil"/>
              <w:right w:val="nil"/>
            </w:tcBorders>
            <w:shd w:val="clear" w:color="auto" w:fill="auto"/>
            <w:noWrap/>
            <w:vAlign w:val="bottom"/>
            <w:hideMark/>
          </w:tcPr>
          <w:p w14:paraId="3AD552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WB0303</w:t>
            </w:r>
          </w:p>
        </w:tc>
        <w:tc>
          <w:tcPr>
            <w:tcW w:w="1320" w:type="dxa"/>
            <w:tcBorders>
              <w:top w:val="nil"/>
              <w:left w:val="nil"/>
              <w:bottom w:val="nil"/>
              <w:right w:val="nil"/>
            </w:tcBorders>
            <w:shd w:val="clear" w:color="auto" w:fill="auto"/>
            <w:noWrap/>
            <w:vAlign w:val="bottom"/>
            <w:hideMark/>
          </w:tcPr>
          <w:p w14:paraId="24C128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213BD31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1E58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329_0</w:t>
            </w:r>
          </w:p>
        </w:tc>
        <w:tc>
          <w:tcPr>
            <w:tcW w:w="673" w:type="dxa"/>
            <w:tcBorders>
              <w:top w:val="nil"/>
              <w:left w:val="nil"/>
              <w:bottom w:val="nil"/>
              <w:right w:val="nil"/>
            </w:tcBorders>
            <w:shd w:val="clear" w:color="auto" w:fill="auto"/>
            <w:noWrap/>
            <w:vAlign w:val="bottom"/>
            <w:hideMark/>
          </w:tcPr>
          <w:p w14:paraId="1A24A8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0B6B29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2935BC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0D8D5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02569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4F6CB8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8DCC1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4" w:type="dxa"/>
            <w:tcBorders>
              <w:top w:val="nil"/>
              <w:left w:val="nil"/>
              <w:bottom w:val="nil"/>
              <w:right w:val="nil"/>
            </w:tcBorders>
            <w:shd w:val="clear" w:color="auto" w:fill="auto"/>
            <w:noWrap/>
            <w:vAlign w:val="bottom"/>
            <w:hideMark/>
          </w:tcPr>
          <w:p w14:paraId="67E539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83B292E" w14:textId="77777777" w:rsidTr="004B0B49">
        <w:trPr>
          <w:trHeight w:val="300"/>
        </w:trPr>
        <w:tc>
          <w:tcPr>
            <w:tcW w:w="1166" w:type="dxa"/>
            <w:tcBorders>
              <w:top w:val="nil"/>
              <w:left w:val="nil"/>
              <w:bottom w:val="nil"/>
              <w:right w:val="nil"/>
            </w:tcBorders>
            <w:shd w:val="clear" w:color="auto" w:fill="auto"/>
            <w:noWrap/>
            <w:vAlign w:val="bottom"/>
            <w:hideMark/>
          </w:tcPr>
          <w:p w14:paraId="7BDF77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46E6CA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1F0199D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B76A1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330_0</w:t>
            </w:r>
          </w:p>
        </w:tc>
        <w:tc>
          <w:tcPr>
            <w:tcW w:w="673" w:type="dxa"/>
            <w:tcBorders>
              <w:top w:val="nil"/>
              <w:left w:val="nil"/>
              <w:bottom w:val="nil"/>
              <w:right w:val="nil"/>
            </w:tcBorders>
            <w:shd w:val="clear" w:color="auto" w:fill="auto"/>
            <w:noWrap/>
            <w:vAlign w:val="bottom"/>
            <w:hideMark/>
          </w:tcPr>
          <w:p w14:paraId="311987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3B5F4A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3" w:type="dxa"/>
            <w:tcBorders>
              <w:top w:val="nil"/>
              <w:left w:val="nil"/>
              <w:bottom w:val="nil"/>
              <w:right w:val="nil"/>
            </w:tcBorders>
            <w:shd w:val="clear" w:color="auto" w:fill="auto"/>
            <w:noWrap/>
            <w:vAlign w:val="bottom"/>
            <w:hideMark/>
          </w:tcPr>
          <w:p w14:paraId="51BCDA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5160B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49B4D8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39E89A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B8272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4" w:type="dxa"/>
            <w:tcBorders>
              <w:top w:val="nil"/>
              <w:left w:val="nil"/>
              <w:bottom w:val="nil"/>
              <w:right w:val="nil"/>
            </w:tcBorders>
            <w:shd w:val="clear" w:color="auto" w:fill="auto"/>
            <w:noWrap/>
            <w:vAlign w:val="bottom"/>
            <w:hideMark/>
          </w:tcPr>
          <w:p w14:paraId="467742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w:t>
            </w:r>
          </w:p>
        </w:tc>
      </w:tr>
      <w:tr w:rsidR="004B0B49" w:rsidRPr="0089132E" w14:paraId="4727E35B" w14:textId="77777777" w:rsidTr="004B0B49">
        <w:trPr>
          <w:trHeight w:val="300"/>
        </w:trPr>
        <w:tc>
          <w:tcPr>
            <w:tcW w:w="1166" w:type="dxa"/>
            <w:tcBorders>
              <w:top w:val="nil"/>
              <w:left w:val="nil"/>
              <w:bottom w:val="nil"/>
              <w:right w:val="nil"/>
            </w:tcBorders>
            <w:shd w:val="clear" w:color="auto" w:fill="auto"/>
            <w:noWrap/>
            <w:vAlign w:val="bottom"/>
            <w:hideMark/>
          </w:tcPr>
          <w:p w14:paraId="40A7B9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WB0309</w:t>
            </w:r>
          </w:p>
        </w:tc>
        <w:tc>
          <w:tcPr>
            <w:tcW w:w="1320" w:type="dxa"/>
            <w:tcBorders>
              <w:top w:val="nil"/>
              <w:left w:val="nil"/>
              <w:bottom w:val="nil"/>
              <w:right w:val="nil"/>
            </w:tcBorders>
            <w:shd w:val="clear" w:color="auto" w:fill="auto"/>
            <w:noWrap/>
            <w:vAlign w:val="bottom"/>
            <w:hideMark/>
          </w:tcPr>
          <w:p w14:paraId="7D8A23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378A155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76101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331_0</w:t>
            </w:r>
          </w:p>
        </w:tc>
        <w:tc>
          <w:tcPr>
            <w:tcW w:w="673" w:type="dxa"/>
            <w:tcBorders>
              <w:top w:val="nil"/>
              <w:left w:val="nil"/>
              <w:bottom w:val="nil"/>
              <w:right w:val="nil"/>
            </w:tcBorders>
            <w:shd w:val="clear" w:color="auto" w:fill="auto"/>
            <w:noWrap/>
            <w:vAlign w:val="bottom"/>
            <w:hideMark/>
          </w:tcPr>
          <w:p w14:paraId="6F76BD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3" w:type="dxa"/>
            <w:tcBorders>
              <w:top w:val="nil"/>
              <w:left w:val="nil"/>
              <w:bottom w:val="nil"/>
              <w:right w:val="nil"/>
            </w:tcBorders>
            <w:shd w:val="clear" w:color="auto" w:fill="auto"/>
            <w:noWrap/>
            <w:vAlign w:val="bottom"/>
            <w:hideMark/>
          </w:tcPr>
          <w:p w14:paraId="395703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5A3EFE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12.2</w:t>
            </w:r>
          </w:p>
        </w:tc>
        <w:tc>
          <w:tcPr>
            <w:tcW w:w="673" w:type="dxa"/>
            <w:tcBorders>
              <w:top w:val="nil"/>
              <w:left w:val="nil"/>
              <w:bottom w:val="nil"/>
              <w:right w:val="nil"/>
            </w:tcBorders>
            <w:shd w:val="clear" w:color="auto" w:fill="auto"/>
            <w:noWrap/>
            <w:vAlign w:val="bottom"/>
            <w:hideMark/>
          </w:tcPr>
          <w:p w14:paraId="3DBC3F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c>
          <w:tcPr>
            <w:tcW w:w="673" w:type="dxa"/>
            <w:tcBorders>
              <w:top w:val="nil"/>
              <w:left w:val="nil"/>
              <w:bottom w:val="nil"/>
              <w:right w:val="nil"/>
            </w:tcBorders>
            <w:shd w:val="clear" w:color="auto" w:fill="auto"/>
            <w:noWrap/>
            <w:vAlign w:val="bottom"/>
            <w:hideMark/>
          </w:tcPr>
          <w:p w14:paraId="79CFD0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3478D8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B289F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00689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AE054B9" w14:textId="77777777" w:rsidTr="004B0B49">
        <w:trPr>
          <w:trHeight w:val="300"/>
        </w:trPr>
        <w:tc>
          <w:tcPr>
            <w:tcW w:w="1166" w:type="dxa"/>
            <w:tcBorders>
              <w:top w:val="nil"/>
              <w:left w:val="nil"/>
              <w:bottom w:val="nil"/>
              <w:right w:val="nil"/>
            </w:tcBorders>
            <w:shd w:val="clear" w:color="auto" w:fill="auto"/>
            <w:noWrap/>
            <w:vAlign w:val="bottom"/>
            <w:hideMark/>
          </w:tcPr>
          <w:p w14:paraId="6049FE2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11A86C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8/18/2009</w:t>
            </w:r>
          </w:p>
        </w:tc>
        <w:tc>
          <w:tcPr>
            <w:tcW w:w="1114" w:type="dxa"/>
            <w:tcBorders>
              <w:top w:val="nil"/>
              <w:left w:val="nil"/>
              <w:bottom w:val="nil"/>
              <w:right w:val="nil"/>
            </w:tcBorders>
            <w:shd w:val="clear" w:color="auto" w:fill="auto"/>
            <w:noWrap/>
            <w:vAlign w:val="bottom"/>
            <w:hideMark/>
          </w:tcPr>
          <w:p w14:paraId="05666C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6305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332_0</w:t>
            </w:r>
          </w:p>
        </w:tc>
        <w:tc>
          <w:tcPr>
            <w:tcW w:w="673" w:type="dxa"/>
            <w:tcBorders>
              <w:top w:val="nil"/>
              <w:left w:val="nil"/>
              <w:bottom w:val="nil"/>
              <w:right w:val="nil"/>
            </w:tcBorders>
            <w:shd w:val="clear" w:color="auto" w:fill="auto"/>
            <w:noWrap/>
            <w:vAlign w:val="bottom"/>
            <w:hideMark/>
          </w:tcPr>
          <w:p w14:paraId="02E55F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23.6</w:t>
            </w:r>
          </w:p>
        </w:tc>
        <w:tc>
          <w:tcPr>
            <w:tcW w:w="673" w:type="dxa"/>
            <w:tcBorders>
              <w:top w:val="nil"/>
              <w:left w:val="nil"/>
              <w:bottom w:val="nil"/>
              <w:right w:val="nil"/>
            </w:tcBorders>
            <w:shd w:val="clear" w:color="auto" w:fill="auto"/>
            <w:noWrap/>
            <w:vAlign w:val="bottom"/>
            <w:hideMark/>
          </w:tcPr>
          <w:p w14:paraId="349EFD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w:t>
            </w:r>
          </w:p>
        </w:tc>
        <w:tc>
          <w:tcPr>
            <w:tcW w:w="673" w:type="dxa"/>
            <w:tcBorders>
              <w:top w:val="nil"/>
              <w:left w:val="nil"/>
              <w:bottom w:val="nil"/>
              <w:right w:val="nil"/>
            </w:tcBorders>
            <w:shd w:val="clear" w:color="auto" w:fill="auto"/>
            <w:noWrap/>
            <w:vAlign w:val="bottom"/>
            <w:hideMark/>
          </w:tcPr>
          <w:p w14:paraId="5281BC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5638E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60385B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6D2ABE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1BE3D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44.1</w:t>
            </w:r>
          </w:p>
        </w:tc>
        <w:tc>
          <w:tcPr>
            <w:tcW w:w="674" w:type="dxa"/>
            <w:tcBorders>
              <w:top w:val="nil"/>
              <w:left w:val="nil"/>
              <w:bottom w:val="nil"/>
              <w:right w:val="nil"/>
            </w:tcBorders>
            <w:shd w:val="clear" w:color="auto" w:fill="auto"/>
            <w:noWrap/>
            <w:vAlign w:val="bottom"/>
            <w:hideMark/>
          </w:tcPr>
          <w:p w14:paraId="0DEA91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0A87567" w14:textId="77777777" w:rsidTr="004B0B49">
        <w:trPr>
          <w:trHeight w:val="300"/>
        </w:trPr>
        <w:tc>
          <w:tcPr>
            <w:tcW w:w="1166" w:type="dxa"/>
            <w:tcBorders>
              <w:top w:val="nil"/>
              <w:left w:val="nil"/>
              <w:bottom w:val="nil"/>
              <w:right w:val="nil"/>
            </w:tcBorders>
            <w:shd w:val="clear" w:color="auto" w:fill="auto"/>
            <w:noWrap/>
            <w:vAlign w:val="bottom"/>
            <w:hideMark/>
          </w:tcPr>
          <w:p w14:paraId="0B1F3B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MRC11</w:t>
            </w:r>
          </w:p>
        </w:tc>
        <w:tc>
          <w:tcPr>
            <w:tcW w:w="1320" w:type="dxa"/>
            <w:tcBorders>
              <w:top w:val="nil"/>
              <w:left w:val="nil"/>
              <w:bottom w:val="nil"/>
              <w:right w:val="nil"/>
            </w:tcBorders>
            <w:shd w:val="clear" w:color="auto" w:fill="auto"/>
            <w:noWrap/>
            <w:vAlign w:val="bottom"/>
            <w:hideMark/>
          </w:tcPr>
          <w:p w14:paraId="483EB9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9/1/2009</w:t>
            </w:r>
          </w:p>
        </w:tc>
        <w:tc>
          <w:tcPr>
            <w:tcW w:w="1114" w:type="dxa"/>
            <w:tcBorders>
              <w:top w:val="nil"/>
              <w:left w:val="nil"/>
              <w:bottom w:val="nil"/>
              <w:right w:val="nil"/>
            </w:tcBorders>
            <w:shd w:val="clear" w:color="auto" w:fill="auto"/>
            <w:noWrap/>
            <w:vAlign w:val="bottom"/>
            <w:hideMark/>
          </w:tcPr>
          <w:p w14:paraId="29723BD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6D5B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333_0</w:t>
            </w:r>
          </w:p>
        </w:tc>
        <w:tc>
          <w:tcPr>
            <w:tcW w:w="673" w:type="dxa"/>
            <w:tcBorders>
              <w:top w:val="nil"/>
              <w:left w:val="nil"/>
              <w:bottom w:val="nil"/>
              <w:right w:val="nil"/>
            </w:tcBorders>
            <w:shd w:val="clear" w:color="auto" w:fill="auto"/>
            <w:noWrap/>
            <w:vAlign w:val="bottom"/>
            <w:hideMark/>
          </w:tcPr>
          <w:p w14:paraId="6462C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3DC97C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w:t>
            </w:r>
          </w:p>
        </w:tc>
        <w:tc>
          <w:tcPr>
            <w:tcW w:w="673" w:type="dxa"/>
            <w:tcBorders>
              <w:top w:val="nil"/>
              <w:left w:val="nil"/>
              <w:bottom w:val="nil"/>
              <w:right w:val="nil"/>
            </w:tcBorders>
            <w:shd w:val="clear" w:color="auto" w:fill="auto"/>
            <w:noWrap/>
            <w:vAlign w:val="bottom"/>
            <w:hideMark/>
          </w:tcPr>
          <w:p w14:paraId="75C69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5E90280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B5C1D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77DD43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c>
          <w:tcPr>
            <w:tcW w:w="673" w:type="dxa"/>
            <w:tcBorders>
              <w:top w:val="nil"/>
              <w:left w:val="nil"/>
              <w:bottom w:val="nil"/>
              <w:right w:val="nil"/>
            </w:tcBorders>
            <w:shd w:val="clear" w:color="auto" w:fill="auto"/>
            <w:noWrap/>
            <w:vAlign w:val="bottom"/>
            <w:hideMark/>
          </w:tcPr>
          <w:p w14:paraId="7E6804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7772F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r>
      <w:tr w:rsidR="004B0B49" w:rsidRPr="0089132E" w14:paraId="23DDFE63" w14:textId="77777777" w:rsidTr="004B0B49">
        <w:trPr>
          <w:trHeight w:val="300"/>
        </w:trPr>
        <w:tc>
          <w:tcPr>
            <w:tcW w:w="1166" w:type="dxa"/>
            <w:tcBorders>
              <w:top w:val="nil"/>
              <w:left w:val="nil"/>
              <w:bottom w:val="nil"/>
              <w:right w:val="nil"/>
            </w:tcBorders>
            <w:shd w:val="clear" w:color="auto" w:fill="auto"/>
            <w:noWrap/>
            <w:vAlign w:val="bottom"/>
            <w:hideMark/>
          </w:tcPr>
          <w:p w14:paraId="29AC9E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MRW0168</w:t>
            </w:r>
          </w:p>
        </w:tc>
        <w:tc>
          <w:tcPr>
            <w:tcW w:w="1320" w:type="dxa"/>
            <w:tcBorders>
              <w:top w:val="nil"/>
              <w:left w:val="nil"/>
              <w:bottom w:val="nil"/>
              <w:right w:val="nil"/>
            </w:tcBorders>
            <w:shd w:val="clear" w:color="auto" w:fill="auto"/>
            <w:noWrap/>
            <w:vAlign w:val="bottom"/>
            <w:hideMark/>
          </w:tcPr>
          <w:p w14:paraId="5E54E2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9/8/2009</w:t>
            </w:r>
          </w:p>
        </w:tc>
        <w:tc>
          <w:tcPr>
            <w:tcW w:w="1114" w:type="dxa"/>
            <w:tcBorders>
              <w:top w:val="nil"/>
              <w:left w:val="nil"/>
              <w:bottom w:val="nil"/>
              <w:right w:val="nil"/>
            </w:tcBorders>
            <w:shd w:val="clear" w:color="auto" w:fill="auto"/>
            <w:noWrap/>
            <w:vAlign w:val="bottom"/>
            <w:hideMark/>
          </w:tcPr>
          <w:p w14:paraId="79882C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81109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335_0</w:t>
            </w:r>
          </w:p>
        </w:tc>
        <w:tc>
          <w:tcPr>
            <w:tcW w:w="673" w:type="dxa"/>
            <w:tcBorders>
              <w:top w:val="nil"/>
              <w:left w:val="nil"/>
              <w:bottom w:val="nil"/>
              <w:right w:val="nil"/>
            </w:tcBorders>
            <w:shd w:val="clear" w:color="auto" w:fill="auto"/>
            <w:noWrap/>
            <w:vAlign w:val="bottom"/>
            <w:hideMark/>
          </w:tcPr>
          <w:p w14:paraId="409E0A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3" w:type="dxa"/>
            <w:tcBorders>
              <w:top w:val="nil"/>
              <w:left w:val="nil"/>
              <w:bottom w:val="nil"/>
              <w:right w:val="nil"/>
            </w:tcBorders>
            <w:shd w:val="clear" w:color="auto" w:fill="auto"/>
            <w:noWrap/>
            <w:vAlign w:val="bottom"/>
            <w:hideMark/>
          </w:tcPr>
          <w:p w14:paraId="0A0816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7351EE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2949C5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3" w:type="dxa"/>
            <w:tcBorders>
              <w:top w:val="nil"/>
              <w:left w:val="nil"/>
              <w:bottom w:val="nil"/>
              <w:right w:val="nil"/>
            </w:tcBorders>
            <w:shd w:val="clear" w:color="auto" w:fill="auto"/>
            <w:noWrap/>
            <w:vAlign w:val="bottom"/>
            <w:hideMark/>
          </w:tcPr>
          <w:p w14:paraId="0E235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7C92BA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2405EB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4" w:type="dxa"/>
            <w:tcBorders>
              <w:top w:val="nil"/>
              <w:left w:val="nil"/>
              <w:bottom w:val="nil"/>
              <w:right w:val="nil"/>
            </w:tcBorders>
            <w:shd w:val="clear" w:color="auto" w:fill="auto"/>
            <w:noWrap/>
            <w:vAlign w:val="bottom"/>
            <w:hideMark/>
          </w:tcPr>
          <w:p w14:paraId="121AA9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r>
      <w:tr w:rsidR="004B0B49" w:rsidRPr="0089132E" w14:paraId="67CE73D5" w14:textId="77777777" w:rsidTr="004B0B49">
        <w:trPr>
          <w:trHeight w:val="300"/>
        </w:trPr>
        <w:tc>
          <w:tcPr>
            <w:tcW w:w="1166" w:type="dxa"/>
            <w:tcBorders>
              <w:top w:val="nil"/>
              <w:left w:val="nil"/>
              <w:bottom w:val="nil"/>
              <w:right w:val="nil"/>
            </w:tcBorders>
            <w:shd w:val="clear" w:color="auto" w:fill="auto"/>
            <w:noWrap/>
            <w:vAlign w:val="bottom"/>
            <w:hideMark/>
          </w:tcPr>
          <w:p w14:paraId="1674E8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MRW61</w:t>
            </w:r>
          </w:p>
        </w:tc>
        <w:tc>
          <w:tcPr>
            <w:tcW w:w="1320" w:type="dxa"/>
            <w:tcBorders>
              <w:top w:val="nil"/>
              <w:left w:val="nil"/>
              <w:bottom w:val="nil"/>
              <w:right w:val="nil"/>
            </w:tcBorders>
            <w:shd w:val="clear" w:color="auto" w:fill="auto"/>
            <w:noWrap/>
            <w:vAlign w:val="bottom"/>
            <w:hideMark/>
          </w:tcPr>
          <w:p w14:paraId="1E1288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9/9/2009</w:t>
            </w:r>
          </w:p>
        </w:tc>
        <w:tc>
          <w:tcPr>
            <w:tcW w:w="1114" w:type="dxa"/>
            <w:tcBorders>
              <w:top w:val="nil"/>
              <w:left w:val="nil"/>
              <w:bottom w:val="nil"/>
              <w:right w:val="nil"/>
            </w:tcBorders>
            <w:shd w:val="clear" w:color="auto" w:fill="auto"/>
            <w:noWrap/>
            <w:vAlign w:val="bottom"/>
            <w:hideMark/>
          </w:tcPr>
          <w:p w14:paraId="47F8A8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6A75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336_0</w:t>
            </w:r>
          </w:p>
        </w:tc>
        <w:tc>
          <w:tcPr>
            <w:tcW w:w="673" w:type="dxa"/>
            <w:tcBorders>
              <w:top w:val="nil"/>
              <w:left w:val="nil"/>
              <w:bottom w:val="nil"/>
              <w:right w:val="nil"/>
            </w:tcBorders>
            <w:shd w:val="clear" w:color="auto" w:fill="auto"/>
            <w:noWrap/>
            <w:vAlign w:val="bottom"/>
            <w:hideMark/>
          </w:tcPr>
          <w:p w14:paraId="74247B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c>
          <w:tcPr>
            <w:tcW w:w="673" w:type="dxa"/>
            <w:tcBorders>
              <w:top w:val="nil"/>
              <w:left w:val="nil"/>
              <w:bottom w:val="nil"/>
              <w:right w:val="nil"/>
            </w:tcBorders>
            <w:shd w:val="clear" w:color="auto" w:fill="auto"/>
            <w:noWrap/>
            <w:vAlign w:val="bottom"/>
            <w:hideMark/>
          </w:tcPr>
          <w:p w14:paraId="36A95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c>
          <w:tcPr>
            <w:tcW w:w="673" w:type="dxa"/>
            <w:tcBorders>
              <w:top w:val="nil"/>
              <w:left w:val="nil"/>
              <w:bottom w:val="nil"/>
              <w:right w:val="nil"/>
            </w:tcBorders>
            <w:shd w:val="clear" w:color="auto" w:fill="auto"/>
            <w:noWrap/>
            <w:vAlign w:val="bottom"/>
            <w:hideMark/>
          </w:tcPr>
          <w:p w14:paraId="18E1C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29BB60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68.0</w:t>
            </w:r>
          </w:p>
        </w:tc>
        <w:tc>
          <w:tcPr>
            <w:tcW w:w="673" w:type="dxa"/>
            <w:tcBorders>
              <w:top w:val="nil"/>
              <w:left w:val="nil"/>
              <w:bottom w:val="nil"/>
              <w:right w:val="nil"/>
            </w:tcBorders>
            <w:shd w:val="clear" w:color="auto" w:fill="auto"/>
            <w:noWrap/>
            <w:vAlign w:val="bottom"/>
            <w:hideMark/>
          </w:tcPr>
          <w:p w14:paraId="1478FA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0021AF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75827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4" w:type="dxa"/>
            <w:tcBorders>
              <w:top w:val="nil"/>
              <w:left w:val="nil"/>
              <w:bottom w:val="nil"/>
              <w:right w:val="nil"/>
            </w:tcBorders>
            <w:shd w:val="clear" w:color="auto" w:fill="auto"/>
            <w:noWrap/>
            <w:vAlign w:val="bottom"/>
            <w:hideMark/>
          </w:tcPr>
          <w:p w14:paraId="7BE6FE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r>
      <w:tr w:rsidR="004B0B49" w:rsidRPr="0089132E" w14:paraId="396489E7" w14:textId="77777777" w:rsidTr="004B0B49">
        <w:trPr>
          <w:trHeight w:val="300"/>
        </w:trPr>
        <w:tc>
          <w:tcPr>
            <w:tcW w:w="1166" w:type="dxa"/>
            <w:tcBorders>
              <w:top w:val="nil"/>
              <w:left w:val="nil"/>
              <w:bottom w:val="nil"/>
              <w:right w:val="nil"/>
            </w:tcBorders>
            <w:shd w:val="clear" w:color="auto" w:fill="auto"/>
            <w:noWrap/>
            <w:vAlign w:val="bottom"/>
            <w:hideMark/>
          </w:tcPr>
          <w:p w14:paraId="763E92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MRW60</w:t>
            </w:r>
          </w:p>
        </w:tc>
        <w:tc>
          <w:tcPr>
            <w:tcW w:w="1320" w:type="dxa"/>
            <w:tcBorders>
              <w:top w:val="nil"/>
              <w:left w:val="nil"/>
              <w:bottom w:val="nil"/>
              <w:right w:val="nil"/>
            </w:tcBorders>
            <w:shd w:val="clear" w:color="auto" w:fill="auto"/>
            <w:noWrap/>
            <w:vAlign w:val="bottom"/>
            <w:hideMark/>
          </w:tcPr>
          <w:p w14:paraId="5998C6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9/10/2009</w:t>
            </w:r>
          </w:p>
        </w:tc>
        <w:tc>
          <w:tcPr>
            <w:tcW w:w="1114" w:type="dxa"/>
            <w:tcBorders>
              <w:top w:val="nil"/>
              <w:left w:val="nil"/>
              <w:bottom w:val="nil"/>
              <w:right w:val="nil"/>
            </w:tcBorders>
            <w:shd w:val="clear" w:color="auto" w:fill="auto"/>
            <w:noWrap/>
            <w:vAlign w:val="bottom"/>
            <w:hideMark/>
          </w:tcPr>
          <w:p w14:paraId="54FF37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DEDEA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337_0</w:t>
            </w:r>
          </w:p>
        </w:tc>
        <w:tc>
          <w:tcPr>
            <w:tcW w:w="673" w:type="dxa"/>
            <w:tcBorders>
              <w:top w:val="nil"/>
              <w:left w:val="nil"/>
              <w:bottom w:val="nil"/>
              <w:right w:val="nil"/>
            </w:tcBorders>
            <w:shd w:val="clear" w:color="auto" w:fill="auto"/>
            <w:noWrap/>
            <w:vAlign w:val="bottom"/>
            <w:hideMark/>
          </w:tcPr>
          <w:p w14:paraId="0B5B07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3E406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c>
          <w:tcPr>
            <w:tcW w:w="673" w:type="dxa"/>
            <w:tcBorders>
              <w:top w:val="nil"/>
              <w:left w:val="nil"/>
              <w:bottom w:val="nil"/>
              <w:right w:val="nil"/>
            </w:tcBorders>
            <w:shd w:val="clear" w:color="auto" w:fill="auto"/>
            <w:noWrap/>
            <w:vAlign w:val="bottom"/>
            <w:hideMark/>
          </w:tcPr>
          <w:p w14:paraId="483FC7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3" w:type="dxa"/>
            <w:tcBorders>
              <w:top w:val="nil"/>
              <w:left w:val="nil"/>
              <w:bottom w:val="nil"/>
              <w:right w:val="nil"/>
            </w:tcBorders>
            <w:shd w:val="clear" w:color="auto" w:fill="auto"/>
            <w:noWrap/>
            <w:vAlign w:val="bottom"/>
            <w:hideMark/>
          </w:tcPr>
          <w:p w14:paraId="51D9C1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29D0FD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79.1</w:t>
            </w:r>
          </w:p>
        </w:tc>
        <w:tc>
          <w:tcPr>
            <w:tcW w:w="673" w:type="dxa"/>
            <w:tcBorders>
              <w:top w:val="nil"/>
              <w:left w:val="nil"/>
              <w:bottom w:val="nil"/>
              <w:right w:val="nil"/>
            </w:tcBorders>
            <w:shd w:val="clear" w:color="auto" w:fill="auto"/>
            <w:noWrap/>
            <w:vAlign w:val="bottom"/>
            <w:hideMark/>
          </w:tcPr>
          <w:p w14:paraId="5197EE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4CB140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4" w:type="dxa"/>
            <w:tcBorders>
              <w:top w:val="nil"/>
              <w:left w:val="nil"/>
              <w:bottom w:val="nil"/>
              <w:right w:val="nil"/>
            </w:tcBorders>
            <w:shd w:val="clear" w:color="auto" w:fill="auto"/>
            <w:noWrap/>
            <w:vAlign w:val="bottom"/>
            <w:hideMark/>
          </w:tcPr>
          <w:p w14:paraId="46FED6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r>
      <w:tr w:rsidR="004B0B49" w:rsidRPr="0089132E" w14:paraId="06E83ABE" w14:textId="77777777" w:rsidTr="004B0B49">
        <w:trPr>
          <w:trHeight w:val="300"/>
        </w:trPr>
        <w:tc>
          <w:tcPr>
            <w:tcW w:w="1166" w:type="dxa"/>
            <w:tcBorders>
              <w:top w:val="nil"/>
              <w:left w:val="nil"/>
              <w:bottom w:val="nil"/>
              <w:right w:val="nil"/>
            </w:tcBorders>
            <w:shd w:val="clear" w:color="auto" w:fill="auto"/>
            <w:noWrap/>
            <w:vAlign w:val="bottom"/>
            <w:hideMark/>
          </w:tcPr>
          <w:p w14:paraId="610B3C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MRE18</w:t>
            </w:r>
          </w:p>
        </w:tc>
        <w:tc>
          <w:tcPr>
            <w:tcW w:w="1320" w:type="dxa"/>
            <w:tcBorders>
              <w:top w:val="nil"/>
              <w:left w:val="nil"/>
              <w:bottom w:val="nil"/>
              <w:right w:val="nil"/>
            </w:tcBorders>
            <w:shd w:val="clear" w:color="auto" w:fill="auto"/>
            <w:noWrap/>
            <w:vAlign w:val="bottom"/>
            <w:hideMark/>
          </w:tcPr>
          <w:p w14:paraId="072990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9/15/2009</w:t>
            </w:r>
          </w:p>
        </w:tc>
        <w:tc>
          <w:tcPr>
            <w:tcW w:w="1114" w:type="dxa"/>
            <w:tcBorders>
              <w:top w:val="nil"/>
              <w:left w:val="nil"/>
              <w:bottom w:val="nil"/>
              <w:right w:val="nil"/>
            </w:tcBorders>
            <w:shd w:val="clear" w:color="auto" w:fill="auto"/>
            <w:noWrap/>
            <w:vAlign w:val="bottom"/>
            <w:hideMark/>
          </w:tcPr>
          <w:p w14:paraId="6086E5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20F4B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339_0</w:t>
            </w:r>
          </w:p>
        </w:tc>
        <w:tc>
          <w:tcPr>
            <w:tcW w:w="673" w:type="dxa"/>
            <w:tcBorders>
              <w:top w:val="nil"/>
              <w:left w:val="nil"/>
              <w:bottom w:val="nil"/>
              <w:right w:val="nil"/>
            </w:tcBorders>
            <w:shd w:val="clear" w:color="auto" w:fill="auto"/>
            <w:noWrap/>
            <w:vAlign w:val="bottom"/>
            <w:hideMark/>
          </w:tcPr>
          <w:p w14:paraId="0FD3CE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4BA3EF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6B2857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90.2</w:t>
            </w:r>
          </w:p>
        </w:tc>
        <w:tc>
          <w:tcPr>
            <w:tcW w:w="673" w:type="dxa"/>
            <w:tcBorders>
              <w:top w:val="nil"/>
              <w:left w:val="nil"/>
              <w:bottom w:val="nil"/>
              <w:right w:val="nil"/>
            </w:tcBorders>
            <w:shd w:val="clear" w:color="auto" w:fill="auto"/>
            <w:noWrap/>
            <w:vAlign w:val="bottom"/>
            <w:hideMark/>
          </w:tcPr>
          <w:p w14:paraId="05ABB4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74.7</w:t>
            </w:r>
          </w:p>
        </w:tc>
        <w:tc>
          <w:tcPr>
            <w:tcW w:w="673" w:type="dxa"/>
            <w:tcBorders>
              <w:top w:val="nil"/>
              <w:left w:val="nil"/>
              <w:bottom w:val="nil"/>
              <w:right w:val="nil"/>
            </w:tcBorders>
            <w:shd w:val="clear" w:color="auto" w:fill="auto"/>
            <w:noWrap/>
            <w:vAlign w:val="bottom"/>
            <w:hideMark/>
          </w:tcPr>
          <w:p w14:paraId="272E90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4062DB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2B951F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4" w:type="dxa"/>
            <w:tcBorders>
              <w:top w:val="nil"/>
              <w:left w:val="nil"/>
              <w:bottom w:val="nil"/>
              <w:right w:val="nil"/>
            </w:tcBorders>
            <w:shd w:val="clear" w:color="auto" w:fill="auto"/>
            <w:noWrap/>
            <w:vAlign w:val="bottom"/>
            <w:hideMark/>
          </w:tcPr>
          <w:p w14:paraId="12DEC2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r>
      <w:tr w:rsidR="004B0B49" w:rsidRPr="0089132E" w14:paraId="7A5C9C9F" w14:textId="77777777" w:rsidTr="004B0B49">
        <w:trPr>
          <w:trHeight w:val="300"/>
        </w:trPr>
        <w:tc>
          <w:tcPr>
            <w:tcW w:w="1166" w:type="dxa"/>
            <w:tcBorders>
              <w:top w:val="nil"/>
              <w:left w:val="nil"/>
              <w:bottom w:val="nil"/>
              <w:right w:val="nil"/>
            </w:tcBorders>
            <w:shd w:val="clear" w:color="auto" w:fill="auto"/>
            <w:noWrap/>
            <w:vAlign w:val="bottom"/>
            <w:hideMark/>
          </w:tcPr>
          <w:p w14:paraId="162233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WB0327</w:t>
            </w:r>
          </w:p>
        </w:tc>
        <w:tc>
          <w:tcPr>
            <w:tcW w:w="1320" w:type="dxa"/>
            <w:tcBorders>
              <w:top w:val="nil"/>
              <w:left w:val="nil"/>
              <w:bottom w:val="nil"/>
              <w:right w:val="nil"/>
            </w:tcBorders>
            <w:shd w:val="clear" w:color="auto" w:fill="auto"/>
            <w:noWrap/>
            <w:vAlign w:val="bottom"/>
            <w:hideMark/>
          </w:tcPr>
          <w:p w14:paraId="39127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9/17/2009</w:t>
            </w:r>
          </w:p>
        </w:tc>
        <w:tc>
          <w:tcPr>
            <w:tcW w:w="1114" w:type="dxa"/>
            <w:tcBorders>
              <w:top w:val="nil"/>
              <w:left w:val="nil"/>
              <w:bottom w:val="nil"/>
              <w:right w:val="nil"/>
            </w:tcBorders>
            <w:shd w:val="clear" w:color="auto" w:fill="auto"/>
            <w:noWrap/>
            <w:vAlign w:val="bottom"/>
            <w:hideMark/>
          </w:tcPr>
          <w:p w14:paraId="14D3A9E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2925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340_0</w:t>
            </w:r>
          </w:p>
        </w:tc>
        <w:tc>
          <w:tcPr>
            <w:tcW w:w="673" w:type="dxa"/>
            <w:tcBorders>
              <w:top w:val="nil"/>
              <w:left w:val="nil"/>
              <w:bottom w:val="nil"/>
              <w:right w:val="nil"/>
            </w:tcBorders>
            <w:shd w:val="clear" w:color="auto" w:fill="auto"/>
            <w:noWrap/>
            <w:vAlign w:val="bottom"/>
            <w:hideMark/>
          </w:tcPr>
          <w:p w14:paraId="208FC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47A45A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3" w:type="dxa"/>
            <w:tcBorders>
              <w:top w:val="nil"/>
              <w:left w:val="nil"/>
              <w:bottom w:val="nil"/>
              <w:right w:val="nil"/>
            </w:tcBorders>
            <w:shd w:val="clear" w:color="auto" w:fill="auto"/>
            <w:noWrap/>
            <w:vAlign w:val="bottom"/>
            <w:hideMark/>
          </w:tcPr>
          <w:p w14:paraId="0735CB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35C9CE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1A048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3ACD3D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6EB8E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4" w:type="dxa"/>
            <w:tcBorders>
              <w:top w:val="nil"/>
              <w:left w:val="nil"/>
              <w:bottom w:val="nil"/>
              <w:right w:val="nil"/>
            </w:tcBorders>
            <w:shd w:val="clear" w:color="auto" w:fill="auto"/>
            <w:noWrap/>
            <w:vAlign w:val="bottom"/>
            <w:hideMark/>
          </w:tcPr>
          <w:p w14:paraId="4778A4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r>
      <w:tr w:rsidR="004B0B49" w:rsidRPr="0089132E" w14:paraId="7603F618" w14:textId="77777777" w:rsidTr="004B0B49">
        <w:trPr>
          <w:trHeight w:val="300"/>
        </w:trPr>
        <w:tc>
          <w:tcPr>
            <w:tcW w:w="1166" w:type="dxa"/>
            <w:tcBorders>
              <w:top w:val="nil"/>
              <w:left w:val="nil"/>
              <w:bottom w:val="nil"/>
              <w:right w:val="nil"/>
            </w:tcBorders>
            <w:shd w:val="clear" w:color="auto" w:fill="auto"/>
            <w:noWrap/>
            <w:vAlign w:val="bottom"/>
            <w:hideMark/>
          </w:tcPr>
          <w:p w14:paraId="4DF16F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NGP3</w:t>
            </w:r>
          </w:p>
        </w:tc>
        <w:tc>
          <w:tcPr>
            <w:tcW w:w="1320" w:type="dxa"/>
            <w:tcBorders>
              <w:top w:val="nil"/>
              <w:left w:val="nil"/>
              <w:bottom w:val="nil"/>
              <w:right w:val="nil"/>
            </w:tcBorders>
            <w:shd w:val="clear" w:color="auto" w:fill="auto"/>
            <w:noWrap/>
            <w:vAlign w:val="bottom"/>
            <w:hideMark/>
          </w:tcPr>
          <w:p w14:paraId="4245F5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9/21/2009</w:t>
            </w:r>
          </w:p>
        </w:tc>
        <w:tc>
          <w:tcPr>
            <w:tcW w:w="1114" w:type="dxa"/>
            <w:tcBorders>
              <w:top w:val="nil"/>
              <w:left w:val="nil"/>
              <w:bottom w:val="nil"/>
              <w:right w:val="nil"/>
            </w:tcBorders>
            <w:shd w:val="clear" w:color="auto" w:fill="auto"/>
            <w:noWrap/>
            <w:vAlign w:val="bottom"/>
            <w:hideMark/>
          </w:tcPr>
          <w:p w14:paraId="10DE23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F8D6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341_0</w:t>
            </w:r>
          </w:p>
        </w:tc>
        <w:tc>
          <w:tcPr>
            <w:tcW w:w="673" w:type="dxa"/>
            <w:tcBorders>
              <w:top w:val="nil"/>
              <w:left w:val="nil"/>
              <w:bottom w:val="nil"/>
              <w:right w:val="nil"/>
            </w:tcBorders>
            <w:shd w:val="clear" w:color="auto" w:fill="auto"/>
            <w:noWrap/>
            <w:vAlign w:val="bottom"/>
            <w:hideMark/>
          </w:tcPr>
          <w:p w14:paraId="493E8D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7FB688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18A0D4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51.7</w:t>
            </w:r>
          </w:p>
        </w:tc>
        <w:tc>
          <w:tcPr>
            <w:tcW w:w="673" w:type="dxa"/>
            <w:tcBorders>
              <w:top w:val="nil"/>
              <w:left w:val="nil"/>
              <w:bottom w:val="nil"/>
              <w:right w:val="nil"/>
            </w:tcBorders>
            <w:shd w:val="clear" w:color="auto" w:fill="auto"/>
            <w:noWrap/>
            <w:vAlign w:val="bottom"/>
            <w:hideMark/>
          </w:tcPr>
          <w:p w14:paraId="6D1543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c>
          <w:tcPr>
            <w:tcW w:w="673" w:type="dxa"/>
            <w:tcBorders>
              <w:top w:val="nil"/>
              <w:left w:val="nil"/>
              <w:bottom w:val="nil"/>
              <w:right w:val="nil"/>
            </w:tcBorders>
            <w:shd w:val="clear" w:color="auto" w:fill="auto"/>
            <w:noWrap/>
            <w:vAlign w:val="bottom"/>
            <w:hideMark/>
          </w:tcPr>
          <w:p w14:paraId="63DD39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38F72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7DB413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4" w:type="dxa"/>
            <w:tcBorders>
              <w:top w:val="nil"/>
              <w:left w:val="nil"/>
              <w:bottom w:val="nil"/>
              <w:right w:val="nil"/>
            </w:tcBorders>
            <w:shd w:val="clear" w:color="auto" w:fill="auto"/>
            <w:noWrap/>
            <w:vAlign w:val="bottom"/>
            <w:hideMark/>
          </w:tcPr>
          <w:p w14:paraId="006D23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6F0A0E15" w14:textId="77777777" w:rsidTr="004B0B49">
        <w:trPr>
          <w:trHeight w:val="300"/>
        </w:trPr>
        <w:tc>
          <w:tcPr>
            <w:tcW w:w="1166" w:type="dxa"/>
            <w:tcBorders>
              <w:top w:val="nil"/>
              <w:left w:val="nil"/>
              <w:bottom w:val="nil"/>
              <w:right w:val="nil"/>
            </w:tcBorders>
            <w:shd w:val="clear" w:color="auto" w:fill="auto"/>
            <w:noWrap/>
            <w:vAlign w:val="bottom"/>
            <w:hideMark/>
          </w:tcPr>
          <w:p w14:paraId="1104E9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MRE0026</w:t>
            </w:r>
          </w:p>
        </w:tc>
        <w:tc>
          <w:tcPr>
            <w:tcW w:w="1320" w:type="dxa"/>
            <w:tcBorders>
              <w:top w:val="nil"/>
              <w:left w:val="nil"/>
              <w:bottom w:val="nil"/>
              <w:right w:val="nil"/>
            </w:tcBorders>
            <w:shd w:val="clear" w:color="auto" w:fill="auto"/>
            <w:noWrap/>
            <w:vAlign w:val="bottom"/>
            <w:hideMark/>
          </w:tcPr>
          <w:p w14:paraId="047F10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9/22/2009</w:t>
            </w:r>
          </w:p>
        </w:tc>
        <w:tc>
          <w:tcPr>
            <w:tcW w:w="1114" w:type="dxa"/>
            <w:tcBorders>
              <w:top w:val="nil"/>
              <w:left w:val="nil"/>
              <w:bottom w:val="nil"/>
              <w:right w:val="nil"/>
            </w:tcBorders>
            <w:shd w:val="clear" w:color="auto" w:fill="auto"/>
            <w:noWrap/>
            <w:vAlign w:val="bottom"/>
            <w:hideMark/>
          </w:tcPr>
          <w:p w14:paraId="199949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8B20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342_0</w:t>
            </w:r>
          </w:p>
        </w:tc>
        <w:tc>
          <w:tcPr>
            <w:tcW w:w="673" w:type="dxa"/>
            <w:tcBorders>
              <w:top w:val="nil"/>
              <w:left w:val="nil"/>
              <w:bottom w:val="nil"/>
              <w:right w:val="nil"/>
            </w:tcBorders>
            <w:shd w:val="clear" w:color="auto" w:fill="auto"/>
            <w:noWrap/>
            <w:vAlign w:val="bottom"/>
            <w:hideMark/>
          </w:tcPr>
          <w:p w14:paraId="51AC8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61F2A4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348CC9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66.9</w:t>
            </w:r>
          </w:p>
        </w:tc>
        <w:tc>
          <w:tcPr>
            <w:tcW w:w="673" w:type="dxa"/>
            <w:tcBorders>
              <w:top w:val="nil"/>
              <w:left w:val="nil"/>
              <w:bottom w:val="nil"/>
              <w:right w:val="nil"/>
            </w:tcBorders>
            <w:shd w:val="clear" w:color="auto" w:fill="auto"/>
            <w:noWrap/>
            <w:vAlign w:val="bottom"/>
            <w:hideMark/>
          </w:tcPr>
          <w:p w14:paraId="1810F1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5D068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5E7D4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7805A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4" w:type="dxa"/>
            <w:tcBorders>
              <w:top w:val="nil"/>
              <w:left w:val="nil"/>
              <w:bottom w:val="nil"/>
              <w:right w:val="nil"/>
            </w:tcBorders>
            <w:shd w:val="clear" w:color="auto" w:fill="auto"/>
            <w:noWrap/>
            <w:vAlign w:val="bottom"/>
            <w:hideMark/>
          </w:tcPr>
          <w:p w14:paraId="622636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r>
      <w:tr w:rsidR="004B0B49" w:rsidRPr="0089132E" w14:paraId="26387A58" w14:textId="77777777" w:rsidTr="004B0B49">
        <w:trPr>
          <w:trHeight w:val="300"/>
        </w:trPr>
        <w:tc>
          <w:tcPr>
            <w:tcW w:w="1166" w:type="dxa"/>
            <w:tcBorders>
              <w:top w:val="nil"/>
              <w:left w:val="nil"/>
              <w:bottom w:val="nil"/>
              <w:right w:val="nil"/>
            </w:tcBorders>
            <w:shd w:val="clear" w:color="auto" w:fill="auto"/>
            <w:noWrap/>
            <w:vAlign w:val="bottom"/>
            <w:hideMark/>
          </w:tcPr>
          <w:p w14:paraId="6FCB2E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MRC24</w:t>
            </w:r>
          </w:p>
        </w:tc>
        <w:tc>
          <w:tcPr>
            <w:tcW w:w="1320" w:type="dxa"/>
            <w:tcBorders>
              <w:top w:val="nil"/>
              <w:left w:val="nil"/>
              <w:bottom w:val="nil"/>
              <w:right w:val="nil"/>
            </w:tcBorders>
            <w:shd w:val="clear" w:color="auto" w:fill="auto"/>
            <w:noWrap/>
            <w:vAlign w:val="bottom"/>
            <w:hideMark/>
          </w:tcPr>
          <w:p w14:paraId="60CF02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10/15/2009</w:t>
            </w:r>
          </w:p>
        </w:tc>
        <w:tc>
          <w:tcPr>
            <w:tcW w:w="1114" w:type="dxa"/>
            <w:tcBorders>
              <w:top w:val="nil"/>
              <w:left w:val="nil"/>
              <w:bottom w:val="nil"/>
              <w:right w:val="nil"/>
            </w:tcBorders>
            <w:shd w:val="clear" w:color="auto" w:fill="auto"/>
            <w:noWrap/>
            <w:vAlign w:val="bottom"/>
            <w:hideMark/>
          </w:tcPr>
          <w:p w14:paraId="00A4AF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8DD95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343_0</w:t>
            </w:r>
          </w:p>
        </w:tc>
        <w:tc>
          <w:tcPr>
            <w:tcW w:w="673" w:type="dxa"/>
            <w:tcBorders>
              <w:top w:val="nil"/>
              <w:left w:val="nil"/>
              <w:bottom w:val="nil"/>
              <w:right w:val="nil"/>
            </w:tcBorders>
            <w:shd w:val="clear" w:color="auto" w:fill="auto"/>
            <w:noWrap/>
            <w:vAlign w:val="bottom"/>
            <w:hideMark/>
          </w:tcPr>
          <w:p w14:paraId="77B33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c>
          <w:tcPr>
            <w:tcW w:w="673" w:type="dxa"/>
            <w:tcBorders>
              <w:top w:val="nil"/>
              <w:left w:val="nil"/>
              <w:bottom w:val="nil"/>
              <w:right w:val="nil"/>
            </w:tcBorders>
            <w:shd w:val="clear" w:color="auto" w:fill="auto"/>
            <w:noWrap/>
            <w:vAlign w:val="bottom"/>
            <w:hideMark/>
          </w:tcPr>
          <w:p w14:paraId="30A47E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31963B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6B7E74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w:t>
            </w:r>
          </w:p>
        </w:tc>
        <w:tc>
          <w:tcPr>
            <w:tcW w:w="673" w:type="dxa"/>
            <w:tcBorders>
              <w:top w:val="nil"/>
              <w:left w:val="nil"/>
              <w:bottom w:val="nil"/>
              <w:right w:val="nil"/>
            </w:tcBorders>
            <w:shd w:val="clear" w:color="auto" w:fill="auto"/>
            <w:noWrap/>
            <w:vAlign w:val="bottom"/>
            <w:hideMark/>
          </w:tcPr>
          <w:p w14:paraId="6D46B2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c>
          <w:tcPr>
            <w:tcW w:w="673" w:type="dxa"/>
            <w:tcBorders>
              <w:top w:val="nil"/>
              <w:left w:val="nil"/>
              <w:bottom w:val="nil"/>
              <w:right w:val="nil"/>
            </w:tcBorders>
            <w:shd w:val="clear" w:color="auto" w:fill="auto"/>
            <w:noWrap/>
            <w:vAlign w:val="bottom"/>
            <w:hideMark/>
          </w:tcPr>
          <w:p w14:paraId="4C3CA3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4D55EB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4" w:type="dxa"/>
            <w:tcBorders>
              <w:top w:val="nil"/>
              <w:left w:val="nil"/>
              <w:bottom w:val="nil"/>
              <w:right w:val="nil"/>
            </w:tcBorders>
            <w:shd w:val="clear" w:color="auto" w:fill="auto"/>
            <w:noWrap/>
            <w:vAlign w:val="bottom"/>
            <w:hideMark/>
          </w:tcPr>
          <w:p w14:paraId="7434BC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r>
      <w:tr w:rsidR="004B0B49" w:rsidRPr="0089132E" w14:paraId="7E0638F5" w14:textId="77777777" w:rsidTr="004B0B49">
        <w:trPr>
          <w:trHeight w:val="300"/>
        </w:trPr>
        <w:tc>
          <w:tcPr>
            <w:tcW w:w="1166" w:type="dxa"/>
            <w:tcBorders>
              <w:top w:val="nil"/>
              <w:left w:val="nil"/>
              <w:bottom w:val="nil"/>
              <w:right w:val="nil"/>
            </w:tcBorders>
            <w:shd w:val="clear" w:color="auto" w:fill="auto"/>
            <w:noWrap/>
            <w:vAlign w:val="bottom"/>
            <w:hideMark/>
          </w:tcPr>
          <w:p w14:paraId="5FBA4EE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WB0326</w:t>
            </w:r>
          </w:p>
        </w:tc>
        <w:tc>
          <w:tcPr>
            <w:tcW w:w="1320" w:type="dxa"/>
            <w:tcBorders>
              <w:top w:val="nil"/>
              <w:left w:val="nil"/>
              <w:bottom w:val="nil"/>
              <w:right w:val="nil"/>
            </w:tcBorders>
            <w:shd w:val="clear" w:color="auto" w:fill="auto"/>
            <w:noWrap/>
            <w:vAlign w:val="bottom"/>
            <w:hideMark/>
          </w:tcPr>
          <w:p w14:paraId="09727C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10/22/2009</w:t>
            </w:r>
          </w:p>
        </w:tc>
        <w:tc>
          <w:tcPr>
            <w:tcW w:w="1114" w:type="dxa"/>
            <w:tcBorders>
              <w:top w:val="nil"/>
              <w:left w:val="nil"/>
              <w:bottom w:val="nil"/>
              <w:right w:val="nil"/>
            </w:tcBorders>
            <w:shd w:val="clear" w:color="auto" w:fill="auto"/>
            <w:noWrap/>
            <w:vAlign w:val="bottom"/>
            <w:hideMark/>
          </w:tcPr>
          <w:p w14:paraId="081050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4E1DB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344_0</w:t>
            </w:r>
          </w:p>
        </w:tc>
        <w:tc>
          <w:tcPr>
            <w:tcW w:w="673" w:type="dxa"/>
            <w:tcBorders>
              <w:top w:val="nil"/>
              <w:left w:val="nil"/>
              <w:bottom w:val="nil"/>
              <w:right w:val="nil"/>
            </w:tcBorders>
            <w:shd w:val="clear" w:color="auto" w:fill="auto"/>
            <w:noWrap/>
            <w:vAlign w:val="bottom"/>
            <w:hideMark/>
          </w:tcPr>
          <w:p w14:paraId="17B8D8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294C03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643AF4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w:t>
            </w:r>
          </w:p>
        </w:tc>
        <w:tc>
          <w:tcPr>
            <w:tcW w:w="673" w:type="dxa"/>
            <w:tcBorders>
              <w:top w:val="nil"/>
              <w:left w:val="nil"/>
              <w:bottom w:val="nil"/>
              <w:right w:val="nil"/>
            </w:tcBorders>
            <w:shd w:val="clear" w:color="auto" w:fill="auto"/>
            <w:noWrap/>
            <w:vAlign w:val="bottom"/>
            <w:hideMark/>
          </w:tcPr>
          <w:p w14:paraId="44CCD18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08E14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65B88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7306E5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4" w:type="dxa"/>
            <w:tcBorders>
              <w:top w:val="nil"/>
              <w:left w:val="nil"/>
              <w:bottom w:val="nil"/>
              <w:right w:val="nil"/>
            </w:tcBorders>
            <w:shd w:val="clear" w:color="auto" w:fill="auto"/>
            <w:noWrap/>
            <w:vAlign w:val="bottom"/>
            <w:hideMark/>
          </w:tcPr>
          <w:p w14:paraId="6AA2AE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2A047644" w14:textId="77777777" w:rsidTr="004B0B49">
        <w:trPr>
          <w:trHeight w:val="300"/>
        </w:trPr>
        <w:tc>
          <w:tcPr>
            <w:tcW w:w="1166" w:type="dxa"/>
            <w:tcBorders>
              <w:top w:val="nil"/>
              <w:left w:val="nil"/>
              <w:bottom w:val="nil"/>
              <w:right w:val="nil"/>
            </w:tcBorders>
            <w:shd w:val="clear" w:color="auto" w:fill="auto"/>
            <w:noWrap/>
            <w:vAlign w:val="bottom"/>
            <w:hideMark/>
          </w:tcPr>
          <w:p w14:paraId="4FC3FF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MRW0186</w:t>
            </w:r>
          </w:p>
        </w:tc>
        <w:tc>
          <w:tcPr>
            <w:tcW w:w="1320" w:type="dxa"/>
            <w:tcBorders>
              <w:top w:val="nil"/>
              <w:left w:val="nil"/>
              <w:bottom w:val="nil"/>
              <w:right w:val="nil"/>
            </w:tcBorders>
            <w:shd w:val="clear" w:color="auto" w:fill="auto"/>
            <w:noWrap/>
            <w:vAlign w:val="bottom"/>
            <w:hideMark/>
          </w:tcPr>
          <w:p w14:paraId="2D2F7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7/13/2010</w:t>
            </w:r>
          </w:p>
        </w:tc>
        <w:tc>
          <w:tcPr>
            <w:tcW w:w="1114" w:type="dxa"/>
            <w:tcBorders>
              <w:top w:val="nil"/>
              <w:left w:val="nil"/>
              <w:bottom w:val="nil"/>
              <w:right w:val="nil"/>
            </w:tcBorders>
            <w:shd w:val="clear" w:color="auto" w:fill="auto"/>
            <w:noWrap/>
            <w:vAlign w:val="bottom"/>
            <w:hideMark/>
          </w:tcPr>
          <w:p w14:paraId="1012EB1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0D149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345_0</w:t>
            </w:r>
          </w:p>
        </w:tc>
        <w:tc>
          <w:tcPr>
            <w:tcW w:w="673" w:type="dxa"/>
            <w:tcBorders>
              <w:top w:val="nil"/>
              <w:left w:val="nil"/>
              <w:bottom w:val="nil"/>
              <w:right w:val="nil"/>
            </w:tcBorders>
            <w:shd w:val="clear" w:color="auto" w:fill="auto"/>
            <w:noWrap/>
            <w:vAlign w:val="bottom"/>
            <w:hideMark/>
          </w:tcPr>
          <w:p w14:paraId="37EBD8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3" w:type="dxa"/>
            <w:tcBorders>
              <w:top w:val="nil"/>
              <w:left w:val="nil"/>
              <w:bottom w:val="nil"/>
              <w:right w:val="nil"/>
            </w:tcBorders>
            <w:shd w:val="clear" w:color="auto" w:fill="auto"/>
            <w:noWrap/>
            <w:vAlign w:val="bottom"/>
            <w:hideMark/>
          </w:tcPr>
          <w:p w14:paraId="6DD404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79B839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2B941B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3" w:type="dxa"/>
            <w:tcBorders>
              <w:top w:val="nil"/>
              <w:left w:val="nil"/>
              <w:bottom w:val="nil"/>
              <w:right w:val="nil"/>
            </w:tcBorders>
            <w:shd w:val="clear" w:color="auto" w:fill="auto"/>
            <w:noWrap/>
            <w:vAlign w:val="bottom"/>
            <w:hideMark/>
          </w:tcPr>
          <w:p w14:paraId="6BE78A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25.7</w:t>
            </w:r>
          </w:p>
        </w:tc>
        <w:tc>
          <w:tcPr>
            <w:tcW w:w="673" w:type="dxa"/>
            <w:tcBorders>
              <w:top w:val="nil"/>
              <w:left w:val="nil"/>
              <w:bottom w:val="nil"/>
              <w:right w:val="nil"/>
            </w:tcBorders>
            <w:shd w:val="clear" w:color="auto" w:fill="auto"/>
            <w:noWrap/>
            <w:vAlign w:val="bottom"/>
            <w:hideMark/>
          </w:tcPr>
          <w:p w14:paraId="2CBFC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49FCF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4" w:type="dxa"/>
            <w:tcBorders>
              <w:top w:val="nil"/>
              <w:left w:val="nil"/>
              <w:bottom w:val="nil"/>
              <w:right w:val="nil"/>
            </w:tcBorders>
            <w:shd w:val="clear" w:color="auto" w:fill="auto"/>
            <w:noWrap/>
            <w:vAlign w:val="bottom"/>
            <w:hideMark/>
          </w:tcPr>
          <w:p w14:paraId="11EF72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w:t>
            </w:r>
          </w:p>
        </w:tc>
      </w:tr>
      <w:tr w:rsidR="004B0B49" w:rsidRPr="0089132E" w14:paraId="06DA6EC5" w14:textId="77777777" w:rsidTr="004B0B49">
        <w:trPr>
          <w:trHeight w:val="300"/>
        </w:trPr>
        <w:tc>
          <w:tcPr>
            <w:tcW w:w="1166" w:type="dxa"/>
            <w:tcBorders>
              <w:top w:val="nil"/>
              <w:left w:val="nil"/>
              <w:bottom w:val="nil"/>
              <w:right w:val="nil"/>
            </w:tcBorders>
            <w:shd w:val="clear" w:color="auto" w:fill="auto"/>
            <w:noWrap/>
            <w:vAlign w:val="bottom"/>
            <w:hideMark/>
          </w:tcPr>
          <w:p w14:paraId="0839E5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WB0358</w:t>
            </w:r>
          </w:p>
        </w:tc>
        <w:tc>
          <w:tcPr>
            <w:tcW w:w="1320" w:type="dxa"/>
            <w:tcBorders>
              <w:top w:val="nil"/>
              <w:left w:val="nil"/>
              <w:bottom w:val="nil"/>
              <w:right w:val="nil"/>
            </w:tcBorders>
            <w:shd w:val="clear" w:color="auto" w:fill="auto"/>
            <w:noWrap/>
            <w:vAlign w:val="bottom"/>
            <w:hideMark/>
          </w:tcPr>
          <w:p w14:paraId="303652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7/20/2010</w:t>
            </w:r>
          </w:p>
        </w:tc>
        <w:tc>
          <w:tcPr>
            <w:tcW w:w="1114" w:type="dxa"/>
            <w:tcBorders>
              <w:top w:val="nil"/>
              <w:left w:val="nil"/>
              <w:bottom w:val="nil"/>
              <w:right w:val="nil"/>
            </w:tcBorders>
            <w:shd w:val="clear" w:color="auto" w:fill="auto"/>
            <w:noWrap/>
            <w:vAlign w:val="bottom"/>
            <w:hideMark/>
          </w:tcPr>
          <w:p w14:paraId="2F0F46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81D67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346_0</w:t>
            </w:r>
          </w:p>
        </w:tc>
        <w:tc>
          <w:tcPr>
            <w:tcW w:w="673" w:type="dxa"/>
            <w:tcBorders>
              <w:top w:val="nil"/>
              <w:left w:val="nil"/>
              <w:bottom w:val="nil"/>
              <w:right w:val="nil"/>
            </w:tcBorders>
            <w:shd w:val="clear" w:color="auto" w:fill="auto"/>
            <w:noWrap/>
            <w:vAlign w:val="bottom"/>
            <w:hideMark/>
          </w:tcPr>
          <w:p w14:paraId="1B0DA3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753D2B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88.0</w:t>
            </w:r>
          </w:p>
        </w:tc>
        <w:tc>
          <w:tcPr>
            <w:tcW w:w="673" w:type="dxa"/>
            <w:tcBorders>
              <w:top w:val="nil"/>
              <w:left w:val="nil"/>
              <w:bottom w:val="nil"/>
              <w:right w:val="nil"/>
            </w:tcBorders>
            <w:shd w:val="clear" w:color="auto" w:fill="auto"/>
            <w:noWrap/>
            <w:vAlign w:val="bottom"/>
            <w:hideMark/>
          </w:tcPr>
          <w:p w14:paraId="46CC68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2ACE81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4F50A0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633047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4E3B12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4" w:type="dxa"/>
            <w:tcBorders>
              <w:top w:val="nil"/>
              <w:left w:val="nil"/>
              <w:bottom w:val="nil"/>
              <w:right w:val="nil"/>
            </w:tcBorders>
            <w:shd w:val="clear" w:color="auto" w:fill="auto"/>
            <w:noWrap/>
            <w:vAlign w:val="bottom"/>
            <w:hideMark/>
          </w:tcPr>
          <w:p w14:paraId="4B2FE1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r>
      <w:tr w:rsidR="004B0B49" w:rsidRPr="0089132E" w14:paraId="45464650" w14:textId="77777777" w:rsidTr="004B0B49">
        <w:trPr>
          <w:trHeight w:val="300"/>
        </w:trPr>
        <w:tc>
          <w:tcPr>
            <w:tcW w:w="1166" w:type="dxa"/>
            <w:tcBorders>
              <w:top w:val="nil"/>
              <w:left w:val="nil"/>
              <w:bottom w:val="nil"/>
              <w:right w:val="nil"/>
            </w:tcBorders>
            <w:shd w:val="clear" w:color="auto" w:fill="auto"/>
            <w:noWrap/>
            <w:vAlign w:val="bottom"/>
            <w:hideMark/>
          </w:tcPr>
          <w:p w14:paraId="04D83F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WB0368</w:t>
            </w:r>
          </w:p>
        </w:tc>
        <w:tc>
          <w:tcPr>
            <w:tcW w:w="1320" w:type="dxa"/>
            <w:tcBorders>
              <w:top w:val="nil"/>
              <w:left w:val="nil"/>
              <w:bottom w:val="nil"/>
              <w:right w:val="nil"/>
            </w:tcBorders>
            <w:shd w:val="clear" w:color="auto" w:fill="auto"/>
            <w:noWrap/>
            <w:vAlign w:val="bottom"/>
            <w:hideMark/>
          </w:tcPr>
          <w:p w14:paraId="77042E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7/27/2010</w:t>
            </w:r>
          </w:p>
        </w:tc>
        <w:tc>
          <w:tcPr>
            <w:tcW w:w="1114" w:type="dxa"/>
            <w:tcBorders>
              <w:top w:val="nil"/>
              <w:left w:val="nil"/>
              <w:bottom w:val="nil"/>
              <w:right w:val="nil"/>
            </w:tcBorders>
            <w:shd w:val="clear" w:color="auto" w:fill="auto"/>
            <w:noWrap/>
            <w:vAlign w:val="bottom"/>
            <w:hideMark/>
          </w:tcPr>
          <w:p w14:paraId="7677C7A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340B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347_0</w:t>
            </w:r>
          </w:p>
        </w:tc>
        <w:tc>
          <w:tcPr>
            <w:tcW w:w="673" w:type="dxa"/>
            <w:tcBorders>
              <w:top w:val="nil"/>
              <w:left w:val="nil"/>
              <w:bottom w:val="nil"/>
              <w:right w:val="nil"/>
            </w:tcBorders>
            <w:shd w:val="clear" w:color="auto" w:fill="auto"/>
            <w:noWrap/>
            <w:vAlign w:val="bottom"/>
            <w:hideMark/>
          </w:tcPr>
          <w:p w14:paraId="239A6A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5E3D9A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120CB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223D41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22F97C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5829A2E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05B23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65.8</w:t>
            </w:r>
          </w:p>
        </w:tc>
        <w:tc>
          <w:tcPr>
            <w:tcW w:w="674" w:type="dxa"/>
            <w:tcBorders>
              <w:top w:val="nil"/>
              <w:left w:val="nil"/>
              <w:bottom w:val="nil"/>
              <w:right w:val="nil"/>
            </w:tcBorders>
            <w:shd w:val="clear" w:color="auto" w:fill="auto"/>
            <w:noWrap/>
            <w:vAlign w:val="bottom"/>
            <w:hideMark/>
          </w:tcPr>
          <w:p w14:paraId="535D8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r>
      <w:tr w:rsidR="004B0B49" w:rsidRPr="0089132E" w14:paraId="17AD97A8" w14:textId="77777777" w:rsidTr="004B0B49">
        <w:trPr>
          <w:trHeight w:val="300"/>
        </w:trPr>
        <w:tc>
          <w:tcPr>
            <w:tcW w:w="1166" w:type="dxa"/>
            <w:tcBorders>
              <w:top w:val="nil"/>
              <w:left w:val="nil"/>
              <w:bottom w:val="nil"/>
              <w:right w:val="nil"/>
            </w:tcBorders>
            <w:shd w:val="clear" w:color="auto" w:fill="auto"/>
            <w:noWrap/>
            <w:vAlign w:val="bottom"/>
            <w:hideMark/>
          </w:tcPr>
          <w:p w14:paraId="340436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WB0370</w:t>
            </w:r>
          </w:p>
        </w:tc>
        <w:tc>
          <w:tcPr>
            <w:tcW w:w="1320" w:type="dxa"/>
            <w:tcBorders>
              <w:top w:val="nil"/>
              <w:left w:val="nil"/>
              <w:bottom w:val="nil"/>
              <w:right w:val="nil"/>
            </w:tcBorders>
            <w:shd w:val="clear" w:color="auto" w:fill="auto"/>
            <w:noWrap/>
            <w:vAlign w:val="bottom"/>
            <w:hideMark/>
          </w:tcPr>
          <w:p w14:paraId="209AF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7/28/2010</w:t>
            </w:r>
          </w:p>
        </w:tc>
        <w:tc>
          <w:tcPr>
            <w:tcW w:w="1114" w:type="dxa"/>
            <w:tcBorders>
              <w:top w:val="nil"/>
              <w:left w:val="nil"/>
              <w:bottom w:val="nil"/>
              <w:right w:val="nil"/>
            </w:tcBorders>
            <w:shd w:val="clear" w:color="auto" w:fill="auto"/>
            <w:noWrap/>
            <w:vAlign w:val="bottom"/>
            <w:hideMark/>
          </w:tcPr>
          <w:p w14:paraId="74F04AE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17603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348_0</w:t>
            </w:r>
          </w:p>
        </w:tc>
        <w:tc>
          <w:tcPr>
            <w:tcW w:w="673" w:type="dxa"/>
            <w:tcBorders>
              <w:top w:val="nil"/>
              <w:left w:val="nil"/>
              <w:bottom w:val="nil"/>
              <w:right w:val="nil"/>
            </w:tcBorders>
            <w:shd w:val="clear" w:color="auto" w:fill="auto"/>
            <w:noWrap/>
            <w:vAlign w:val="bottom"/>
            <w:hideMark/>
          </w:tcPr>
          <w:p w14:paraId="6782ED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24D963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42BCA8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5A85FE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6193F4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04168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6E657B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4" w:type="dxa"/>
            <w:tcBorders>
              <w:top w:val="nil"/>
              <w:left w:val="nil"/>
              <w:bottom w:val="nil"/>
              <w:right w:val="nil"/>
            </w:tcBorders>
            <w:shd w:val="clear" w:color="auto" w:fill="auto"/>
            <w:noWrap/>
            <w:vAlign w:val="bottom"/>
            <w:hideMark/>
          </w:tcPr>
          <w:p w14:paraId="464672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r>
      <w:tr w:rsidR="004B0B49" w:rsidRPr="0089132E" w14:paraId="74A04C58" w14:textId="77777777" w:rsidTr="004B0B49">
        <w:trPr>
          <w:trHeight w:val="300"/>
        </w:trPr>
        <w:tc>
          <w:tcPr>
            <w:tcW w:w="1166" w:type="dxa"/>
            <w:tcBorders>
              <w:top w:val="nil"/>
              <w:left w:val="nil"/>
              <w:bottom w:val="nil"/>
              <w:right w:val="nil"/>
            </w:tcBorders>
            <w:shd w:val="clear" w:color="auto" w:fill="auto"/>
            <w:noWrap/>
            <w:vAlign w:val="bottom"/>
            <w:hideMark/>
          </w:tcPr>
          <w:p w14:paraId="799FC2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WB0369</w:t>
            </w:r>
          </w:p>
        </w:tc>
        <w:tc>
          <w:tcPr>
            <w:tcW w:w="1320" w:type="dxa"/>
            <w:tcBorders>
              <w:top w:val="nil"/>
              <w:left w:val="nil"/>
              <w:bottom w:val="nil"/>
              <w:right w:val="nil"/>
            </w:tcBorders>
            <w:shd w:val="clear" w:color="auto" w:fill="auto"/>
            <w:noWrap/>
            <w:vAlign w:val="bottom"/>
            <w:hideMark/>
          </w:tcPr>
          <w:p w14:paraId="00EED0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7/29/2010</w:t>
            </w:r>
          </w:p>
        </w:tc>
        <w:tc>
          <w:tcPr>
            <w:tcW w:w="1114" w:type="dxa"/>
            <w:tcBorders>
              <w:top w:val="nil"/>
              <w:left w:val="nil"/>
              <w:bottom w:val="nil"/>
              <w:right w:val="nil"/>
            </w:tcBorders>
            <w:shd w:val="clear" w:color="auto" w:fill="auto"/>
            <w:noWrap/>
            <w:vAlign w:val="bottom"/>
            <w:hideMark/>
          </w:tcPr>
          <w:p w14:paraId="64B3641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112D7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349_0</w:t>
            </w:r>
          </w:p>
        </w:tc>
        <w:tc>
          <w:tcPr>
            <w:tcW w:w="673" w:type="dxa"/>
            <w:tcBorders>
              <w:top w:val="nil"/>
              <w:left w:val="nil"/>
              <w:bottom w:val="nil"/>
              <w:right w:val="nil"/>
            </w:tcBorders>
            <w:shd w:val="clear" w:color="auto" w:fill="auto"/>
            <w:noWrap/>
            <w:vAlign w:val="bottom"/>
            <w:hideMark/>
          </w:tcPr>
          <w:p w14:paraId="5AE0B5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79A9E9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066666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217C57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w:t>
            </w:r>
          </w:p>
        </w:tc>
        <w:tc>
          <w:tcPr>
            <w:tcW w:w="673" w:type="dxa"/>
            <w:tcBorders>
              <w:top w:val="nil"/>
              <w:left w:val="nil"/>
              <w:bottom w:val="nil"/>
              <w:right w:val="nil"/>
            </w:tcBorders>
            <w:shd w:val="clear" w:color="auto" w:fill="auto"/>
            <w:noWrap/>
            <w:vAlign w:val="bottom"/>
            <w:hideMark/>
          </w:tcPr>
          <w:p w14:paraId="3A2848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c>
          <w:tcPr>
            <w:tcW w:w="673" w:type="dxa"/>
            <w:tcBorders>
              <w:top w:val="nil"/>
              <w:left w:val="nil"/>
              <w:bottom w:val="nil"/>
              <w:right w:val="nil"/>
            </w:tcBorders>
            <w:shd w:val="clear" w:color="auto" w:fill="auto"/>
            <w:noWrap/>
            <w:vAlign w:val="bottom"/>
            <w:hideMark/>
          </w:tcPr>
          <w:p w14:paraId="36643F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3EF09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4" w:type="dxa"/>
            <w:tcBorders>
              <w:top w:val="nil"/>
              <w:left w:val="nil"/>
              <w:bottom w:val="nil"/>
              <w:right w:val="nil"/>
            </w:tcBorders>
            <w:shd w:val="clear" w:color="auto" w:fill="auto"/>
            <w:noWrap/>
            <w:vAlign w:val="bottom"/>
            <w:hideMark/>
          </w:tcPr>
          <w:p w14:paraId="2F65EF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11.0</w:t>
            </w:r>
          </w:p>
        </w:tc>
      </w:tr>
      <w:tr w:rsidR="004B0B49" w:rsidRPr="0089132E" w14:paraId="1676404B" w14:textId="77777777" w:rsidTr="004B0B49">
        <w:trPr>
          <w:trHeight w:val="300"/>
        </w:trPr>
        <w:tc>
          <w:tcPr>
            <w:tcW w:w="1166" w:type="dxa"/>
            <w:tcBorders>
              <w:top w:val="nil"/>
              <w:left w:val="nil"/>
              <w:bottom w:val="nil"/>
              <w:right w:val="nil"/>
            </w:tcBorders>
            <w:shd w:val="clear" w:color="auto" w:fill="auto"/>
            <w:noWrap/>
            <w:vAlign w:val="bottom"/>
            <w:hideMark/>
          </w:tcPr>
          <w:p w14:paraId="449DBA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WB0366</w:t>
            </w:r>
          </w:p>
        </w:tc>
        <w:tc>
          <w:tcPr>
            <w:tcW w:w="1320" w:type="dxa"/>
            <w:tcBorders>
              <w:top w:val="nil"/>
              <w:left w:val="nil"/>
              <w:bottom w:val="nil"/>
              <w:right w:val="nil"/>
            </w:tcBorders>
            <w:shd w:val="clear" w:color="auto" w:fill="auto"/>
            <w:noWrap/>
            <w:vAlign w:val="bottom"/>
            <w:hideMark/>
          </w:tcPr>
          <w:p w14:paraId="721963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8/3/2010</w:t>
            </w:r>
          </w:p>
        </w:tc>
        <w:tc>
          <w:tcPr>
            <w:tcW w:w="1114" w:type="dxa"/>
            <w:tcBorders>
              <w:top w:val="nil"/>
              <w:left w:val="nil"/>
              <w:bottom w:val="nil"/>
              <w:right w:val="nil"/>
            </w:tcBorders>
            <w:shd w:val="clear" w:color="auto" w:fill="auto"/>
            <w:noWrap/>
            <w:vAlign w:val="bottom"/>
            <w:hideMark/>
          </w:tcPr>
          <w:p w14:paraId="530A147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BEF3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350_0</w:t>
            </w:r>
          </w:p>
        </w:tc>
        <w:tc>
          <w:tcPr>
            <w:tcW w:w="673" w:type="dxa"/>
            <w:tcBorders>
              <w:top w:val="nil"/>
              <w:left w:val="nil"/>
              <w:bottom w:val="nil"/>
              <w:right w:val="nil"/>
            </w:tcBorders>
            <w:shd w:val="clear" w:color="auto" w:fill="auto"/>
            <w:noWrap/>
            <w:vAlign w:val="bottom"/>
            <w:hideMark/>
          </w:tcPr>
          <w:p w14:paraId="6C9883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320B04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BBD57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9E5C4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5EB8E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7778A6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6AA47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4" w:type="dxa"/>
            <w:tcBorders>
              <w:top w:val="nil"/>
              <w:left w:val="nil"/>
              <w:bottom w:val="nil"/>
              <w:right w:val="nil"/>
            </w:tcBorders>
            <w:shd w:val="clear" w:color="auto" w:fill="auto"/>
            <w:noWrap/>
            <w:vAlign w:val="bottom"/>
            <w:hideMark/>
          </w:tcPr>
          <w:p w14:paraId="42CEE6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r>
      <w:tr w:rsidR="004B0B49" w:rsidRPr="0089132E" w14:paraId="2A9AFB50" w14:textId="77777777" w:rsidTr="004B0B49">
        <w:trPr>
          <w:trHeight w:val="300"/>
        </w:trPr>
        <w:tc>
          <w:tcPr>
            <w:tcW w:w="1166" w:type="dxa"/>
            <w:tcBorders>
              <w:top w:val="nil"/>
              <w:left w:val="nil"/>
              <w:bottom w:val="nil"/>
              <w:right w:val="nil"/>
            </w:tcBorders>
            <w:shd w:val="clear" w:color="auto" w:fill="auto"/>
            <w:noWrap/>
            <w:vAlign w:val="bottom"/>
            <w:hideMark/>
          </w:tcPr>
          <w:p w14:paraId="518D45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WB0361</w:t>
            </w:r>
          </w:p>
        </w:tc>
        <w:tc>
          <w:tcPr>
            <w:tcW w:w="1320" w:type="dxa"/>
            <w:tcBorders>
              <w:top w:val="nil"/>
              <w:left w:val="nil"/>
              <w:bottom w:val="nil"/>
              <w:right w:val="nil"/>
            </w:tcBorders>
            <w:shd w:val="clear" w:color="auto" w:fill="auto"/>
            <w:noWrap/>
            <w:vAlign w:val="bottom"/>
            <w:hideMark/>
          </w:tcPr>
          <w:p w14:paraId="33A0D7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8/11/2010</w:t>
            </w:r>
          </w:p>
        </w:tc>
        <w:tc>
          <w:tcPr>
            <w:tcW w:w="1114" w:type="dxa"/>
            <w:tcBorders>
              <w:top w:val="nil"/>
              <w:left w:val="nil"/>
              <w:bottom w:val="nil"/>
              <w:right w:val="nil"/>
            </w:tcBorders>
            <w:shd w:val="clear" w:color="auto" w:fill="auto"/>
            <w:noWrap/>
            <w:vAlign w:val="bottom"/>
            <w:hideMark/>
          </w:tcPr>
          <w:p w14:paraId="3C7FE56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8FEE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352_0</w:t>
            </w:r>
          </w:p>
        </w:tc>
        <w:tc>
          <w:tcPr>
            <w:tcW w:w="673" w:type="dxa"/>
            <w:tcBorders>
              <w:top w:val="nil"/>
              <w:left w:val="nil"/>
              <w:bottom w:val="nil"/>
              <w:right w:val="nil"/>
            </w:tcBorders>
            <w:shd w:val="clear" w:color="auto" w:fill="auto"/>
            <w:noWrap/>
            <w:vAlign w:val="bottom"/>
            <w:hideMark/>
          </w:tcPr>
          <w:p w14:paraId="59B859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103F02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5C5C44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83.6</w:t>
            </w:r>
          </w:p>
        </w:tc>
        <w:tc>
          <w:tcPr>
            <w:tcW w:w="673" w:type="dxa"/>
            <w:tcBorders>
              <w:top w:val="nil"/>
              <w:left w:val="nil"/>
              <w:bottom w:val="nil"/>
              <w:right w:val="nil"/>
            </w:tcBorders>
            <w:shd w:val="clear" w:color="auto" w:fill="auto"/>
            <w:noWrap/>
            <w:vAlign w:val="bottom"/>
            <w:hideMark/>
          </w:tcPr>
          <w:p w14:paraId="5AB5FEA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2F7A9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423938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283273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89.9</w:t>
            </w:r>
          </w:p>
        </w:tc>
        <w:tc>
          <w:tcPr>
            <w:tcW w:w="674" w:type="dxa"/>
            <w:tcBorders>
              <w:top w:val="nil"/>
              <w:left w:val="nil"/>
              <w:bottom w:val="nil"/>
              <w:right w:val="nil"/>
            </w:tcBorders>
            <w:shd w:val="clear" w:color="auto" w:fill="auto"/>
            <w:noWrap/>
            <w:vAlign w:val="bottom"/>
            <w:hideMark/>
          </w:tcPr>
          <w:p w14:paraId="32816F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r>
      <w:tr w:rsidR="004B0B49" w:rsidRPr="0089132E" w14:paraId="6F566F85" w14:textId="77777777" w:rsidTr="004B0B49">
        <w:trPr>
          <w:trHeight w:val="300"/>
        </w:trPr>
        <w:tc>
          <w:tcPr>
            <w:tcW w:w="1166" w:type="dxa"/>
            <w:tcBorders>
              <w:top w:val="nil"/>
              <w:left w:val="nil"/>
              <w:bottom w:val="nil"/>
              <w:right w:val="nil"/>
            </w:tcBorders>
            <w:shd w:val="clear" w:color="auto" w:fill="auto"/>
            <w:noWrap/>
            <w:vAlign w:val="bottom"/>
            <w:hideMark/>
          </w:tcPr>
          <w:p w14:paraId="16A7F7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MRW0180</w:t>
            </w:r>
          </w:p>
        </w:tc>
        <w:tc>
          <w:tcPr>
            <w:tcW w:w="1320" w:type="dxa"/>
            <w:tcBorders>
              <w:top w:val="nil"/>
              <w:left w:val="nil"/>
              <w:bottom w:val="nil"/>
              <w:right w:val="nil"/>
            </w:tcBorders>
            <w:shd w:val="clear" w:color="auto" w:fill="auto"/>
            <w:noWrap/>
            <w:vAlign w:val="bottom"/>
            <w:hideMark/>
          </w:tcPr>
          <w:p w14:paraId="44CC79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8/18/2010</w:t>
            </w:r>
          </w:p>
        </w:tc>
        <w:tc>
          <w:tcPr>
            <w:tcW w:w="1114" w:type="dxa"/>
            <w:tcBorders>
              <w:top w:val="nil"/>
              <w:left w:val="nil"/>
              <w:bottom w:val="nil"/>
              <w:right w:val="nil"/>
            </w:tcBorders>
            <w:shd w:val="clear" w:color="auto" w:fill="auto"/>
            <w:noWrap/>
            <w:vAlign w:val="bottom"/>
            <w:hideMark/>
          </w:tcPr>
          <w:p w14:paraId="735FE55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0EE59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353_0</w:t>
            </w:r>
          </w:p>
        </w:tc>
        <w:tc>
          <w:tcPr>
            <w:tcW w:w="673" w:type="dxa"/>
            <w:tcBorders>
              <w:top w:val="nil"/>
              <w:left w:val="nil"/>
              <w:bottom w:val="nil"/>
              <w:right w:val="nil"/>
            </w:tcBorders>
            <w:shd w:val="clear" w:color="auto" w:fill="auto"/>
            <w:noWrap/>
            <w:vAlign w:val="bottom"/>
            <w:hideMark/>
          </w:tcPr>
          <w:p w14:paraId="12FEB3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502B7E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2FABD7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17.2</w:t>
            </w:r>
          </w:p>
        </w:tc>
        <w:tc>
          <w:tcPr>
            <w:tcW w:w="673" w:type="dxa"/>
            <w:tcBorders>
              <w:top w:val="nil"/>
              <w:left w:val="nil"/>
              <w:bottom w:val="nil"/>
              <w:right w:val="nil"/>
            </w:tcBorders>
            <w:shd w:val="clear" w:color="auto" w:fill="auto"/>
            <w:noWrap/>
            <w:vAlign w:val="bottom"/>
            <w:hideMark/>
          </w:tcPr>
          <w:p w14:paraId="6E85E4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87.1</w:t>
            </w:r>
          </w:p>
        </w:tc>
        <w:tc>
          <w:tcPr>
            <w:tcW w:w="673" w:type="dxa"/>
            <w:tcBorders>
              <w:top w:val="nil"/>
              <w:left w:val="nil"/>
              <w:bottom w:val="nil"/>
              <w:right w:val="nil"/>
            </w:tcBorders>
            <w:shd w:val="clear" w:color="auto" w:fill="auto"/>
            <w:noWrap/>
            <w:vAlign w:val="bottom"/>
            <w:hideMark/>
          </w:tcPr>
          <w:p w14:paraId="2197FB1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8879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34B1816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8BEEB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r>
      <w:tr w:rsidR="004B0B49" w:rsidRPr="0089132E" w14:paraId="6B8CAEDF" w14:textId="77777777" w:rsidTr="004B0B49">
        <w:trPr>
          <w:trHeight w:val="300"/>
        </w:trPr>
        <w:tc>
          <w:tcPr>
            <w:tcW w:w="1166" w:type="dxa"/>
            <w:tcBorders>
              <w:top w:val="nil"/>
              <w:left w:val="nil"/>
              <w:bottom w:val="nil"/>
              <w:right w:val="nil"/>
            </w:tcBorders>
            <w:shd w:val="clear" w:color="auto" w:fill="auto"/>
            <w:noWrap/>
            <w:vAlign w:val="bottom"/>
            <w:hideMark/>
          </w:tcPr>
          <w:p w14:paraId="62012D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WB0371</w:t>
            </w:r>
          </w:p>
        </w:tc>
        <w:tc>
          <w:tcPr>
            <w:tcW w:w="1320" w:type="dxa"/>
            <w:tcBorders>
              <w:top w:val="nil"/>
              <w:left w:val="nil"/>
              <w:bottom w:val="nil"/>
              <w:right w:val="nil"/>
            </w:tcBorders>
            <w:shd w:val="clear" w:color="auto" w:fill="auto"/>
            <w:noWrap/>
            <w:vAlign w:val="bottom"/>
            <w:hideMark/>
          </w:tcPr>
          <w:p w14:paraId="622D80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8/24/2010</w:t>
            </w:r>
          </w:p>
        </w:tc>
        <w:tc>
          <w:tcPr>
            <w:tcW w:w="1114" w:type="dxa"/>
            <w:tcBorders>
              <w:top w:val="nil"/>
              <w:left w:val="nil"/>
              <w:bottom w:val="nil"/>
              <w:right w:val="nil"/>
            </w:tcBorders>
            <w:shd w:val="clear" w:color="auto" w:fill="auto"/>
            <w:noWrap/>
            <w:vAlign w:val="bottom"/>
            <w:hideMark/>
          </w:tcPr>
          <w:p w14:paraId="069D8CE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339D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354_0</w:t>
            </w:r>
          </w:p>
        </w:tc>
        <w:tc>
          <w:tcPr>
            <w:tcW w:w="673" w:type="dxa"/>
            <w:tcBorders>
              <w:top w:val="nil"/>
              <w:left w:val="nil"/>
              <w:bottom w:val="nil"/>
              <w:right w:val="nil"/>
            </w:tcBorders>
            <w:shd w:val="clear" w:color="auto" w:fill="auto"/>
            <w:noWrap/>
            <w:vAlign w:val="bottom"/>
            <w:hideMark/>
          </w:tcPr>
          <w:p w14:paraId="083ECB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6C0309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BA197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w:t>
            </w:r>
          </w:p>
        </w:tc>
        <w:tc>
          <w:tcPr>
            <w:tcW w:w="673" w:type="dxa"/>
            <w:tcBorders>
              <w:top w:val="nil"/>
              <w:left w:val="nil"/>
              <w:bottom w:val="nil"/>
              <w:right w:val="nil"/>
            </w:tcBorders>
            <w:shd w:val="clear" w:color="auto" w:fill="auto"/>
            <w:noWrap/>
            <w:vAlign w:val="bottom"/>
            <w:hideMark/>
          </w:tcPr>
          <w:p w14:paraId="112F9D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c>
          <w:tcPr>
            <w:tcW w:w="673" w:type="dxa"/>
            <w:tcBorders>
              <w:top w:val="nil"/>
              <w:left w:val="nil"/>
              <w:bottom w:val="nil"/>
              <w:right w:val="nil"/>
            </w:tcBorders>
            <w:shd w:val="clear" w:color="auto" w:fill="auto"/>
            <w:noWrap/>
            <w:vAlign w:val="bottom"/>
            <w:hideMark/>
          </w:tcPr>
          <w:p w14:paraId="6ABB74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w:t>
            </w:r>
          </w:p>
        </w:tc>
        <w:tc>
          <w:tcPr>
            <w:tcW w:w="673" w:type="dxa"/>
            <w:tcBorders>
              <w:top w:val="nil"/>
              <w:left w:val="nil"/>
              <w:bottom w:val="nil"/>
              <w:right w:val="nil"/>
            </w:tcBorders>
            <w:shd w:val="clear" w:color="auto" w:fill="auto"/>
            <w:noWrap/>
            <w:vAlign w:val="bottom"/>
            <w:hideMark/>
          </w:tcPr>
          <w:p w14:paraId="3479C2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3E364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w:t>
            </w:r>
          </w:p>
        </w:tc>
        <w:tc>
          <w:tcPr>
            <w:tcW w:w="674" w:type="dxa"/>
            <w:tcBorders>
              <w:top w:val="nil"/>
              <w:left w:val="nil"/>
              <w:bottom w:val="nil"/>
              <w:right w:val="nil"/>
            </w:tcBorders>
            <w:shd w:val="clear" w:color="auto" w:fill="auto"/>
            <w:noWrap/>
            <w:vAlign w:val="bottom"/>
            <w:hideMark/>
          </w:tcPr>
          <w:p w14:paraId="42F27C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r>
      <w:tr w:rsidR="004B0B49" w:rsidRPr="0089132E" w14:paraId="3FD2F926" w14:textId="77777777" w:rsidTr="004B0B49">
        <w:trPr>
          <w:trHeight w:val="300"/>
        </w:trPr>
        <w:tc>
          <w:tcPr>
            <w:tcW w:w="1166" w:type="dxa"/>
            <w:tcBorders>
              <w:top w:val="nil"/>
              <w:left w:val="nil"/>
              <w:bottom w:val="nil"/>
              <w:right w:val="nil"/>
            </w:tcBorders>
            <w:shd w:val="clear" w:color="auto" w:fill="auto"/>
            <w:noWrap/>
            <w:vAlign w:val="bottom"/>
            <w:hideMark/>
          </w:tcPr>
          <w:p w14:paraId="0F1D7F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WB0363</w:t>
            </w:r>
          </w:p>
        </w:tc>
        <w:tc>
          <w:tcPr>
            <w:tcW w:w="1320" w:type="dxa"/>
            <w:tcBorders>
              <w:top w:val="nil"/>
              <w:left w:val="nil"/>
              <w:bottom w:val="nil"/>
              <w:right w:val="nil"/>
            </w:tcBorders>
            <w:shd w:val="clear" w:color="auto" w:fill="auto"/>
            <w:noWrap/>
            <w:vAlign w:val="bottom"/>
            <w:hideMark/>
          </w:tcPr>
          <w:p w14:paraId="79BC8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507D20B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B5C092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355_0</w:t>
            </w:r>
          </w:p>
        </w:tc>
        <w:tc>
          <w:tcPr>
            <w:tcW w:w="673" w:type="dxa"/>
            <w:tcBorders>
              <w:top w:val="nil"/>
              <w:left w:val="nil"/>
              <w:bottom w:val="nil"/>
              <w:right w:val="nil"/>
            </w:tcBorders>
            <w:shd w:val="clear" w:color="auto" w:fill="auto"/>
            <w:noWrap/>
            <w:vAlign w:val="bottom"/>
            <w:hideMark/>
          </w:tcPr>
          <w:p w14:paraId="44D727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0D08E0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288CB4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38F0B0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04A28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17.2</w:t>
            </w:r>
          </w:p>
        </w:tc>
        <w:tc>
          <w:tcPr>
            <w:tcW w:w="673" w:type="dxa"/>
            <w:tcBorders>
              <w:top w:val="nil"/>
              <w:left w:val="nil"/>
              <w:bottom w:val="nil"/>
              <w:right w:val="nil"/>
            </w:tcBorders>
            <w:shd w:val="clear" w:color="auto" w:fill="auto"/>
            <w:noWrap/>
            <w:vAlign w:val="bottom"/>
            <w:hideMark/>
          </w:tcPr>
          <w:p w14:paraId="699C0D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2ACE0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5D3E73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4D3B904" w14:textId="77777777" w:rsidTr="004B0B49">
        <w:trPr>
          <w:trHeight w:val="300"/>
        </w:trPr>
        <w:tc>
          <w:tcPr>
            <w:tcW w:w="1166" w:type="dxa"/>
            <w:tcBorders>
              <w:top w:val="nil"/>
              <w:left w:val="nil"/>
              <w:bottom w:val="nil"/>
              <w:right w:val="nil"/>
            </w:tcBorders>
            <w:shd w:val="clear" w:color="auto" w:fill="auto"/>
            <w:noWrap/>
            <w:vAlign w:val="bottom"/>
            <w:hideMark/>
          </w:tcPr>
          <w:p w14:paraId="1BAD09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WB0364</w:t>
            </w:r>
          </w:p>
        </w:tc>
        <w:tc>
          <w:tcPr>
            <w:tcW w:w="1320" w:type="dxa"/>
            <w:tcBorders>
              <w:top w:val="nil"/>
              <w:left w:val="nil"/>
              <w:bottom w:val="nil"/>
              <w:right w:val="nil"/>
            </w:tcBorders>
            <w:shd w:val="clear" w:color="auto" w:fill="auto"/>
            <w:noWrap/>
            <w:vAlign w:val="bottom"/>
            <w:hideMark/>
          </w:tcPr>
          <w:p w14:paraId="5862FB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685A29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04FF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357_0</w:t>
            </w:r>
          </w:p>
        </w:tc>
        <w:tc>
          <w:tcPr>
            <w:tcW w:w="673" w:type="dxa"/>
            <w:tcBorders>
              <w:top w:val="nil"/>
              <w:left w:val="nil"/>
              <w:bottom w:val="nil"/>
              <w:right w:val="nil"/>
            </w:tcBorders>
            <w:shd w:val="clear" w:color="auto" w:fill="auto"/>
            <w:noWrap/>
            <w:vAlign w:val="bottom"/>
            <w:hideMark/>
          </w:tcPr>
          <w:p w14:paraId="68DC8A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6FAD22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0043B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1D6BE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4FC29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768E1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43589A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4" w:type="dxa"/>
            <w:tcBorders>
              <w:top w:val="nil"/>
              <w:left w:val="nil"/>
              <w:bottom w:val="nil"/>
              <w:right w:val="nil"/>
            </w:tcBorders>
            <w:shd w:val="clear" w:color="auto" w:fill="auto"/>
            <w:noWrap/>
            <w:vAlign w:val="bottom"/>
            <w:hideMark/>
          </w:tcPr>
          <w:p w14:paraId="392B15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r>
      <w:tr w:rsidR="004B0B49" w:rsidRPr="0089132E" w14:paraId="586EE766" w14:textId="77777777" w:rsidTr="004B0B49">
        <w:trPr>
          <w:trHeight w:val="300"/>
        </w:trPr>
        <w:tc>
          <w:tcPr>
            <w:tcW w:w="1166" w:type="dxa"/>
            <w:tcBorders>
              <w:top w:val="nil"/>
              <w:left w:val="nil"/>
              <w:bottom w:val="nil"/>
              <w:right w:val="nil"/>
            </w:tcBorders>
            <w:shd w:val="clear" w:color="auto" w:fill="auto"/>
            <w:noWrap/>
            <w:vAlign w:val="bottom"/>
            <w:hideMark/>
          </w:tcPr>
          <w:p w14:paraId="096D9C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MRW0182</w:t>
            </w:r>
          </w:p>
        </w:tc>
        <w:tc>
          <w:tcPr>
            <w:tcW w:w="1320" w:type="dxa"/>
            <w:tcBorders>
              <w:top w:val="nil"/>
              <w:left w:val="nil"/>
              <w:bottom w:val="nil"/>
              <w:right w:val="nil"/>
            </w:tcBorders>
            <w:shd w:val="clear" w:color="auto" w:fill="auto"/>
            <w:noWrap/>
            <w:vAlign w:val="bottom"/>
            <w:hideMark/>
          </w:tcPr>
          <w:p w14:paraId="4D236A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9/8/2010</w:t>
            </w:r>
          </w:p>
        </w:tc>
        <w:tc>
          <w:tcPr>
            <w:tcW w:w="1114" w:type="dxa"/>
            <w:tcBorders>
              <w:top w:val="nil"/>
              <w:left w:val="nil"/>
              <w:bottom w:val="nil"/>
              <w:right w:val="nil"/>
            </w:tcBorders>
            <w:shd w:val="clear" w:color="auto" w:fill="auto"/>
            <w:noWrap/>
            <w:vAlign w:val="bottom"/>
            <w:hideMark/>
          </w:tcPr>
          <w:p w14:paraId="62C65B9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B4DD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358_0</w:t>
            </w:r>
          </w:p>
        </w:tc>
        <w:tc>
          <w:tcPr>
            <w:tcW w:w="673" w:type="dxa"/>
            <w:tcBorders>
              <w:top w:val="nil"/>
              <w:left w:val="nil"/>
              <w:bottom w:val="nil"/>
              <w:right w:val="nil"/>
            </w:tcBorders>
            <w:shd w:val="clear" w:color="auto" w:fill="auto"/>
            <w:noWrap/>
            <w:vAlign w:val="bottom"/>
            <w:hideMark/>
          </w:tcPr>
          <w:p w14:paraId="2BAF5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7FED9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58C3AF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66368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547DF6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7F76DF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0E673A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4" w:type="dxa"/>
            <w:tcBorders>
              <w:top w:val="nil"/>
              <w:left w:val="nil"/>
              <w:bottom w:val="nil"/>
              <w:right w:val="nil"/>
            </w:tcBorders>
            <w:shd w:val="clear" w:color="auto" w:fill="auto"/>
            <w:noWrap/>
            <w:vAlign w:val="bottom"/>
            <w:hideMark/>
          </w:tcPr>
          <w:p w14:paraId="293E5C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r>
      <w:tr w:rsidR="004B0B49" w:rsidRPr="0089132E" w14:paraId="60CC8845" w14:textId="77777777" w:rsidTr="004B0B49">
        <w:trPr>
          <w:trHeight w:val="300"/>
        </w:trPr>
        <w:tc>
          <w:tcPr>
            <w:tcW w:w="1166" w:type="dxa"/>
            <w:tcBorders>
              <w:top w:val="nil"/>
              <w:left w:val="nil"/>
              <w:bottom w:val="nil"/>
              <w:right w:val="nil"/>
            </w:tcBorders>
            <w:shd w:val="clear" w:color="auto" w:fill="auto"/>
            <w:noWrap/>
            <w:vAlign w:val="bottom"/>
            <w:hideMark/>
          </w:tcPr>
          <w:p w14:paraId="31B012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WB0357</w:t>
            </w:r>
          </w:p>
        </w:tc>
        <w:tc>
          <w:tcPr>
            <w:tcW w:w="1320" w:type="dxa"/>
            <w:tcBorders>
              <w:top w:val="nil"/>
              <w:left w:val="nil"/>
              <w:bottom w:val="nil"/>
              <w:right w:val="nil"/>
            </w:tcBorders>
            <w:shd w:val="clear" w:color="auto" w:fill="auto"/>
            <w:noWrap/>
            <w:vAlign w:val="bottom"/>
            <w:hideMark/>
          </w:tcPr>
          <w:p w14:paraId="4AC413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9/14/2010</w:t>
            </w:r>
          </w:p>
        </w:tc>
        <w:tc>
          <w:tcPr>
            <w:tcW w:w="1114" w:type="dxa"/>
            <w:tcBorders>
              <w:top w:val="nil"/>
              <w:left w:val="nil"/>
              <w:bottom w:val="nil"/>
              <w:right w:val="nil"/>
            </w:tcBorders>
            <w:shd w:val="clear" w:color="auto" w:fill="auto"/>
            <w:noWrap/>
            <w:vAlign w:val="bottom"/>
            <w:hideMark/>
          </w:tcPr>
          <w:p w14:paraId="5F3A2BE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5B2D5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359_0</w:t>
            </w:r>
          </w:p>
        </w:tc>
        <w:tc>
          <w:tcPr>
            <w:tcW w:w="673" w:type="dxa"/>
            <w:tcBorders>
              <w:top w:val="nil"/>
              <w:left w:val="nil"/>
              <w:bottom w:val="nil"/>
              <w:right w:val="nil"/>
            </w:tcBorders>
            <w:shd w:val="clear" w:color="auto" w:fill="auto"/>
            <w:noWrap/>
            <w:vAlign w:val="bottom"/>
            <w:hideMark/>
          </w:tcPr>
          <w:p w14:paraId="48BAF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6F732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36.5</w:t>
            </w:r>
          </w:p>
        </w:tc>
        <w:tc>
          <w:tcPr>
            <w:tcW w:w="673" w:type="dxa"/>
            <w:tcBorders>
              <w:top w:val="nil"/>
              <w:left w:val="nil"/>
              <w:bottom w:val="nil"/>
              <w:right w:val="nil"/>
            </w:tcBorders>
            <w:shd w:val="clear" w:color="auto" w:fill="auto"/>
            <w:noWrap/>
            <w:vAlign w:val="bottom"/>
            <w:hideMark/>
          </w:tcPr>
          <w:p w14:paraId="144DFD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0EF6DD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2F9960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2A279A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4C70EB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4" w:type="dxa"/>
            <w:tcBorders>
              <w:top w:val="nil"/>
              <w:left w:val="nil"/>
              <w:bottom w:val="nil"/>
              <w:right w:val="nil"/>
            </w:tcBorders>
            <w:shd w:val="clear" w:color="auto" w:fill="auto"/>
            <w:noWrap/>
            <w:vAlign w:val="bottom"/>
            <w:hideMark/>
          </w:tcPr>
          <w:p w14:paraId="22F9B6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r>
      <w:tr w:rsidR="004B0B49" w:rsidRPr="0089132E" w14:paraId="1919764C" w14:textId="77777777" w:rsidTr="004B0B49">
        <w:trPr>
          <w:trHeight w:val="300"/>
        </w:trPr>
        <w:tc>
          <w:tcPr>
            <w:tcW w:w="1166" w:type="dxa"/>
            <w:tcBorders>
              <w:top w:val="nil"/>
              <w:left w:val="nil"/>
              <w:bottom w:val="nil"/>
              <w:right w:val="nil"/>
            </w:tcBorders>
            <w:shd w:val="clear" w:color="auto" w:fill="auto"/>
            <w:noWrap/>
            <w:vAlign w:val="bottom"/>
            <w:hideMark/>
          </w:tcPr>
          <w:p w14:paraId="2194A4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MRW0185</w:t>
            </w:r>
          </w:p>
        </w:tc>
        <w:tc>
          <w:tcPr>
            <w:tcW w:w="1320" w:type="dxa"/>
            <w:tcBorders>
              <w:top w:val="nil"/>
              <w:left w:val="nil"/>
              <w:bottom w:val="nil"/>
              <w:right w:val="nil"/>
            </w:tcBorders>
            <w:shd w:val="clear" w:color="auto" w:fill="auto"/>
            <w:noWrap/>
            <w:vAlign w:val="bottom"/>
            <w:hideMark/>
          </w:tcPr>
          <w:p w14:paraId="5E671A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9/15/2010</w:t>
            </w:r>
          </w:p>
        </w:tc>
        <w:tc>
          <w:tcPr>
            <w:tcW w:w="1114" w:type="dxa"/>
            <w:tcBorders>
              <w:top w:val="nil"/>
              <w:left w:val="nil"/>
              <w:bottom w:val="nil"/>
              <w:right w:val="nil"/>
            </w:tcBorders>
            <w:shd w:val="clear" w:color="auto" w:fill="auto"/>
            <w:noWrap/>
            <w:vAlign w:val="bottom"/>
            <w:hideMark/>
          </w:tcPr>
          <w:p w14:paraId="347784B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2C26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360_0</w:t>
            </w:r>
          </w:p>
        </w:tc>
        <w:tc>
          <w:tcPr>
            <w:tcW w:w="673" w:type="dxa"/>
            <w:tcBorders>
              <w:top w:val="nil"/>
              <w:left w:val="nil"/>
              <w:bottom w:val="nil"/>
              <w:right w:val="nil"/>
            </w:tcBorders>
            <w:shd w:val="clear" w:color="auto" w:fill="auto"/>
            <w:noWrap/>
            <w:vAlign w:val="bottom"/>
            <w:hideMark/>
          </w:tcPr>
          <w:p w14:paraId="00C7D6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0D6CD4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232E4D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427001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33.9</w:t>
            </w:r>
          </w:p>
        </w:tc>
        <w:tc>
          <w:tcPr>
            <w:tcW w:w="673" w:type="dxa"/>
            <w:tcBorders>
              <w:top w:val="nil"/>
              <w:left w:val="nil"/>
              <w:bottom w:val="nil"/>
              <w:right w:val="nil"/>
            </w:tcBorders>
            <w:shd w:val="clear" w:color="auto" w:fill="auto"/>
            <w:noWrap/>
            <w:vAlign w:val="bottom"/>
            <w:hideMark/>
          </w:tcPr>
          <w:p w14:paraId="5DF5AA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34953E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5C9DAF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85327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w:t>
            </w:r>
          </w:p>
        </w:tc>
      </w:tr>
      <w:tr w:rsidR="004B0B49" w:rsidRPr="0089132E" w14:paraId="66E12279" w14:textId="77777777" w:rsidTr="004B0B49">
        <w:trPr>
          <w:trHeight w:val="300"/>
        </w:trPr>
        <w:tc>
          <w:tcPr>
            <w:tcW w:w="1166" w:type="dxa"/>
            <w:tcBorders>
              <w:top w:val="nil"/>
              <w:left w:val="nil"/>
              <w:bottom w:val="nil"/>
              <w:right w:val="nil"/>
            </w:tcBorders>
            <w:shd w:val="clear" w:color="auto" w:fill="auto"/>
            <w:noWrap/>
            <w:vAlign w:val="bottom"/>
            <w:hideMark/>
          </w:tcPr>
          <w:p w14:paraId="00DC09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MRW0184</w:t>
            </w:r>
          </w:p>
        </w:tc>
        <w:tc>
          <w:tcPr>
            <w:tcW w:w="1320" w:type="dxa"/>
            <w:tcBorders>
              <w:top w:val="nil"/>
              <w:left w:val="nil"/>
              <w:bottom w:val="nil"/>
              <w:right w:val="nil"/>
            </w:tcBorders>
            <w:shd w:val="clear" w:color="auto" w:fill="auto"/>
            <w:noWrap/>
            <w:vAlign w:val="bottom"/>
            <w:hideMark/>
          </w:tcPr>
          <w:p w14:paraId="14725A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9/16/2010</w:t>
            </w:r>
          </w:p>
        </w:tc>
        <w:tc>
          <w:tcPr>
            <w:tcW w:w="1114" w:type="dxa"/>
            <w:tcBorders>
              <w:top w:val="nil"/>
              <w:left w:val="nil"/>
              <w:bottom w:val="nil"/>
              <w:right w:val="nil"/>
            </w:tcBorders>
            <w:shd w:val="clear" w:color="auto" w:fill="auto"/>
            <w:noWrap/>
            <w:vAlign w:val="bottom"/>
            <w:hideMark/>
          </w:tcPr>
          <w:p w14:paraId="0213CCD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A708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361_0</w:t>
            </w:r>
          </w:p>
        </w:tc>
        <w:tc>
          <w:tcPr>
            <w:tcW w:w="673" w:type="dxa"/>
            <w:tcBorders>
              <w:top w:val="nil"/>
              <w:left w:val="nil"/>
              <w:bottom w:val="nil"/>
              <w:right w:val="nil"/>
            </w:tcBorders>
            <w:shd w:val="clear" w:color="auto" w:fill="auto"/>
            <w:noWrap/>
            <w:vAlign w:val="bottom"/>
            <w:hideMark/>
          </w:tcPr>
          <w:p w14:paraId="3F0585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51CCFC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4004E1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w:t>
            </w:r>
          </w:p>
        </w:tc>
        <w:tc>
          <w:tcPr>
            <w:tcW w:w="673" w:type="dxa"/>
            <w:tcBorders>
              <w:top w:val="nil"/>
              <w:left w:val="nil"/>
              <w:bottom w:val="nil"/>
              <w:right w:val="nil"/>
            </w:tcBorders>
            <w:shd w:val="clear" w:color="auto" w:fill="auto"/>
            <w:noWrap/>
            <w:vAlign w:val="bottom"/>
            <w:hideMark/>
          </w:tcPr>
          <w:p w14:paraId="16521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68.8</w:t>
            </w:r>
          </w:p>
        </w:tc>
        <w:tc>
          <w:tcPr>
            <w:tcW w:w="673" w:type="dxa"/>
            <w:tcBorders>
              <w:top w:val="nil"/>
              <w:left w:val="nil"/>
              <w:bottom w:val="nil"/>
              <w:right w:val="nil"/>
            </w:tcBorders>
            <w:shd w:val="clear" w:color="auto" w:fill="auto"/>
            <w:noWrap/>
            <w:vAlign w:val="bottom"/>
            <w:hideMark/>
          </w:tcPr>
          <w:p w14:paraId="66844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7AD362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w:t>
            </w:r>
          </w:p>
        </w:tc>
        <w:tc>
          <w:tcPr>
            <w:tcW w:w="673" w:type="dxa"/>
            <w:tcBorders>
              <w:top w:val="nil"/>
              <w:left w:val="nil"/>
              <w:bottom w:val="nil"/>
              <w:right w:val="nil"/>
            </w:tcBorders>
            <w:shd w:val="clear" w:color="auto" w:fill="auto"/>
            <w:noWrap/>
            <w:vAlign w:val="bottom"/>
            <w:hideMark/>
          </w:tcPr>
          <w:p w14:paraId="1A734C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543A97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r>
      <w:tr w:rsidR="004B0B49" w:rsidRPr="0089132E" w14:paraId="3DEC4AF2" w14:textId="77777777" w:rsidTr="004B0B49">
        <w:trPr>
          <w:trHeight w:val="300"/>
        </w:trPr>
        <w:tc>
          <w:tcPr>
            <w:tcW w:w="1166" w:type="dxa"/>
            <w:tcBorders>
              <w:top w:val="nil"/>
              <w:left w:val="nil"/>
              <w:bottom w:val="nil"/>
              <w:right w:val="nil"/>
            </w:tcBorders>
            <w:shd w:val="clear" w:color="auto" w:fill="auto"/>
            <w:noWrap/>
            <w:vAlign w:val="bottom"/>
            <w:hideMark/>
          </w:tcPr>
          <w:p w14:paraId="65F45B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WB0356</w:t>
            </w:r>
          </w:p>
        </w:tc>
        <w:tc>
          <w:tcPr>
            <w:tcW w:w="1320" w:type="dxa"/>
            <w:tcBorders>
              <w:top w:val="nil"/>
              <w:left w:val="nil"/>
              <w:bottom w:val="nil"/>
              <w:right w:val="nil"/>
            </w:tcBorders>
            <w:shd w:val="clear" w:color="auto" w:fill="auto"/>
            <w:noWrap/>
            <w:vAlign w:val="bottom"/>
            <w:hideMark/>
          </w:tcPr>
          <w:p w14:paraId="6A60FB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9/23/2010</w:t>
            </w:r>
          </w:p>
        </w:tc>
        <w:tc>
          <w:tcPr>
            <w:tcW w:w="1114" w:type="dxa"/>
            <w:tcBorders>
              <w:top w:val="nil"/>
              <w:left w:val="nil"/>
              <w:bottom w:val="nil"/>
              <w:right w:val="nil"/>
            </w:tcBorders>
            <w:shd w:val="clear" w:color="auto" w:fill="auto"/>
            <w:noWrap/>
            <w:vAlign w:val="bottom"/>
            <w:hideMark/>
          </w:tcPr>
          <w:p w14:paraId="259221F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22D77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362_0</w:t>
            </w:r>
          </w:p>
        </w:tc>
        <w:tc>
          <w:tcPr>
            <w:tcW w:w="673" w:type="dxa"/>
            <w:tcBorders>
              <w:top w:val="nil"/>
              <w:left w:val="nil"/>
              <w:bottom w:val="nil"/>
              <w:right w:val="nil"/>
            </w:tcBorders>
            <w:shd w:val="clear" w:color="auto" w:fill="auto"/>
            <w:noWrap/>
            <w:vAlign w:val="bottom"/>
            <w:hideMark/>
          </w:tcPr>
          <w:p w14:paraId="5551AF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39C88A0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D6394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504391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4B2B96F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24B4B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7DA91C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w:t>
            </w:r>
          </w:p>
        </w:tc>
        <w:tc>
          <w:tcPr>
            <w:tcW w:w="674" w:type="dxa"/>
            <w:tcBorders>
              <w:top w:val="nil"/>
              <w:left w:val="nil"/>
              <w:bottom w:val="nil"/>
              <w:right w:val="nil"/>
            </w:tcBorders>
            <w:shd w:val="clear" w:color="auto" w:fill="auto"/>
            <w:noWrap/>
            <w:vAlign w:val="bottom"/>
            <w:hideMark/>
          </w:tcPr>
          <w:p w14:paraId="5BC55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r>
      <w:tr w:rsidR="004B0B49" w:rsidRPr="0089132E" w14:paraId="7A8EB2C9" w14:textId="77777777" w:rsidTr="004B0B49">
        <w:trPr>
          <w:trHeight w:val="300"/>
        </w:trPr>
        <w:tc>
          <w:tcPr>
            <w:tcW w:w="1166" w:type="dxa"/>
            <w:tcBorders>
              <w:top w:val="nil"/>
              <w:left w:val="nil"/>
              <w:bottom w:val="nil"/>
              <w:right w:val="nil"/>
            </w:tcBorders>
            <w:shd w:val="clear" w:color="auto" w:fill="auto"/>
            <w:noWrap/>
            <w:vAlign w:val="bottom"/>
            <w:hideMark/>
          </w:tcPr>
          <w:p w14:paraId="2D0403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MRW0183</w:t>
            </w:r>
          </w:p>
        </w:tc>
        <w:tc>
          <w:tcPr>
            <w:tcW w:w="1320" w:type="dxa"/>
            <w:tcBorders>
              <w:top w:val="nil"/>
              <w:left w:val="nil"/>
              <w:bottom w:val="nil"/>
              <w:right w:val="nil"/>
            </w:tcBorders>
            <w:shd w:val="clear" w:color="auto" w:fill="auto"/>
            <w:noWrap/>
            <w:vAlign w:val="bottom"/>
            <w:hideMark/>
          </w:tcPr>
          <w:p w14:paraId="0DFE7A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9/30/2010</w:t>
            </w:r>
          </w:p>
        </w:tc>
        <w:tc>
          <w:tcPr>
            <w:tcW w:w="1114" w:type="dxa"/>
            <w:tcBorders>
              <w:top w:val="nil"/>
              <w:left w:val="nil"/>
              <w:bottom w:val="nil"/>
              <w:right w:val="nil"/>
            </w:tcBorders>
            <w:shd w:val="clear" w:color="auto" w:fill="auto"/>
            <w:noWrap/>
            <w:vAlign w:val="bottom"/>
            <w:hideMark/>
          </w:tcPr>
          <w:p w14:paraId="76B649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A25BB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364_0</w:t>
            </w:r>
          </w:p>
        </w:tc>
        <w:tc>
          <w:tcPr>
            <w:tcW w:w="673" w:type="dxa"/>
            <w:tcBorders>
              <w:top w:val="nil"/>
              <w:left w:val="nil"/>
              <w:bottom w:val="nil"/>
              <w:right w:val="nil"/>
            </w:tcBorders>
            <w:shd w:val="clear" w:color="auto" w:fill="auto"/>
            <w:noWrap/>
            <w:vAlign w:val="bottom"/>
            <w:hideMark/>
          </w:tcPr>
          <w:p w14:paraId="24A64C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1AD89F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3" w:type="dxa"/>
            <w:tcBorders>
              <w:top w:val="nil"/>
              <w:left w:val="nil"/>
              <w:bottom w:val="nil"/>
              <w:right w:val="nil"/>
            </w:tcBorders>
            <w:shd w:val="clear" w:color="auto" w:fill="auto"/>
            <w:noWrap/>
            <w:vAlign w:val="bottom"/>
            <w:hideMark/>
          </w:tcPr>
          <w:p w14:paraId="035E83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c>
          <w:tcPr>
            <w:tcW w:w="673" w:type="dxa"/>
            <w:tcBorders>
              <w:top w:val="nil"/>
              <w:left w:val="nil"/>
              <w:bottom w:val="nil"/>
              <w:right w:val="nil"/>
            </w:tcBorders>
            <w:shd w:val="clear" w:color="auto" w:fill="auto"/>
            <w:noWrap/>
            <w:vAlign w:val="bottom"/>
            <w:hideMark/>
          </w:tcPr>
          <w:p w14:paraId="5BDDC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66217C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2DB89B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1E257B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4" w:type="dxa"/>
            <w:tcBorders>
              <w:top w:val="nil"/>
              <w:left w:val="nil"/>
              <w:bottom w:val="nil"/>
              <w:right w:val="nil"/>
            </w:tcBorders>
            <w:shd w:val="clear" w:color="auto" w:fill="auto"/>
            <w:noWrap/>
            <w:vAlign w:val="bottom"/>
            <w:hideMark/>
          </w:tcPr>
          <w:p w14:paraId="1EFD68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r>
      <w:tr w:rsidR="004B0B49" w:rsidRPr="0089132E" w14:paraId="1A2F05A3" w14:textId="77777777" w:rsidTr="004B0B49">
        <w:trPr>
          <w:trHeight w:val="300"/>
        </w:trPr>
        <w:tc>
          <w:tcPr>
            <w:tcW w:w="1166" w:type="dxa"/>
            <w:tcBorders>
              <w:top w:val="nil"/>
              <w:left w:val="nil"/>
              <w:bottom w:val="nil"/>
              <w:right w:val="nil"/>
            </w:tcBorders>
            <w:shd w:val="clear" w:color="auto" w:fill="auto"/>
            <w:noWrap/>
            <w:vAlign w:val="bottom"/>
            <w:hideMark/>
          </w:tcPr>
          <w:p w14:paraId="4F6DBB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WB0367</w:t>
            </w:r>
          </w:p>
        </w:tc>
        <w:tc>
          <w:tcPr>
            <w:tcW w:w="1320" w:type="dxa"/>
            <w:tcBorders>
              <w:top w:val="nil"/>
              <w:left w:val="nil"/>
              <w:bottom w:val="nil"/>
              <w:right w:val="nil"/>
            </w:tcBorders>
            <w:shd w:val="clear" w:color="auto" w:fill="auto"/>
            <w:noWrap/>
            <w:vAlign w:val="bottom"/>
            <w:hideMark/>
          </w:tcPr>
          <w:p w14:paraId="3FD098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10/6/2010</w:t>
            </w:r>
          </w:p>
        </w:tc>
        <w:tc>
          <w:tcPr>
            <w:tcW w:w="1114" w:type="dxa"/>
            <w:tcBorders>
              <w:top w:val="nil"/>
              <w:left w:val="nil"/>
              <w:bottom w:val="nil"/>
              <w:right w:val="nil"/>
            </w:tcBorders>
            <w:shd w:val="clear" w:color="auto" w:fill="auto"/>
            <w:noWrap/>
            <w:vAlign w:val="bottom"/>
            <w:hideMark/>
          </w:tcPr>
          <w:p w14:paraId="407428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34B11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365_0</w:t>
            </w:r>
          </w:p>
        </w:tc>
        <w:tc>
          <w:tcPr>
            <w:tcW w:w="673" w:type="dxa"/>
            <w:tcBorders>
              <w:top w:val="nil"/>
              <w:left w:val="nil"/>
              <w:bottom w:val="nil"/>
              <w:right w:val="nil"/>
            </w:tcBorders>
            <w:shd w:val="clear" w:color="auto" w:fill="auto"/>
            <w:noWrap/>
            <w:vAlign w:val="bottom"/>
            <w:hideMark/>
          </w:tcPr>
          <w:p w14:paraId="31EF3D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421087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c>
          <w:tcPr>
            <w:tcW w:w="673" w:type="dxa"/>
            <w:tcBorders>
              <w:top w:val="nil"/>
              <w:left w:val="nil"/>
              <w:bottom w:val="nil"/>
              <w:right w:val="nil"/>
            </w:tcBorders>
            <w:shd w:val="clear" w:color="auto" w:fill="auto"/>
            <w:noWrap/>
            <w:vAlign w:val="bottom"/>
            <w:hideMark/>
          </w:tcPr>
          <w:p w14:paraId="0F1AA9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39.7</w:t>
            </w:r>
          </w:p>
        </w:tc>
        <w:tc>
          <w:tcPr>
            <w:tcW w:w="673" w:type="dxa"/>
            <w:tcBorders>
              <w:top w:val="nil"/>
              <w:left w:val="nil"/>
              <w:bottom w:val="nil"/>
              <w:right w:val="nil"/>
            </w:tcBorders>
            <w:shd w:val="clear" w:color="auto" w:fill="auto"/>
            <w:noWrap/>
            <w:vAlign w:val="bottom"/>
            <w:hideMark/>
          </w:tcPr>
          <w:p w14:paraId="0CDD37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1D93E0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4D27D8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0CBAFD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4" w:type="dxa"/>
            <w:tcBorders>
              <w:top w:val="nil"/>
              <w:left w:val="nil"/>
              <w:bottom w:val="nil"/>
              <w:right w:val="nil"/>
            </w:tcBorders>
            <w:shd w:val="clear" w:color="auto" w:fill="auto"/>
            <w:noWrap/>
            <w:vAlign w:val="bottom"/>
            <w:hideMark/>
          </w:tcPr>
          <w:p w14:paraId="7C8BCC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r>
      <w:tr w:rsidR="004B0B49" w:rsidRPr="0089132E" w14:paraId="7546F462" w14:textId="77777777" w:rsidTr="004B0B49">
        <w:trPr>
          <w:trHeight w:val="300"/>
        </w:trPr>
        <w:tc>
          <w:tcPr>
            <w:tcW w:w="1166" w:type="dxa"/>
            <w:tcBorders>
              <w:top w:val="nil"/>
              <w:left w:val="nil"/>
              <w:bottom w:val="nil"/>
              <w:right w:val="nil"/>
            </w:tcBorders>
            <w:shd w:val="clear" w:color="auto" w:fill="auto"/>
            <w:noWrap/>
            <w:vAlign w:val="bottom"/>
            <w:hideMark/>
          </w:tcPr>
          <w:p w14:paraId="18F7F7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WB0362</w:t>
            </w:r>
          </w:p>
        </w:tc>
        <w:tc>
          <w:tcPr>
            <w:tcW w:w="1320" w:type="dxa"/>
            <w:tcBorders>
              <w:top w:val="nil"/>
              <w:left w:val="nil"/>
              <w:bottom w:val="nil"/>
              <w:right w:val="nil"/>
            </w:tcBorders>
            <w:shd w:val="clear" w:color="auto" w:fill="auto"/>
            <w:noWrap/>
            <w:vAlign w:val="bottom"/>
            <w:hideMark/>
          </w:tcPr>
          <w:p w14:paraId="7BF15A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10/5/2010</w:t>
            </w:r>
          </w:p>
        </w:tc>
        <w:tc>
          <w:tcPr>
            <w:tcW w:w="1114" w:type="dxa"/>
            <w:tcBorders>
              <w:top w:val="nil"/>
              <w:left w:val="nil"/>
              <w:bottom w:val="nil"/>
              <w:right w:val="nil"/>
            </w:tcBorders>
            <w:shd w:val="clear" w:color="auto" w:fill="auto"/>
            <w:noWrap/>
            <w:vAlign w:val="bottom"/>
            <w:hideMark/>
          </w:tcPr>
          <w:p w14:paraId="751ABCA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C48D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366_0</w:t>
            </w:r>
          </w:p>
        </w:tc>
        <w:tc>
          <w:tcPr>
            <w:tcW w:w="673" w:type="dxa"/>
            <w:tcBorders>
              <w:top w:val="nil"/>
              <w:left w:val="nil"/>
              <w:bottom w:val="nil"/>
              <w:right w:val="nil"/>
            </w:tcBorders>
            <w:shd w:val="clear" w:color="auto" w:fill="auto"/>
            <w:noWrap/>
            <w:vAlign w:val="bottom"/>
            <w:hideMark/>
          </w:tcPr>
          <w:p w14:paraId="186862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3" w:type="dxa"/>
            <w:tcBorders>
              <w:top w:val="nil"/>
              <w:left w:val="nil"/>
              <w:bottom w:val="nil"/>
              <w:right w:val="nil"/>
            </w:tcBorders>
            <w:shd w:val="clear" w:color="auto" w:fill="auto"/>
            <w:noWrap/>
            <w:vAlign w:val="bottom"/>
            <w:hideMark/>
          </w:tcPr>
          <w:p w14:paraId="7789E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1C03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466E85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18F57D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w:t>
            </w:r>
          </w:p>
        </w:tc>
        <w:tc>
          <w:tcPr>
            <w:tcW w:w="673" w:type="dxa"/>
            <w:tcBorders>
              <w:top w:val="nil"/>
              <w:left w:val="nil"/>
              <w:bottom w:val="nil"/>
              <w:right w:val="nil"/>
            </w:tcBorders>
            <w:shd w:val="clear" w:color="auto" w:fill="auto"/>
            <w:noWrap/>
            <w:vAlign w:val="bottom"/>
            <w:hideMark/>
          </w:tcPr>
          <w:p w14:paraId="1CEC0B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2694D9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31.2</w:t>
            </w:r>
          </w:p>
        </w:tc>
        <w:tc>
          <w:tcPr>
            <w:tcW w:w="674" w:type="dxa"/>
            <w:tcBorders>
              <w:top w:val="nil"/>
              <w:left w:val="nil"/>
              <w:bottom w:val="nil"/>
              <w:right w:val="nil"/>
            </w:tcBorders>
            <w:shd w:val="clear" w:color="auto" w:fill="auto"/>
            <w:noWrap/>
            <w:vAlign w:val="bottom"/>
            <w:hideMark/>
          </w:tcPr>
          <w:p w14:paraId="3769EA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w:t>
            </w:r>
          </w:p>
        </w:tc>
      </w:tr>
      <w:tr w:rsidR="004B0B49" w:rsidRPr="0089132E" w14:paraId="01D553ED" w14:textId="77777777" w:rsidTr="004B0B49">
        <w:trPr>
          <w:trHeight w:val="300"/>
        </w:trPr>
        <w:tc>
          <w:tcPr>
            <w:tcW w:w="1166" w:type="dxa"/>
            <w:tcBorders>
              <w:top w:val="nil"/>
              <w:left w:val="nil"/>
              <w:bottom w:val="nil"/>
              <w:right w:val="nil"/>
            </w:tcBorders>
            <w:shd w:val="clear" w:color="auto" w:fill="auto"/>
            <w:noWrap/>
            <w:vAlign w:val="bottom"/>
            <w:hideMark/>
          </w:tcPr>
          <w:p w14:paraId="3E1A46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WB0372</w:t>
            </w:r>
          </w:p>
        </w:tc>
        <w:tc>
          <w:tcPr>
            <w:tcW w:w="1320" w:type="dxa"/>
            <w:tcBorders>
              <w:top w:val="nil"/>
              <w:left w:val="nil"/>
              <w:bottom w:val="nil"/>
              <w:right w:val="nil"/>
            </w:tcBorders>
            <w:shd w:val="clear" w:color="auto" w:fill="auto"/>
            <w:noWrap/>
            <w:vAlign w:val="bottom"/>
            <w:hideMark/>
          </w:tcPr>
          <w:p w14:paraId="11224D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10/12/2010</w:t>
            </w:r>
          </w:p>
        </w:tc>
        <w:tc>
          <w:tcPr>
            <w:tcW w:w="1114" w:type="dxa"/>
            <w:tcBorders>
              <w:top w:val="nil"/>
              <w:left w:val="nil"/>
              <w:bottom w:val="nil"/>
              <w:right w:val="nil"/>
            </w:tcBorders>
            <w:shd w:val="clear" w:color="auto" w:fill="auto"/>
            <w:noWrap/>
            <w:vAlign w:val="bottom"/>
            <w:hideMark/>
          </w:tcPr>
          <w:p w14:paraId="6C08B4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FA3BF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367_0</w:t>
            </w:r>
          </w:p>
        </w:tc>
        <w:tc>
          <w:tcPr>
            <w:tcW w:w="673" w:type="dxa"/>
            <w:tcBorders>
              <w:top w:val="nil"/>
              <w:left w:val="nil"/>
              <w:bottom w:val="nil"/>
              <w:right w:val="nil"/>
            </w:tcBorders>
            <w:shd w:val="clear" w:color="auto" w:fill="auto"/>
            <w:noWrap/>
            <w:vAlign w:val="bottom"/>
            <w:hideMark/>
          </w:tcPr>
          <w:p w14:paraId="2EDAB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21.8</w:t>
            </w:r>
          </w:p>
        </w:tc>
        <w:tc>
          <w:tcPr>
            <w:tcW w:w="673" w:type="dxa"/>
            <w:tcBorders>
              <w:top w:val="nil"/>
              <w:left w:val="nil"/>
              <w:bottom w:val="nil"/>
              <w:right w:val="nil"/>
            </w:tcBorders>
            <w:shd w:val="clear" w:color="auto" w:fill="auto"/>
            <w:noWrap/>
            <w:vAlign w:val="bottom"/>
            <w:hideMark/>
          </w:tcPr>
          <w:p w14:paraId="18FF01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09ECA6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c>
          <w:tcPr>
            <w:tcW w:w="673" w:type="dxa"/>
            <w:tcBorders>
              <w:top w:val="nil"/>
              <w:left w:val="nil"/>
              <w:bottom w:val="nil"/>
              <w:right w:val="nil"/>
            </w:tcBorders>
            <w:shd w:val="clear" w:color="auto" w:fill="auto"/>
            <w:noWrap/>
            <w:vAlign w:val="bottom"/>
            <w:hideMark/>
          </w:tcPr>
          <w:p w14:paraId="56C96D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880A0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13.1</w:t>
            </w:r>
          </w:p>
        </w:tc>
        <w:tc>
          <w:tcPr>
            <w:tcW w:w="673" w:type="dxa"/>
            <w:tcBorders>
              <w:top w:val="nil"/>
              <w:left w:val="nil"/>
              <w:bottom w:val="nil"/>
              <w:right w:val="nil"/>
            </w:tcBorders>
            <w:shd w:val="clear" w:color="auto" w:fill="auto"/>
            <w:noWrap/>
            <w:vAlign w:val="bottom"/>
            <w:hideMark/>
          </w:tcPr>
          <w:p w14:paraId="49AA3D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231480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4" w:type="dxa"/>
            <w:tcBorders>
              <w:top w:val="nil"/>
              <w:left w:val="nil"/>
              <w:bottom w:val="nil"/>
              <w:right w:val="nil"/>
            </w:tcBorders>
            <w:shd w:val="clear" w:color="auto" w:fill="auto"/>
            <w:noWrap/>
            <w:vAlign w:val="bottom"/>
            <w:hideMark/>
          </w:tcPr>
          <w:p w14:paraId="648FF5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5457CE74" w14:textId="77777777" w:rsidTr="004B0B49">
        <w:trPr>
          <w:trHeight w:val="300"/>
        </w:trPr>
        <w:tc>
          <w:tcPr>
            <w:tcW w:w="1166" w:type="dxa"/>
            <w:tcBorders>
              <w:top w:val="nil"/>
              <w:left w:val="nil"/>
              <w:bottom w:val="nil"/>
              <w:right w:val="nil"/>
            </w:tcBorders>
            <w:shd w:val="clear" w:color="auto" w:fill="auto"/>
            <w:noWrap/>
            <w:vAlign w:val="bottom"/>
            <w:hideMark/>
          </w:tcPr>
          <w:p w14:paraId="700163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WB0373</w:t>
            </w:r>
          </w:p>
        </w:tc>
        <w:tc>
          <w:tcPr>
            <w:tcW w:w="1320" w:type="dxa"/>
            <w:tcBorders>
              <w:top w:val="nil"/>
              <w:left w:val="nil"/>
              <w:bottom w:val="nil"/>
              <w:right w:val="nil"/>
            </w:tcBorders>
            <w:shd w:val="clear" w:color="auto" w:fill="auto"/>
            <w:noWrap/>
            <w:vAlign w:val="bottom"/>
            <w:hideMark/>
          </w:tcPr>
          <w:p w14:paraId="00455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10/13/2010</w:t>
            </w:r>
          </w:p>
        </w:tc>
        <w:tc>
          <w:tcPr>
            <w:tcW w:w="1114" w:type="dxa"/>
            <w:tcBorders>
              <w:top w:val="nil"/>
              <w:left w:val="nil"/>
              <w:bottom w:val="nil"/>
              <w:right w:val="nil"/>
            </w:tcBorders>
            <w:shd w:val="clear" w:color="auto" w:fill="auto"/>
            <w:noWrap/>
            <w:vAlign w:val="bottom"/>
            <w:hideMark/>
          </w:tcPr>
          <w:p w14:paraId="7F2EA79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BE181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368_0</w:t>
            </w:r>
          </w:p>
        </w:tc>
        <w:tc>
          <w:tcPr>
            <w:tcW w:w="673" w:type="dxa"/>
            <w:tcBorders>
              <w:top w:val="nil"/>
              <w:left w:val="nil"/>
              <w:bottom w:val="nil"/>
              <w:right w:val="nil"/>
            </w:tcBorders>
            <w:shd w:val="clear" w:color="auto" w:fill="auto"/>
            <w:noWrap/>
            <w:vAlign w:val="bottom"/>
            <w:hideMark/>
          </w:tcPr>
          <w:p w14:paraId="552406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62087D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ACF2F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11.1</w:t>
            </w:r>
          </w:p>
        </w:tc>
        <w:tc>
          <w:tcPr>
            <w:tcW w:w="673" w:type="dxa"/>
            <w:tcBorders>
              <w:top w:val="nil"/>
              <w:left w:val="nil"/>
              <w:bottom w:val="nil"/>
              <w:right w:val="nil"/>
            </w:tcBorders>
            <w:shd w:val="clear" w:color="auto" w:fill="auto"/>
            <w:noWrap/>
            <w:vAlign w:val="bottom"/>
            <w:hideMark/>
          </w:tcPr>
          <w:p w14:paraId="7956E3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574FE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446010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47764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4" w:type="dxa"/>
            <w:tcBorders>
              <w:top w:val="nil"/>
              <w:left w:val="nil"/>
              <w:bottom w:val="nil"/>
              <w:right w:val="nil"/>
            </w:tcBorders>
            <w:shd w:val="clear" w:color="auto" w:fill="auto"/>
            <w:noWrap/>
            <w:vAlign w:val="bottom"/>
            <w:hideMark/>
          </w:tcPr>
          <w:p w14:paraId="6369290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3F4F65C2" w14:textId="77777777" w:rsidTr="004B0B49">
        <w:trPr>
          <w:trHeight w:val="300"/>
        </w:trPr>
        <w:tc>
          <w:tcPr>
            <w:tcW w:w="1166" w:type="dxa"/>
            <w:tcBorders>
              <w:top w:val="nil"/>
              <w:left w:val="nil"/>
              <w:bottom w:val="nil"/>
              <w:right w:val="nil"/>
            </w:tcBorders>
            <w:shd w:val="clear" w:color="auto" w:fill="auto"/>
            <w:noWrap/>
            <w:vAlign w:val="bottom"/>
            <w:hideMark/>
          </w:tcPr>
          <w:p w14:paraId="47981A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WB0374</w:t>
            </w:r>
          </w:p>
        </w:tc>
        <w:tc>
          <w:tcPr>
            <w:tcW w:w="1320" w:type="dxa"/>
            <w:tcBorders>
              <w:top w:val="nil"/>
              <w:left w:val="nil"/>
              <w:bottom w:val="nil"/>
              <w:right w:val="nil"/>
            </w:tcBorders>
            <w:shd w:val="clear" w:color="auto" w:fill="auto"/>
            <w:noWrap/>
            <w:vAlign w:val="bottom"/>
            <w:hideMark/>
          </w:tcPr>
          <w:p w14:paraId="314F8C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10/19/2010</w:t>
            </w:r>
          </w:p>
        </w:tc>
        <w:tc>
          <w:tcPr>
            <w:tcW w:w="1114" w:type="dxa"/>
            <w:tcBorders>
              <w:top w:val="nil"/>
              <w:left w:val="nil"/>
              <w:bottom w:val="nil"/>
              <w:right w:val="nil"/>
            </w:tcBorders>
            <w:shd w:val="clear" w:color="auto" w:fill="auto"/>
            <w:noWrap/>
            <w:vAlign w:val="bottom"/>
            <w:hideMark/>
          </w:tcPr>
          <w:p w14:paraId="53C79CD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BD845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369_0</w:t>
            </w:r>
          </w:p>
        </w:tc>
        <w:tc>
          <w:tcPr>
            <w:tcW w:w="673" w:type="dxa"/>
            <w:tcBorders>
              <w:top w:val="nil"/>
              <w:left w:val="nil"/>
              <w:bottom w:val="nil"/>
              <w:right w:val="nil"/>
            </w:tcBorders>
            <w:shd w:val="clear" w:color="auto" w:fill="auto"/>
            <w:noWrap/>
            <w:vAlign w:val="bottom"/>
            <w:hideMark/>
          </w:tcPr>
          <w:p w14:paraId="22FBED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35E24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569C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06CF2A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54A893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26.3</w:t>
            </w:r>
          </w:p>
        </w:tc>
        <w:tc>
          <w:tcPr>
            <w:tcW w:w="673" w:type="dxa"/>
            <w:tcBorders>
              <w:top w:val="nil"/>
              <w:left w:val="nil"/>
              <w:bottom w:val="nil"/>
              <w:right w:val="nil"/>
            </w:tcBorders>
            <w:shd w:val="clear" w:color="auto" w:fill="auto"/>
            <w:noWrap/>
            <w:vAlign w:val="bottom"/>
            <w:hideMark/>
          </w:tcPr>
          <w:p w14:paraId="621CFD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0D2DA4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4" w:type="dxa"/>
            <w:tcBorders>
              <w:top w:val="nil"/>
              <w:left w:val="nil"/>
              <w:bottom w:val="nil"/>
              <w:right w:val="nil"/>
            </w:tcBorders>
            <w:shd w:val="clear" w:color="auto" w:fill="auto"/>
            <w:noWrap/>
            <w:vAlign w:val="bottom"/>
            <w:hideMark/>
          </w:tcPr>
          <w:p w14:paraId="2B0D7B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r>
      <w:tr w:rsidR="004B0B49" w:rsidRPr="0089132E" w14:paraId="61F78D79" w14:textId="77777777" w:rsidTr="004B0B49">
        <w:trPr>
          <w:trHeight w:val="300"/>
        </w:trPr>
        <w:tc>
          <w:tcPr>
            <w:tcW w:w="1166" w:type="dxa"/>
            <w:tcBorders>
              <w:top w:val="nil"/>
              <w:left w:val="nil"/>
              <w:bottom w:val="nil"/>
              <w:right w:val="nil"/>
            </w:tcBorders>
            <w:shd w:val="clear" w:color="auto" w:fill="auto"/>
            <w:noWrap/>
            <w:vAlign w:val="bottom"/>
            <w:hideMark/>
          </w:tcPr>
          <w:p w14:paraId="63FF94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WB0375</w:t>
            </w:r>
          </w:p>
        </w:tc>
        <w:tc>
          <w:tcPr>
            <w:tcW w:w="1320" w:type="dxa"/>
            <w:tcBorders>
              <w:top w:val="nil"/>
              <w:left w:val="nil"/>
              <w:bottom w:val="nil"/>
              <w:right w:val="nil"/>
            </w:tcBorders>
            <w:shd w:val="clear" w:color="auto" w:fill="auto"/>
            <w:noWrap/>
            <w:vAlign w:val="bottom"/>
            <w:hideMark/>
          </w:tcPr>
          <w:p w14:paraId="5EE72D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10/20/2010</w:t>
            </w:r>
          </w:p>
        </w:tc>
        <w:tc>
          <w:tcPr>
            <w:tcW w:w="1114" w:type="dxa"/>
            <w:tcBorders>
              <w:top w:val="nil"/>
              <w:left w:val="nil"/>
              <w:bottom w:val="nil"/>
              <w:right w:val="nil"/>
            </w:tcBorders>
            <w:shd w:val="clear" w:color="auto" w:fill="auto"/>
            <w:noWrap/>
            <w:vAlign w:val="bottom"/>
            <w:hideMark/>
          </w:tcPr>
          <w:p w14:paraId="65D2D1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3C3AD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370_0</w:t>
            </w:r>
          </w:p>
        </w:tc>
        <w:tc>
          <w:tcPr>
            <w:tcW w:w="673" w:type="dxa"/>
            <w:tcBorders>
              <w:top w:val="nil"/>
              <w:left w:val="nil"/>
              <w:bottom w:val="nil"/>
              <w:right w:val="nil"/>
            </w:tcBorders>
            <w:shd w:val="clear" w:color="auto" w:fill="auto"/>
            <w:noWrap/>
            <w:vAlign w:val="bottom"/>
            <w:hideMark/>
          </w:tcPr>
          <w:p w14:paraId="64E989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6E4075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c>
          <w:tcPr>
            <w:tcW w:w="673" w:type="dxa"/>
            <w:tcBorders>
              <w:top w:val="nil"/>
              <w:left w:val="nil"/>
              <w:bottom w:val="nil"/>
              <w:right w:val="nil"/>
            </w:tcBorders>
            <w:shd w:val="clear" w:color="auto" w:fill="auto"/>
            <w:noWrap/>
            <w:vAlign w:val="bottom"/>
            <w:hideMark/>
          </w:tcPr>
          <w:p w14:paraId="39E1627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68B58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7AC96E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c>
          <w:tcPr>
            <w:tcW w:w="673" w:type="dxa"/>
            <w:tcBorders>
              <w:top w:val="nil"/>
              <w:left w:val="nil"/>
              <w:bottom w:val="nil"/>
              <w:right w:val="nil"/>
            </w:tcBorders>
            <w:shd w:val="clear" w:color="auto" w:fill="auto"/>
            <w:noWrap/>
            <w:vAlign w:val="bottom"/>
            <w:hideMark/>
          </w:tcPr>
          <w:p w14:paraId="1CAD97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4AA1A2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4" w:type="dxa"/>
            <w:tcBorders>
              <w:top w:val="nil"/>
              <w:left w:val="nil"/>
              <w:bottom w:val="nil"/>
              <w:right w:val="nil"/>
            </w:tcBorders>
            <w:shd w:val="clear" w:color="auto" w:fill="auto"/>
            <w:noWrap/>
            <w:vAlign w:val="bottom"/>
            <w:hideMark/>
          </w:tcPr>
          <w:p w14:paraId="35DFB3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r>
      <w:tr w:rsidR="004B0B49" w:rsidRPr="0089132E" w14:paraId="33616EE5" w14:textId="77777777" w:rsidTr="004B0B49">
        <w:trPr>
          <w:trHeight w:val="300"/>
        </w:trPr>
        <w:tc>
          <w:tcPr>
            <w:tcW w:w="1166" w:type="dxa"/>
            <w:tcBorders>
              <w:top w:val="nil"/>
              <w:left w:val="nil"/>
              <w:bottom w:val="nil"/>
              <w:right w:val="nil"/>
            </w:tcBorders>
            <w:shd w:val="clear" w:color="auto" w:fill="auto"/>
            <w:noWrap/>
            <w:vAlign w:val="bottom"/>
            <w:hideMark/>
          </w:tcPr>
          <w:p w14:paraId="70FB3A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WB0360</w:t>
            </w:r>
          </w:p>
        </w:tc>
        <w:tc>
          <w:tcPr>
            <w:tcW w:w="1320" w:type="dxa"/>
            <w:tcBorders>
              <w:top w:val="nil"/>
              <w:left w:val="nil"/>
              <w:bottom w:val="nil"/>
              <w:right w:val="nil"/>
            </w:tcBorders>
            <w:shd w:val="clear" w:color="auto" w:fill="auto"/>
            <w:noWrap/>
            <w:vAlign w:val="bottom"/>
            <w:hideMark/>
          </w:tcPr>
          <w:p w14:paraId="71085D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10/26/2010</w:t>
            </w:r>
          </w:p>
        </w:tc>
        <w:tc>
          <w:tcPr>
            <w:tcW w:w="1114" w:type="dxa"/>
            <w:tcBorders>
              <w:top w:val="nil"/>
              <w:left w:val="nil"/>
              <w:bottom w:val="nil"/>
              <w:right w:val="nil"/>
            </w:tcBorders>
            <w:shd w:val="clear" w:color="auto" w:fill="auto"/>
            <w:noWrap/>
            <w:vAlign w:val="bottom"/>
            <w:hideMark/>
          </w:tcPr>
          <w:p w14:paraId="68FA4A7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50843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371_0</w:t>
            </w:r>
          </w:p>
        </w:tc>
        <w:tc>
          <w:tcPr>
            <w:tcW w:w="673" w:type="dxa"/>
            <w:tcBorders>
              <w:top w:val="nil"/>
              <w:left w:val="nil"/>
              <w:bottom w:val="nil"/>
              <w:right w:val="nil"/>
            </w:tcBorders>
            <w:shd w:val="clear" w:color="auto" w:fill="auto"/>
            <w:noWrap/>
            <w:vAlign w:val="bottom"/>
            <w:hideMark/>
          </w:tcPr>
          <w:p w14:paraId="09143D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687B05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9163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2EB3ED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47A505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c>
          <w:tcPr>
            <w:tcW w:w="673" w:type="dxa"/>
            <w:tcBorders>
              <w:top w:val="nil"/>
              <w:left w:val="nil"/>
              <w:bottom w:val="nil"/>
              <w:right w:val="nil"/>
            </w:tcBorders>
            <w:shd w:val="clear" w:color="auto" w:fill="auto"/>
            <w:noWrap/>
            <w:vAlign w:val="bottom"/>
            <w:hideMark/>
          </w:tcPr>
          <w:p w14:paraId="20DCC2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502EA0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4" w:type="dxa"/>
            <w:tcBorders>
              <w:top w:val="nil"/>
              <w:left w:val="nil"/>
              <w:bottom w:val="nil"/>
              <w:right w:val="nil"/>
            </w:tcBorders>
            <w:shd w:val="clear" w:color="auto" w:fill="auto"/>
            <w:noWrap/>
            <w:vAlign w:val="bottom"/>
            <w:hideMark/>
          </w:tcPr>
          <w:p w14:paraId="27D863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34.4</w:t>
            </w:r>
          </w:p>
        </w:tc>
      </w:tr>
      <w:tr w:rsidR="004B0B49" w:rsidRPr="0089132E" w14:paraId="279FB4DA" w14:textId="77777777" w:rsidTr="004B0B49">
        <w:trPr>
          <w:trHeight w:val="300"/>
        </w:trPr>
        <w:tc>
          <w:tcPr>
            <w:tcW w:w="1166" w:type="dxa"/>
            <w:tcBorders>
              <w:top w:val="nil"/>
              <w:left w:val="nil"/>
              <w:bottom w:val="nil"/>
              <w:right w:val="nil"/>
            </w:tcBorders>
            <w:shd w:val="clear" w:color="auto" w:fill="auto"/>
            <w:noWrap/>
            <w:vAlign w:val="bottom"/>
            <w:hideMark/>
          </w:tcPr>
          <w:p w14:paraId="3BE80D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WB0317</w:t>
            </w:r>
          </w:p>
        </w:tc>
        <w:tc>
          <w:tcPr>
            <w:tcW w:w="1320" w:type="dxa"/>
            <w:tcBorders>
              <w:top w:val="nil"/>
              <w:left w:val="nil"/>
              <w:bottom w:val="nil"/>
              <w:right w:val="nil"/>
            </w:tcBorders>
            <w:shd w:val="clear" w:color="auto" w:fill="auto"/>
            <w:noWrap/>
            <w:vAlign w:val="bottom"/>
            <w:hideMark/>
          </w:tcPr>
          <w:p w14:paraId="506822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7/26/2010</w:t>
            </w:r>
          </w:p>
        </w:tc>
        <w:tc>
          <w:tcPr>
            <w:tcW w:w="1114" w:type="dxa"/>
            <w:tcBorders>
              <w:top w:val="nil"/>
              <w:left w:val="nil"/>
              <w:bottom w:val="nil"/>
              <w:right w:val="nil"/>
            </w:tcBorders>
            <w:shd w:val="clear" w:color="auto" w:fill="auto"/>
            <w:noWrap/>
            <w:vAlign w:val="bottom"/>
            <w:hideMark/>
          </w:tcPr>
          <w:p w14:paraId="460780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8CBEC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372_0</w:t>
            </w:r>
          </w:p>
        </w:tc>
        <w:tc>
          <w:tcPr>
            <w:tcW w:w="673" w:type="dxa"/>
            <w:tcBorders>
              <w:top w:val="nil"/>
              <w:left w:val="nil"/>
              <w:bottom w:val="nil"/>
              <w:right w:val="nil"/>
            </w:tcBorders>
            <w:shd w:val="clear" w:color="auto" w:fill="auto"/>
            <w:noWrap/>
            <w:vAlign w:val="bottom"/>
            <w:hideMark/>
          </w:tcPr>
          <w:p w14:paraId="324A1F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60B18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14BC9A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227F6E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w:t>
            </w:r>
          </w:p>
        </w:tc>
        <w:tc>
          <w:tcPr>
            <w:tcW w:w="673" w:type="dxa"/>
            <w:tcBorders>
              <w:top w:val="nil"/>
              <w:left w:val="nil"/>
              <w:bottom w:val="nil"/>
              <w:right w:val="nil"/>
            </w:tcBorders>
            <w:shd w:val="clear" w:color="auto" w:fill="auto"/>
            <w:noWrap/>
            <w:vAlign w:val="bottom"/>
            <w:hideMark/>
          </w:tcPr>
          <w:p w14:paraId="0DC87E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F9EB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679A6D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4" w:type="dxa"/>
            <w:tcBorders>
              <w:top w:val="nil"/>
              <w:left w:val="nil"/>
              <w:bottom w:val="nil"/>
              <w:right w:val="nil"/>
            </w:tcBorders>
            <w:shd w:val="clear" w:color="auto" w:fill="auto"/>
            <w:noWrap/>
            <w:vAlign w:val="bottom"/>
            <w:hideMark/>
          </w:tcPr>
          <w:p w14:paraId="2A6960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r>
      <w:tr w:rsidR="004B0B49" w:rsidRPr="0089132E" w14:paraId="6A411FB2" w14:textId="77777777" w:rsidTr="004B0B49">
        <w:trPr>
          <w:trHeight w:val="300"/>
        </w:trPr>
        <w:tc>
          <w:tcPr>
            <w:tcW w:w="1166" w:type="dxa"/>
            <w:tcBorders>
              <w:top w:val="nil"/>
              <w:left w:val="nil"/>
              <w:bottom w:val="nil"/>
              <w:right w:val="nil"/>
            </w:tcBorders>
            <w:shd w:val="clear" w:color="auto" w:fill="auto"/>
            <w:noWrap/>
            <w:vAlign w:val="bottom"/>
            <w:hideMark/>
          </w:tcPr>
          <w:p w14:paraId="34E9CA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WB0316</w:t>
            </w:r>
          </w:p>
        </w:tc>
        <w:tc>
          <w:tcPr>
            <w:tcW w:w="1320" w:type="dxa"/>
            <w:tcBorders>
              <w:top w:val="nil"/>
              <w:left w:val="nil"/>
              <w:bottom w:val="nil"/>
              <w:right w:val="nil"/>
            </w:tcBorders>
            <w:shd w:val="clear" w:color="auto" w:fill="auto"/>
            <w:noWrap/>
            <w:vAlign w:val="bottom"/>
            <w:hideMark/>
          </w:tcPr>
          <w:p w14:paraId="081D23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7/27/2010</w:t>
            </w:r>
          </w:p>
        </w:tc>
        <w:tc>
          <w:tcPr>
            <w:tcW w:w="1114" w:type="dxa"/>
            <w:tcBorders>
              <w:top w:val="nil"/>
              <w:left w:val="nil"/>
              <w:bottom w:val="nil"/>
              <w:right w:val="nil"/>
            </w:tcBorders>
            <w:shd w:val="clear" w:color="auto" w:fill="auto"/>
            <w:noWrap/>
            <w:vAlign w:val="bottom"/>
            <w:hideMark/>
          </w:tcPr>
          <w:p w14:paraId="60F34B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0AF2F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373_0</w:t>
            </w:r>
          </w:p>
        </w:tc>
        <w:tc>
          <w:tcPr>
            <w:tcW w:w="673" w:type="dxa"/>
            <w:tcBorders>
              <w:top w:val="nil"/>
              <w:left w:val="nil"/>
              <w:bottom w:val="nil"/>
              <w:right w:val="nil"/>
            </w:tcBorders>
            <w:shd w:val="clear" w:color="auto" w:fill="auto"/>
            <w:noWrap/>
            <w:vAlign w:val="bottom"/>
            <w:hideMark/>
          </w:tcPr>
          <w:p w14:paraId="0BBCD3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65FA81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5633DB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1E8907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09FB96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3CBDA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0E7D84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4" w:type="dxa"/>
            <w:tcBorders>
              <w:top w:val="nil"/>
              <w:left w:val="nil"/>
              <w:bottom w:val="nil"/>
              <w:right w:val="nil"/>
            </w:tcBorders>
            <w:shd w:val="clear" w:color="auto" w:fill="auto"/>
            <w:noWrap/>
            <w:vAlign w:val="bottom"/>
            <w:hideMark/>
          </w:tcPr>
          <w:p w14:paraId="005F7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58.2</w:t>
            </w:r>
          </w:p>
        </w:tc>
      </w:tr>
      <w:tr w:rsidR="004B0B49" w:rsidRPr="0089132E" w14:paraId="127D216E" w14:textId="77777777" w:rsidTr="004B0B49">
        <w:trPr>
          <w:trHeight w:val="300"/>
        </w:trPr>
        <w:tc>
          <w:tcPr>
            <w:tcW w:w="1166" w:type="dxa"/>
            <w:tcBorders>
              <w:top w:val="nil"/>
              <w:left w:val="nil"/>
              <w:bottom w:val="nil"/>
              <w:right w:val="nil"/>
            </w:tcBorders>
            <w:shd w:val="clear" w:color="auto" w:fill="auto"/>
            <w:noWrap/>
            <w:vAlign w:val="bottom"/>
            <w:hideMark/>
          </w:tcPr>
          <w:p w14:paraId="5F69E2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WB0315</w:t>
            </w:r>
          </w:p>
        </w:tc>
        <w:tc>
          <w:tcPr>
            <w:tcW w:w="1320" w:type="dxa"/>
            <w:tcBorders>
              <w:top w:val="nil"/>
              <w:left w:val="nil"/>
              <w:bottom w:val="nil"/>
              <w:right w:val="nil"/>
            </w:tcBorders>
            <w:shd w:val="clear" w:color="auto" w:fill="auto"/>
            <w:noWrap/>
            <w:vAlign w:val="bottom"/>
            <w:hideMark/>
          </w:tcPr>
          <w:p w14:paraId="7C358D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7/28/2010</w:t>
            </w:r>
          </w:p>
        </w:tc>
        <w:tc>
          <w:tcPr>
            <w:tcW w:w="1114" w:type="dxa"/>
            <w:tcBorders>
              <w:top w:val="nil"/>
              <w:left w:val="nil"/>
              <w:bottom w:val="nil"/>
              <w:right w:val="nil"/>
            </w:tcBorders>
            <w:shd w:val="clear" w:color="auto" w:fill="auto"/>
            <w:noWrap/>
            <w:vAlign w:val="bottom"/>
            <w:hideMark/>
          </w:tcPr>
          <w:p w14:paraId="2D938A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027E3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374_0</w:t>
            </w:r>
          </w:p>
        </w:tc>
        <w:tc>
          <w:tcPr>
            <w:tcW w:w="673" w:type="dxa"/>
            <w:tcBorders>
              <w:top w:val="nil"/>
              <w:left w:val="nil"/>
              <w:bottom w:val="nil"/>
              <w:right w:val="nil"/>
            </w:tcBorders>
            <w:shd w:val="clear" w:color="auto" w:fill="auto"/>
            <w:noWrap/>
            <w:vAlign w:val="bottom"/>
            <w:hideMark/>
          </w:tcPr>
          <w:p w14:paraId="6541C8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27AD0A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w:t>
            </w:r>
          </w:p>
        </w:tc>
        <w:tc>
          <w:tcPr>
            <w:tcW w:w="673" w:type="dxa"/>
            <w:tcBorders>
              <w:top w:val="nil"/>
              <w:left w:val="nil"/>
              <w:bottom w:val="nil"/>
              <w:right w:val="nil"/>
            </w:tcBorders>
            <w:shd w:val="clear" w:color="auto" w:fill="auto"/>
            <w:noWrap/>
            <w:vAlign w:val="bottom"/>
            <w:hideMark/>
          </w:tcPr>
          <w:p w14:paraId="347338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434F22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37.2</w:t>
            </w:r>
          </w:p>
        </w:tc>
        <w:tc>
          <w:tcPr>
            <w:tcW w:w="673" w:type="dxa"/>
            <w:tcBorders>
              <w:top w:val="nil"/>
              <w:left w:val="nil"/>
              <w:bottom w:val="nil"/>
              <w:right w:val="nil"/>
            </w:tcBorders>
            <w:shd w:val="clear" w:color="auto" w:fill="auto"/>
            <w:noWrap/>
            <w:vAlign w:val="bottom"/>
            <w:hideMark/>
          </w:tcPr>
          <w:p w14:paraId="4DF97D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7761FB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04FFA2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4" w:type="dxa"/>
            <w:tcBorders>
              <w:top w:val="nil"/>
              <w:left w:val="nil"/>
              <w:bottom w:val="nil"/>
              <w:right w:val="nil"/>
            </w:tcBorders>
            <w:shd w:val="clear" w:color="auto" w:fill="auto"/>
            <w:noWrap/>
            <w:vAlign w:val="bottom"/>
            <w:hideMark/>
          </w:tcPr>
          <w:p w14:paraId="5DF81C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r>
      <w:tr w:rsidR="004B0B49" w:rsidRPr="0089132E" w14:paraId="70C2DD25" w14:textId="77777777" w:rsidTr="004B0B49">
        <w:trPr>
          <w:trHeight w:val="300"/>
        </w:trPr>
        <w:tc>
          <w:tcPr>
            <w:tcW w:w="1166" w:type="dxa"/>
            <w:tcBorders>
              <w:top w:val="nil"/>
              <w:left w:val="nil"/>
              <w:bottom w:val="nil"/>
              <w:right w:val="nil"/>
            </w:tcBorders>
            <w:shd w:val="clear" w:color="auto" w:fill="auto"/>
            <w:noWrap/>
            <w:vAlign w:val="bottom"/>
            <w:hideMark/>
          </w:tcPr>
          <w:p w14:paraId="657834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WB0314</w:t>
            </w:r>
          </w:p>
        </w:tc>
        <w:tc>
          <w:tcPr>
            <w:tcW w:w="1320" w:type="dxa"/>
            <w:tcBorders>
              <w:top w:val="nil"/>
              <w:left w:val="nil"/>
              <w:bottom w:val="nil"/>
              <w:right w:val="nil"/>
            </w:tcBorders>
            <w:shd w:val="clear" w:color="auto" w:fill="auto"/>
            <w:noWrap/>
            <w:vAlign w:val="bottom"/>
            <w:hideMark/>
          </w:tcPr>
          <w:p w14:paraId="4F89C8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7/29/2010</w:t>
            </w:r>
          </w:p>
        </w:tc>
        <w:tc>
          <w:tcPr>
            <w:tcW w:w="1114" w:type="dxa"/>
            <w:tcBorders>
              <w:top w:val="nil"/>
              <w:left w:val="nil"/>
              <w:bottom w:val="nil"/>
              <w:right w:val="nil"/>
            </w:tcBorders>
            <w:shd w:val="clear" w:color="auto" w:fill="auto"/>
            <w:noWrap/>
            <w:vAlign w:val="bottom"/>
            <w:hideMark/>
          </w:tcPr>
          <w:p w14:paraId="73CFA0C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5810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375_0</w:t>
            </w:r>
          </w:p>
        </w:tc>
        <w:tc>
          <w:tcPr>
            <w:tcW w:w="673" w:type="dxa"/>
            <w:tcBorders>
              <w:top w:val="nil"/>
              <w:left w:val="nil"/>
              <w:bottom w:val="nil"/>
              <w:right w:val="nil"/>
            </w:tcBorders>
            <w:shd w:val="clear" w:color="auto" w:fill="auto"/>
            <w:noWrap/>
            <w:vAlign w:val="bottom"/>
            <w:hideMark/>
          </w:tcPr>
          <w:p w14:paraId="706E30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4E55D8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3" w:type="dxa"/>
            <w:tcBorders>
              <w:top w:val="nil"/>
              <w:left w:val="nil"/>
              <w:bottom w:val="nil"/>
              <w:right w:val="nil"/>
            </w:tcBorders>
            <w:shd w:val="clear" w:color="auto" w:fill="auto"/>
            <w:noWrap/>
            <w:vAlign w:val="bottom"/>
            <w:hideMark/>
          </w:tcPr>
          <w:p w14:paraId="4E54A3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20209A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88.5</w:t>
            </w:r>
          </w:p>
        </w:tc>
        <w:tc>
          <w:tcPr>
            <w:tcW w:w="673" w:type="dxa"/>
            <w:tcBorders>
              <w:top w:val="nil"/>
              <w:left w:val="nil"/>
              <w:bottom w:val="nil"/>
              <w:right w:val="nil"/>
            </w:tcBorders>
            <w:shd w:val="clear" w:color="auto" w:fill="auto"/>
            <w:noWrap/>
            <w:vAlign w:val="bottom"/>
            <w:hideMark/>
          </w:tcPr>
          <w:p w14:paraId="1DCC5D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442A11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1CDCAE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53.0</w:t>
            </w:r>
          </w:p>
        </w:tc>
        <w:tc>
          <w:tcPr>
            <w:tcW w:w="674" w:type="dxa"/>
            <w:tcBorders>
              <w:top w:val="nil"/>
              <w:left w:val="nil"/>
              <w:bottom w:val="nil"/>
              <w:right w:val="nil"/>
            </w:tcBorders>
            <w:shd w:val="clear" w:color="auto" w:fill="auto"/>
            <w:noWrap/>
            <w:vAlign w:val="bottom"/>
            <w:hideMark/>
          </w:tcPr>
          <w:p w14:paraId="590D5D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r>
      <w:tr w:rsidR="004B0B49" w:rsidRPr="0089132E" w14:paraId="6DB4BC00" w14:textId="77777777" w:rsidTr="004B0B49">
        <w:trPr>
          <w:trHeight w:val="300"/>
        </w:trPr>
        <w:tc>
          <w:tcPr>
            <w:tcW w:w="1166" w:type="dxa"/>
            <w:tcBorders>
              <w:top w:val="nil"/>
              <w:left w:val="nil"/>
              <w:bottom w:val="nil"/>
              <w:right w:val="nil"/>
            </w:tcBorders>
            <w:shd w:val="clear" w:color="auto" w:fill="auto"/>
            <w:noWrap/>
            <w:vAlign w:val="bottom"/>
            <w:hideMark/>
          </w:tcPr>
          <w:p w14:paraId="7EAACF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SR0060</w:t>
            </w:r>
          </w:p>
        </w:tc>
        <w:tc>
          <w:tcPr>
            <w:tcW w:w="1320" w:type="dxa"/>
            <w:tcBorders>
              <w:top w:val="nil"/>
              <w:left w:val="nil"/>
              <w:bottom w:val="nil"/>
              <w:right w:val="nil"/>
            </w:tcBorders>
            <w:shd w:val="clear" w:color="auto" w:fill="auto"/>
            <w:noWrap/>
            <w:vAlign w:val="bottom"/>
            <w:hideMark/>
          </w:tcPr>
          <w:p w14:paraId="79D4F9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7/29/2010</w:t>
            </w:r>
          </w:p>
        </w:tc>
        <w:tc>
          <w:tcPr>
            <w:tcW w:w="1114" w:type="dxa"/>
            <w:tcBorders>
              <w:top w:val="nil"/>
              <w:left w:val="nil"/>
              <w:bottom w:val="nil"/>
              <w:right w:val="nil"/>
            </w:tcBorders>
            <w:shd w:val="clear" w:color="auto" w:fill="auto"/>
            <w:noWrap/>
            <w:vAlign w:val="bottom"/>
            <w:hideMark/>
          </w:tcPr>
          <w:p w14:paraId="7A6D4DB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4AAB8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376_0</w:t>
            </w:r>
          </w:p>
        </w:tc>
        <w:tc>
          <w:tcPr>
            <w:tcW w:w="673" w:type="dxa"/>
            <w:tcBorders>
              <w:top w:val="nil"/>
              <w:left w:val="nil"/>
              <w:bottom w:val="nil"/>
              <w:right w:val="nil"/>
            </w:tcBorders>
            <w:shd w:val="clear" w:color="auto" w:fill="auto"/>
            <w:noWrap/>
            <w:vAlign w:val="bottom"/>
            <w:hideMark/>
          </w:tcPr>
          <w:p w14:paraId="21A47D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c>
          <w:tcPr>
            <w:tcW w:w="673" w:type="dxa"/>
            <w:tcBorders>
              <w:top w:val="nil"/>
              <w:left w:val="nil"/>
              <w:bottom w:val="nil"/>
              <w:right w:val="nil"/>
            </w:tcBorders>
            <w:shd w:val="clear" w:color="auto" w:fill="auto"/>
            <w:noWrap/>
            <w:vAlign w:val="bottom"/>
            <w:hideMark/>
          </w:tcPr>
          <w:p w14:paraId="3E71FD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w:t>
            </w:r>
          </w:p>
        </w:tc>
        <w:tc>
          <w:tcPr>
            <w:tcW w:w="673" w:type="dxa"/>
            <w:tcBorders>
              <w:top w:val="nil"/>
              <w:left w:val="nil"/>
              <w:bottom w:val="nil"/>
              <w:right w:val="nil"/>
            </w:tcBorders>
            <w:shd w:val="clear" w:color="auto" w:fill="auto"/>
            <w:noWrap/>
            <w:vAlign w:val="bottom"/>
            <w:hideMark/>
          </w:tcPr>
          <w:p w14:paraId="362022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09CE4B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c>
          <w:tcPr>
            <w:tcW w:w="673" w:type="dxa"/>
            <w:tcBorders>
              <w:top w:val="nil"/>
              <w:left w:val="nil"/>
              <w:bottom w:val="nil"/>
              <w:right w:val="nil"/>
            </w:tcBorders>
            <w:shd w:val="clear" w:color="auto" w:fill="auto"/>
            <w:noWrap/>
            <w:vAlign w:val="bottom"/>
            <w:hideMark/>
          </w:tcPr>
          <w:p w14:paraId="4A273FC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C6E9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0FFB60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89.0</w:t>
            </w:r>
          </w:p>
        </w:tc>
        <w:tc>
          <w:tcPr>
            <w:tcW w:w="674" w:type="dxa"/>
            <w:tcBorders>
              <w:top w:val="nil"/>
              <w:left w:val="nil"/>
              <w:bottom w:val="nil"/>
              <w:right w:val="nil"/>
            </w:tcBorders>
            <w:shd w:val="clear" w:color="auto" w:fill="auto"/>
            <w:noWrap/>
            <w:vAlign w:val="bottom"/>
            <w:hideMark/>
          </w:tcPr>
          <w:p w14:paraId="39C24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71.0</w:t>
            </w:r>
          </w:p>
        </w:tc>
      </w:tr>
      <w:tr w:rsidR="004B0B49" w:rsidRPr="0089132E" w14:paraId="5E129E8D" w14:textId="77777777" w:rsidTr="004B0B49">
        <w:trPr>
          <w:trHeight w:val="300"/>
        </w:trPr>
        <w:tc>
          <w:tcPr>
            <w:tcW w:w="1166" w:type="dxa"/>
            <w:tcBorders>
              <w:top w:val="nil"/>
              <w:left w:val="nil"/>
              <w:bottom w:val="nil"/>
              <w:right w:val="nil"/>
            </w:tcBorders>
            <w:shd w:val="clear" w:color="auto" w:fill="auto"/>
            <w:noWrap/>
            <w:vAlign w:val="bottom"/>
            <w:hideMark/>
          </w:tcPr>
          <w:p w14:paraId="499D45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WB0352</w:t>
            </w:r>
          </w:p>
        </w:tc>
        <w:tc>
          <w:tcPr>
            <w:tcW w:w="1320" w:type="dxa"/>
            <w:tcBorders>
              <w:top w:val="nil"/>
              <w:left w:val="nil"/>
              <w:bottom w:val="nil"/>
              <w:right w:val="nil"/>
            </w:tcBorders>
            <w:shd w:val="clear" w:color="auto" w:fill="auto"/>
            <w:noWrap/>
            <w:vAlign w:val="bottom"/>
            <w:hideMark/>
          </w:tcPr>
          <w:p w14:paraId="318CE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05085CB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DA8B2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377_0</w:t>
            </w:r>
          </w:p>
        </w:tc>
        <w:tc>
          <w:tcPr>
            <w:tcW w:w="673" w:type="dxa"/>
            <w:tcBorders>
              <w:top w:val="nil"/>
              <w:left w:val="nil"/>
              <w:bottom w:val="nil"/>
              <w:right w:val="nil"/>
            </w:tcBorders>
            <w:shd w:val="clear" w:color="auto" w:fill="auto"/>
            <w:noWrap/>
            <w:vAlign w:val="bottom"/>
            <w:hideMark/>
          </w:tcPr>
          <w:p w14:paraId="57198F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0A9728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640672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6508F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3B9E9E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30.6</w:t>
            </w:r>
          </w:p>
        </w:tc>
        <w:tc>
          <w:tcPr>
            <w:tcW w:w="673" w:type="dxa"/>
            <w:tcBorders>
              <w:top w:val="nil"/>
              <w:left w:val="nil"/>
              <w:bottom w:val="nil"/>
              <w:right w:val="nil"/>
            </w:tcBorders>
            <w:shd w:val="clear" w:color="auto" w:fill="auto"/>
            <w:noWrap/>
            <w:vAlign w:val="bottom"/>
            <w:hideMark/>
          </w:tcPr>
          <w:p w14:paraId="4F2651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0C07F3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4" w:type="dxa"/>
            <w:tcBorders>
              <w:top w:val="nil"/>
              <w:left w:val="nil"/>
              <w:bottom w:val="nil"/>
              <w:right w:val="nil"/>
            </w:tcBorders>
            <w:shd w:val="clear" w:color="auto" w:fill="auto"/>
            <w:noWrap/>
            <w:vAlign w:val="bottom"/>
            <w:hideMark/>
          </w:tcPr>
          <w:p w14:paraId="2818E4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12.6</w:t>
            </w:r>
          </w:p>
        </w:tc>
      </w:tr>
      <w:tr w:rsidR="004B0B49" w:rsidRPr="0089132E" w14:paraId="3C5F2C31" w14:textId="77777777" w:rsidTr="004B0B49">
        <w:trPr>
          <w:trHeight w:val="300"/>
        </w:trPr>
        <w:tc>
          <w:tcPr>
            <w:tcW w:w="1166" w:type="dxa"/>
            <w:tcBorders>
              <w:top w:val="nil"/>
              <w:left w:val="nil"/>
              <w:bottom w:val="nil"/>
              <w:right w:val="nil"/>
            </w:tcBorders>
            <w:shd w:val="clear" w:color="auto" w:fill="auto"/>
            <w:noWrap/>
            <w:vAlign w:val="bottom"/>
            <w:hideMark/>
          </w:tcPr>
          <w:p w14:paraId="0B5974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SR0069</w:t>
            </w:r>
          </w:p>
        </w:tc>
        <w:tc>
          <w:tcPr>
            <w:tcW w:w="1320" w:type="dxa"/>
            <w:tcBorders>
              <w:top w:val="nil"/>
              <w:left w:val="nil"/>
              <w:bottom w:val="nil"/>
              <w:right w:val="nil"/>
            </w:tcBorders>
            <w:shd w:val="clear" w:color="auto" w:fill="auto"/>
            <w:noWrap/>
            <w:vAlign w:val="bottom"/>
            <w:hideMark/>
          </w:tcPr>
          <w:p w14:paraId="01CD53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8/17/2010</w:t>
            </w:r>
          </w:p>
        </w:tc>
        <w:tc>
          <w:tcPr>
            <w:tcW w:w="1114" w:type="dxa"/>
            <w:tcBorders>
              <w:top w:val="nil"/>
              <w:left w:val="nil"/>
              <w:bottom w:val="nil"/>
              <w:right w:val="nil"/>
            </w:tcBorders>
            <w:shd w:val="clear" w:color="auto" w:fill="auto"/>
            <w:noWrap/>
            <w:vAlign w:val="bottom"/>
            <w:hideMark/>
          </w:tcPr>
          <w:p w14:paraId="3D04767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40D4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378_0</w:t>
            </w:r>
          </w:p>
        </w:tc>
        <w:tc>
          <w:tcPr>
            <w:tcW w:w="673" w:type="dxa"/>
            <w:tcBorders>
              <w:top w:val="nil"/>
              <w:left w:val="nil"/>
              <w:bottom w:val="nil"/>
              <w:right w:val="nil"/>
            </w:tcBorders>
            <w:shd w:val="clear" w:color="auto" w:fill="auto"/>
            <w:noWrap/>
            <w:vAlign w:val="bottom"/>
            <w:hideMark/>
          </w:tcPr>
          <w:p w14:paraId="253172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74F7F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66F166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55F702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001CC2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6A517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518EE1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4" w:type="dxa"/>
            <w:tcBorders>
              <w:top w:val="nil"/>
              <w:left w:val="nil"/>
              <w:bottom w:val="nil"/>
              <w:right w:val="nil"/>
            </w:tcBorders>
            <w:shd w:val="clear" w:color="auto" w:fill="auto"/>
            <w:noWrap/>
            <w:vAlign w:val="bottom"/>
            <w:hideMark/>
          </w:tcPr>
          <w:p w14:paraId="7171F8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11.1</w:t>
            </w:r>
          </w:p>
        </w:tc>
      </w:tr>
      <w:tr w:rsidR="004B0B49" w:rsidRPr="0089132E" w14:paraId="280E4BB0" w14:textId="77777777" w:rsidTr="004B0B49">
        <w:trPr>
          <w:trHeight w:val="300"/>
        </w:trPr>
        <w:tc>
          <w:tcPr>
            <w:tcW w:w="1166" w:type="dxa"/>
            <w:tcBorders>
              <w:top w:val="nil"/>
              <w:left w:val="nil"/>
              <w:bottom w:val="nil"/>
              <w:right w:val="nil"/>
            </w:tcBorders>
            <w:shd w:val="clear" w:color="auto" w:fill="auto"/>
            <w:noWrap/>
            <w:vAlign w:val="bottom"/>
            <w:hideMark/>
          </w:tcPr>
          <w:p w14:paraId="2A2F38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WB0353</w:t>
            </w:r>
          </w:p>
        </w:tc>
        <w:tc>
          <w:tcPr>
            <w:tcW w:w="1320" w:type="dxa"/>
            <w:tcBorders>
              <w:top w:val="nil"/>
              <w:left w:val="nil"/>
              <w:bottom w:val="nil"/>
              <w:right w:val="nil"/>
            </w:tcBorders>
            <w:shd w:val="clear" w:color="auto" w:fill="auto"/>
            <w:noWrap/>
            <w:vAlign w:val="bottom"/>
            <w:hideMark/>
          </w:tcPr>
          <w:p w14:paraId="70892C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8/19/2010</w:t>
            </w:r>
          </w:p>
        </w:tc>
        <w:tc>
          <w:tcPr>
            <w:tcW w:w="1114" w:type="dxa"/>
            <w:tcBorders>
              <w:top w:val="nil"/>
              <w:left w:val="nil"/>
              <w:bottom w:val="nil"/>
              <w:right w:val="nil"/>
            </w:tcBorders>
            <w:shd w:val="clear" w:color="auto" w:fill="auto"/>
            <w:noWrap/>
            <w:vAlign w:val="bottom"/>
            <w:hideMark/>
          </w:tcPr>
          <w:p w14:paraId="596F5F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A91C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379_0</w:t>
            </w:r>
          </w:p>
        </w:tc>
        <w:tc>
          <w:tcPr>
            <w:tcW w:w="673" w:type="dxa"/>
            <w:tcBorders>
              <w:top w:val="nil"/>
              <w:left w:val="nil"/>
              <w:bottom w:val="nil"/>
              <w:right w:val="nil"/>
            </w:tcBorders>
            <w:shd w:val="clear" w:color="auto" w:fill="auto"/>
            <w:noWrap/>
            <w:vAlign w:val="bottom"/>
            <w:hideMark/>
          </w:tcPr>
          <w:p w14:paraId="12AE35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4038A6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585D2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0817F0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85.7</w:t>
            </w:r>
          </w:p>
        </w:tc>
        <w:tc>
          <w:tcPr>
            <w:tcW w:w="673" w:type="dxa"/>
            <w:tcBorders>
              <w:top w:val="nil"/>
              <w:left w:val="nil"/>
              <w:bottom w:val="nil"/>
              <w:right w:val="nil"/>
            </w:tcBorders>
            <w:shd w:val="clear" w:color="auto" w:fill="auto"/>
            <w:noWrap/>
            <w:vAlign w:val="bottom"/>
            <w:hideMark/>
          </w:tcPr>
          <w:p w14:paraId="1970C7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26.2</w:t>
            </w:r>
          </w:p>
        </w:tc>
        <w:tc>
          <w:tcPr>
            <w:tcW w:w="673" w:type="dxa"/>
            <w:tcBorders>
              <w:top w:val="nil"/>
              <w:left w:val="nil"/>
              <w:bottom w:val="nil"/>
              <w:right w:val="nil"/>
            </w:tcBorders>
            <w:shd w:val="clear" w:color="auto" w:fill="auto"/>
            <w:noWrap/>
            <w:vAlign w:val="bottom"/>
            <w:hideMark/>
          </w:tcPr>
          <w:p w14:paraId="169590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2D408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4" w:type="dxa"/>
            <w:tcBorders>
              <w:top w:val="nil"/>
              <w:left w:val="nil"/>
              <w:bottom w:val="nil"/>
              <w:right w:val="nil"/>
            </w:tcBorders>
            <w:shd w:val="clear" w:color="auto" w:fill="auto"/>
            <w:noWrap/>
            <w:vAlign w:val="bottom"/>
            <w:hideMark/>
          </w:tcPr>
          <w:p w14:paraId="1B65B6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50.4</w:t>
            </w:r>
          </w:p>
        </w:tc>
      </w:tr>
      <w:tr w:rsidR="004B0B49" w:rsidRPr="0089132E" w14:paraId="22DF3113" w14:textId="77777777" w:rsidTr="004B0B49">
        <w:trPr>
          <w:trHeight w:val="300"/>
        </w:trPr>
        <w:tc>
          <w:tcPr>
            <w:tcW w:w="1166" w:type="dxa"/>
            <w:tcBorders>
              <w:top w:val="nil"/>
              <w:left w:val="nil"/>
              <w:bottom w:val="nil"/>
              <w:right w:val="nil"/>
            </w:tcBorders>
            <w:shd w:val="clear" w:color="auto" w:fill="auto"/>
            <w:noWrap/>
            <w:vAlign w:val="bottom"/>
            <w:hideMark/>
          </w:tcPr>
          <w:p w14:paraId="477A68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WB0324</w:t>
            </w:r>
          </w:p>
        </w:tc>
        <w:tc>
          <w:tcPr>
            <w:tcW w:w="1320" w:type="dxa"/>
            <w:tcBorders>
              <w:top w:val="nil"/>
              <w:left w:val="nil"/>
              <w:bottom w:val="nil"/>
              <w:right w:val="nil"/>
            </w:tcBorders>
            <w:shd w:val="clear" w:color="auto" w:fill="auto"/>
            <w:noWrap/>
            <w:vAlign w:val="bottom"/>
            <w:hideMark/>
          </w:tcPr>
          <w:p w14:paraId="3E0878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8/30/2010</w:t>
            </w:r>
          </w:p>
        </w:tc>
        <w:tc>
          <w:tcPr>
            <w:tcW w:w="1114" w:type="dxa"/>
            <w:tcBorders>
              <w:top w:val="nil"/>
              <w:left w:val="nil"/>
              <w:bottom w:val="nil"/>
              <w:right w:val="nil"/>
            </w:tcBorders>
            <w:shd w:val="clear" w:color="auto" w:fill="auto"/>
            <w:noWrap/>
            <w:vAlign w:val="bottom"/>
            <w:hideMark/>
          </w:tcPr>
          <w:p w14:paraId="65F189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7E4213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380_0</w:t>
            </w:r>
          </w:p>
        </w:tc>
        <w:tc>
          <w:tcPr>
            <w:tcW w:w="673" w:type="dxa"/>
            <w:tcBorders>
              <w:top w:val="nil"/>
              <w:left w:val="nil"/>
              <w:bottom w:val="nil"/>
              <w:right w:val="nil"/>
            </w:tcBorders>
            <w:shd w:val="clear" w:color="auto" w:fill="auto"/>
            <w:noWrap/>
            <w:vAlign w:val="bottom"/>
            <w:hideMark/>
          </w:tcPr>
          <w:p w14:paraId="47F26B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3A0332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BC61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0104BE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2E0177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095FD1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3BF1D8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4" w:type="dxa"/>
            <w:tcBorders>
              <w:top w:val="nil"/>
              <w:left w:val="nil"/>
              <w:bottom w:val="nil"/>
              <w:right w:val="nil"/>
            </w:tcBorders>
            <w:shd w:val="clear" w:color="auto" w:fill="auto"/>
            <w:noWrap/>
            <w:vAlign w:val="bottom"/>
            <w:hideMark/>
          </w:tcPr>
          <w:p w14:paraId="48092B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r>
      <w:tr w:rsidR="004B0B49" w:rsidRPr="0089132E" w14:paraId="56B42FF3" w14:textId="77777777" w:rsidTr="004B0B49">
        <w:trPr>
          <w:trHeight w:val="300"/>
        </w:trPr>
        <w:tc>
          <w:tcPr>
            <w:tcW w:w="1166" w:type="dxa"/>
            <w:tcBorders>
              <w:top w:val="nil"/>
              <w:left w:val="nil"/>
              <w:bottom w:val="nil"/>
              <w:right w:val="nil"/>
            </w:tcBorders>
            <w:shd w:val="clear" w:color="auto" w:fill="auto"/>
            <w:noWrap/>
            <w:vAlign w:val="bottom"/>
            <w:hideMark/>
          </w:tcPr>
          <w:p w14:paraId="676A69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WB0322</w:t>
            </w:r>
          </w:p>
        </w:tc>
        <w:tc>
          <w:tcPr>
            <w:tcW w:w="1320" w:type="dxa"/>
            <w:tcBorders>
              <w:top w:val="nil"/>
              <w:left w:val="nil"/>
              <w:bottom w:val="nil"/>
              <w:right w:val="nil"/>
            </w:tcBorders>
            <w:shd w:val="clear" w:color="auto" w:fill="auto"/>
            <w:noWrap/>
            <w:vAlign w:val="bottom"/>
            <w:hideMark/>
          </w:tcPr>
          <w:p w14:paraId="786653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08A6833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7040E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382_0</w:t>
            </w:r>
          </w:p>
        </w:tc>
        <w:tc>
          <w:tcPr>
            <w:tcW w:w="673" w:type="dxa"/>
            <w:tcBorders>
              <w:top w:val="nil"/>
              <w:left w:val="nil"/>
              <w:bottom w:val="nil"/>
              <w:right w:val="nil"/>
            </w:tcBorders>
            <w:shd w:val="clear" w:color="auto" w:fill="auto"/>
            <w:noWrap/>
            <w:vAlign w:val="bottom"/>
            <w:hideMark/>
          </w:tcPr>
          <w:p w14:paraId="71B794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2ABD53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3C37446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F483D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0170CF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5FD76F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66E7DC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c>
          <w:tcPr>
            <w:tcW w:w="674" w:type="dxa"/>
            <w:tcBorders>
              <w:top w:val="nil"/>
              <w:left w:val="nil"/>
              <w:bottom w:val="nil"/>
              <w:right w:val="nil"/>
            </w:tcBorders>
            <w:shd w:val="clear" w:color="auto" w:fill="auto"/>
            <w:noWrap/>
            <w:vAlign w:val="bottom"/>
            <w:hideMark/>
          </w:tcPr>
          <w:p w14:paraId="67F255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r>
      <w:tr w:rsidR="004B0B49" w:rsidRPr="0089132E" w14:paraId="10FD6768" w14:textId="77777777" w:rsidTr="004B0B49">
        <w:trPr>
          <w:trHeight w:val="300"/>
        </w:trPr>
        <w:tc>
          <w:tcPr>
            <w:tcW w:w="1166" w:type="dxa"/>
            <w:tcBorders>
              <w:top w:val="nil"/>
              <w:left w:val="nil"/>
              <w:bottom w:val="nil"/>
              <w:right w:val="nil"/>
            </w:tcBorders>
            <w:shd w:val="clear" w:color="auto" w:fill="auto"/>
            <w:noWrap/>
            <w:vAlign w:val="bottom"/>
            <w:hideMark/>
          </w:tcPr>
          <w:p w14:paraId="59A071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WB0321</w:t>
            </w:r>
          </w:p>
        </w:tc>
        <w:tc>
          <w:tcPr>
            <w:tcW w:w="1320" w:type="dxa"/>
            <w:tcBorders>
              <w:top w:val="nil"/>
              <w:left w:val="nil"/>
              <w:bottom w:val="nil"/>
              <w:right w:val="nil"/>
            </w:tcBorders>
            <w:shd w:val="clear" w:color="auto" w:fill="auto"/>
            <w:noWrap/>
            <w:vAlign w:val="bottom"/>
            <w:hideMark/>
          </w:tcPr>
          <w:p w14:paraId="7B347D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9/2/2010</w:t>
            </w:r>
          </w:p>
        </w:tc>
        <w:tc>
          <w:tcPr>
            <w:tcW w:w="1114" w:type="dxa"/>
            <w:tcBorders>
              <w:top w:val="nil"/>
              <w:left w:val="nil"/>
              <w:bottom w:val="nil"/>
              <w:right w:val="nil"/>
            </w:tcBorders>
            <w:shd w:val="clear" w:color="auto" w:fill="auto"/>
            <w:noWrap/>
            <w:vAlign w:val="bottom"/>
            <w:hideMark/>
          </w:tcPr>
          <w:p w14:paraId="27CA86B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9F47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383_0</w:t>
            </w:r>
          </w:p>
        </w:tc>
        <w:tc>
          <w:tcPr>
            <w:tcW w:w="673" w:type="dxa"/>
            <w:tcBorders>
              <w:top w:val="nil"/>
              <w:left w:val="nil"/>
              <w:bottom w:val="nil"/>
              <w:right w:val="nil"/>
            </w:tcBorders>
            <w:shd w:val="clear" w:color="auto" w:fill="auto"/>
            <w:noWrap/>
            <w:vAlign w:val="bottom"/>
            <w:hideMark/>
          </w:tcPr>
          <w:p w14:paraId="3C7530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c>
          <w:tcPr>
            <w:tcW w:w="673" w:type="dxa"/>
            <w:tcBorders>
              <w:top w:val="nil"/>
              <w:left w:val="nil"/>
              <w:bottom w:val="nil"/>
              <w:right w:val="nil"/>
            </w:tcBorders>
            <w:shd w:val="clear" w:color="auto" w:fill="auto"/>
            <w:noWrap/>
            <w:vAlign w:val="bottom"/>
            <w:hideMark/>
          </w:tcPr>
          <w:p w14:paraId="76D992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13D7F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5E478B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29.3</w:t>
            </w:r>
          </w:p>
        </w:tc>
        <w:tc>
          <w:tcPr>
            <w:tcW w:w="673" w:type="dxa"/>
            <w:tcBorders>
              <w:top w:val="nil"/>
              <w:left w:val="nil"/>
              <w:bottom w:val="nil"/>
              <w:right w:val="nil"/>
            </w:tcBorders>
            <w:shd w:val="clear" w:color="auto" w:fill="auto"/>
            <w:noWrap/>
            <w:vAlign w:val="bottom"/>
            <w:hideMark/>
          </w:tcPr>
          <w:p w14:paraId="79ACE5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c>
          <w:tcPr>
            <w:tcW w:w="673" w:type="dxa"/>
            <w:tcBorders>
              <w:top w:val="nil"/>
              <w:left w:val="nil"/>
              <w:bottom w:val="nil"/>
              <w:right w:val="nil"/>
            </w:tcBorders>
            <w:shd w:val="clear" w:color="auto" w:fill="auto"/>
            <w:noWrap/>
            <w:vAlign w:val="bottom"/>
            <w:hideMark/>
          </w:tcPr>
          <w:p w14:paraId="78F22E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DF94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c>
          <w:tcPr>
            <w:tcW w:w="674" w:type="dxa"/>
            <w:tcBorders>
              <w:top w:val="nil"/>
              <w:left w:val="nil"/>
              <w:bottom w:val="nil"/>
              <w:right w:val="nil"/>
            </w:tcBorders>
            <w:shd w:val="clear" w:color="auto" w:fill="auto"/>
            <w:noWrap/>
            <w:vAlign w:val="bottom"/>
            <w:hideMark/>
          </w:tcPr>
          <w:p w14:paraId="5E4B7C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r>
      <w:tr w:rsidR="004B0B49" w:rsidRPr="0089132E" w14:paraId="70D9FCED" w14:textId="77777777" w:rsidTr="004B0B49">
        <w:trPr>
          <w:trHeight w:val="300"/>
        </w:trPr>
        <w:tc>
          <w:tcPr>
            <w:tcW w:w="1166" w:type="dxa"/>
            <w:tcBorders>
              <w:top w:val="nil"/>
              <w:left w:val="nil"/>
              <w:bottom w:val="nil"/>
              <w:right w:val="nil"/>
            </w:tcBorders>
            <w:shd w:val="clear" w:color="auto" w:fill="auto"/>
            <w:noWrap/>
            <w:vAlign w:val="bottom"/>
            <w:hideMark/>
          </w:tcPr>
          <w:p w14:paraId="6474C7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WB0354</w:t>
            </w:r>
          </w:p>
        </w:tc>
        <w:tc>
          <w:tcPr>
            <w:tcW w:w="1320" w:type="dxa"/>
            <w:tcBorders>
              <w:top w:val="nil"/>
              <w:left w:val="nil"/>
              <w:bottom w:val="nil"/>
              <w:right w:val="nil"/>
            </w:tcBorders>
            <w:shd w:val="clear" w:color="auto" w:fill="auto"/>
            <w:noWrap/>
            <w:vAlign w:val="bottom"/>
            <w:hideMark/>
          </w:tcPr>
          <w:p w14:paraId="6F0B58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9/9/2010</w:t>
            </w:r>
          </w:p>
        </w:tc>
        <w:tc>
          <w:tcPr>
            <w:tcW w:w="1114" w:type="dxa"/>
            <w:tcBorders>
              <w:top w:val="nil"/>
              <w:left w:val="nil"/>
              <w:bottom w:val="nil"/>
              <w:right w:val="nil"/>
            </w:tcBorders>
            <w:shd w:val="clear" w:color="auto" w:fill="auto"/>
            <w:noWrap/>
            <w:vAlign w:val="bottom"/>
            <w:hideMark/>
          </w:tcPr>
          <w:p w14:paraId="215F750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1994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384_0</w:t>
            </w:r>
          </w:p>
        </w:tc>
        <w:tc>
          <w:tcPr>
            <w:tcW w:w="673" w:type="dxa"/>
            <w:tcBorders>
              <w:top w:val="nil"/>
              <w:left w:val="nil"/>
              <w:bottom w:val="nil"/>
              <w:right w:val="nil"/>
            </w:tcBorders>
            <w:shd w:val="clear" w:color="auto" w:fill="auto"/>
            <w:noWrap/>
            <w:vAlign w:val="bottom"/>
            <w:hideMark/>
          </w:tcPr>
          <w:p w14:paraId="7E5C9E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424041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3612CA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09E5C8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F5BDC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22.8</w:t>
            </w:r>
          </w:p>
        </w:tc>
        <w:tc>
          <w:tcPr>
            <w:tcW w:w="673" w:type="dxa"/>
            <w:tcBorders>
              <w:top w:val="nil"/>
              <w:left w:val="nil"/>
              <w:bottom w:val="nil"/>
              <w:right w:val="nil"/>
            </w:tcBorders>
            <w:shd w:val="clear" w:color="auto" w:fill="auto"/>
            <w:noWrap/>
            <w:vAlign w:val="bottom"/>
            <w:hideMark/>
          </w:tcPr>
          <w:p w14:paraId="12266D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674B07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4" w:type="dxa"/>
            <w:tcBorders>
              <w:top w:val="nil"/>
              <w:left w:val="nil"/>
              <w:bottom w:val="nil"/>
              <w:right w:val="nil"/>
            </w:tcBorders>
            <w:shd w:val="clear" w:color="auto" w:fill="auto"/>
            <w:noWrap/>
            <w:vAlign w:val="bottom"/>
            <w:hideMark/>
          </w:tcPr>
          <w:p w14:paraId="447252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36.2</w:t>
            </w:r>
          </w:p>
        </w:tc>
      </w:tr>
      <w:tr w:rsidR="004B0B49" w:rsidRPr="0089132E" w14:paraId="52511E65" w14:textId="77777777" w:rsidTr="004B0B49">
        <w:trPr>
          <w:trHeight w:val="300"/>
        </w:trPr>
        <w:tc>
          <w:tcPr>
            <w:tcW w:w="1166" w:type="dxa"/>
            <w:tcBorders>
              <w:top w:val="nil"/>
              <w:left w:val="nil"/>
              <w:bottom w:val="nil"/>
              <w:right w:val="nil"/>
            </w:tcBorders>
            <w:shd w:val="clear" w:color="auto" w:fill="auto"/>
            <w:noWrap/>
            <w:vAlign w:val="bottom"/>
            <w:hideMark/>
          </w:tcPr>
          <w:p w14:paraId="75C900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WHP21</w:t>
            </w:r>
          </w:p>
        </w:tc>
        <w:tc>
          <w:tcPr>
            <w:tcW w:w="1320" w:type="dxa"/>
            <w:tcBorders>
              <w:top w:val="nil"/>
              <w:left w:val="nil"/>
              <w:bottom w:val="nil"/>
              <w:right w:val="nil"/>
            </w:tcBorders>
            <w:shd w:val="clear" w:color="auto" w:fill="auto"/>
            <w:noWrap/>
            <w:vAlign w:val="bottom"/>
            <w:hideMark/>
          </w:tcPr>
          <w:p w14:paraId="3B2A6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9/28/2010</w:t>
            </w:r>
          </w:p>
        </w:tc>
        <w:tc>
          <w:tcPr>
            <w:tcW w:w="1114" w:type="dxa"/>
            <w:tcBorders>
              <w:top w:val="nil"/>
              <w:left w:val="nil"/>
              <w:bottom w:val="nil"/>
              <w:right w:val="nil"/>
            </w:tcBorders>
            <w:shd w:val="clear" w:color="auto" w:fill="auto"/>
            <w:noWrap/>
            <w:vAlign w:val="bottom"/>
            <w:hideMark/>
          </w:tcPr>
          <w:p w14:paraId="64B77E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E8FEE6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386_0</w:t>
            </w:r>
          </w:p>
        </w:tc>
        <w:tc>
          <w:tcPr>
            <w:tcW w:w="673" w:type="dxa"/>
            <w:tcBorders>
              <w:top w:val="nil"/>
              <w:left w:val="nil"/>
              <w:bottom w:val="nil"/>
              <w:right w:val="nil"/>
            </w:tcBorders>
            <w:shd w:val="clear" w:color="auto" w:fill="auto"/>
            <w:noWrap/>
            <w:vAlign w:val="bottom"/>
            <w:hideMark/>
          </w:tcPr>
          <w:p w14:paraId="22B8CE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w:t>
            </w:r>
          </w:p>
        </w:tc>
        <w:tc>
          <w:tcPr>
            <w:tcW w:w="673" w:type="dxa"/>
            <w:tcBorders>
              <w:top w:val="nil"/>
              <w:left w:val="nil"/>
              <w:bottom w:val="nil"/>
              <w:right w:val="nil"/>
            </w:tcBorders>
            <w:shd w:val="clear" w:color="auto" w:fill="auto"/>
            <w:noWrap/>
            <w:vAlign w:val="bottom"/>
            <w:hideMark/>
          </w:tcPr>
          <w:p w14:paraId="26DFF7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9348C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70004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86.7</w:t>
            </w:r>
          </w:p>
        </w:tc>
        <w:tc>
          <w:tcPr>
            <w:tcW w:w="673" w:type="dxa"/>
            <w:tcBorders>
              <w:top w:val="nil"/>
              <w:left w:val="nil"/>
              <w:bottom w:val="nil"/>
              <w:right w:val="nil"/>
            </w:tcBorders>
            <w:shd w:val="clear" w:color="auto" w:fill="auto"/>
            <w:noWrap/>
            <w:vAlign w:val="bottom"/>
            <w:hideMark/>
          </w:tcPr>
          <w:p w14:paraId="55ACCB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610342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552472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99.1</w:t>
            </w:r>
          </w:p>
        </w:tc>
        <w:tc>
          <w:tcPr>
            <w:tcW w:w="674" w:type="dxa"/>
            <w:tcBorders>
              <w:top w:val="nil"/>
              <w:left w:val="nil"/>
              <w:bottom w:val="nil"/>
              <w:right w:val="nil"/>
            </w:tcBorders>
            <w:shd w:val="clear" w:color="auto" w:fill="auto"/>
            <w:noWrap/>
            <w:vAlign w:val="bottom"/>
            <w:hideMark/>
          </w:tcPr>
          <w:p w14:paraId="724B6A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93.9</w:t>
            </w:r>
          </w:p>
        </w:tc>
      </w:tr>
      <w:tr w:rsidR="004B0B49" w:rsidRPr="0089132E" w14:paraId="344773AA" w14:textId="77777777" w:rsidTr="004B0B49">
        <w:trPr>
          <w:trHeight w:val="300"/>
        </w:trPr>
        <w:tc>
          <w:tcPr>
            <w:tcW w:w="1166" w:type="dxa"/>
            <w:tcBorders>
              <w:top w:val="nil"/>
              <w:left w:val="nil"/>
              <w:bottom w:val="nil"/>
              <w:right w:val="nil"/>
            </w:tcBorders>
            <w:shd w:val="clear" w:color="auto" w:fill="auto"/>
            <w:noWrap/>
            <w:vAlign w:val="bottom"/>
            <w:hideMark/>
          </w:tcPr>
          <w:p w14:paraId="0D07F9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WHP0053</w:t>
            </w:r>
          </w:p>
        </w:tc>
        <w:tc>
          <w:tcPr>
            <w:tcW w:w="1320" w:type="dxa"/>
            <w:tcBorders>
              <w:top w:val="nil"/>
              <w:left w:val="nil"/>
              <w:bottom w:val="nil"/>
              <w:right w:val="nil"/>
            </w:tcBorders>
            <w:shd w:val="clear" w:color="auto" w:fill="auto"/>
            <w:noWrap/>
            <w:vAlign w:val="bottom"/>
            <w:hideMark/>
          </w:tcPr>
          <w:p w14:paraId="060B2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748CDF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B68A7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387_0</w:t>
            </w:r>
          </w:p>
        </w:tc>
        <w:tc>
          <w:tcPr>
            <w:tcW w:w="673" w:type="dxa"/>
            <w:tcBorders>
              <w:top w:val="nil"/>
              <w:left w:val="nil"/>
              <w:bottom w:val="nil"/>
              <w:right w:val="nil"/>
            </w:tcBorders>
            <w:shd w:val="clear" w:color="auto" w:fill="auto"/>
            <w:noWrap/>
            <w:vAlign w:val="bottom"/>
            <w:hideMark/>
          </w:tcPr>
          <w:p w14:paraId="58EF72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751617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c>
          <w:tcPr>
            <w:tcW w:w="673" w:type="dxa"/>
            <w:tcBorders>
              <w:top w:val="nil"/>
              <w:left w:val="nil"/>
              <w:bottom w:val="nil"/>
              <w:right w:val="nil"/>
            </w:tcBorders>
            <w:shd w:val="clear" w:color="auto" w:fill="auto"/>
            <w:noWrap/>
            <w:vAlign w:val="bottom"/>
            <w:hideMark/>
          </w:tcPr>
          <w:p w14:paraId="6B98D7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61987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31A5EC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457B2F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21CD80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4" w:type="dxa"/>
            <w:tcBorders>
              <w:top w:val="nil"/>
              <w:left w:val="nil"/>
              <w:bottom w:val="nil"/>
              <w:right w:val="nil"/>
            </w:tcBorders>
            <w:shd w:val="clear" w:color="auto" w:fill="auto"/>
            <w:noWrap/>
            <w:vAlign w:val="bottom"/>
            <w:hideMark/>
          </w:tcPr>
          <w:p w14:paraId="63CC6B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r>
      <w:tr w:rsidR="004B0B49" w:rsidRPr="0089132E" w14:paraId="4043E755" w14:textId="77777777" w:rsidTr="004B0B49">
        <w:trPr>
          <w:trHeight w:val="300"/>
        </w:trPr>
        <w:tc>
          <w:tcPr>
            <w:tcW w:w="1166" w:type="dxa"/>
            <w:tcBorders>
              <w:top w:val="nil"/>
              <w:left w:val="nil"/>
              <w:bottom w:val="nil"/>
              <w:right w:val="nil"/>
            </w:tcBorders>
            <w:shd w:val="clear" w:color="auto" w:fill="auto"/>
            <w:noWrap/>
            <w:vAlign w:val="bottom"/>
            <w:hideMark/>
          </w:tcPr>
          <w:p w14:paraId="342D20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SR0067</w:t>
            </w:r>
          </w:p>
        </w:tc>
        <w:tc>
          <w:tcPr>
            <w:tcW w:w="1320" w:type="dxa"/>
            <w:tcBorders>
              <w:top w:val="nil"/>
              <w:left w:val="nil"/>
              <w:bottom w:val="nil"/>
              <w:right w:val="nil"/>
            </w:tcBorders>
            <w:shd w:val="clear" w:color="auto" w:fill="auto"/>
            <w:noWrap/>
            <w:vAlign w:val="bottom"/>
            <w:hideMark/>
          </w:tcPr>
          <w:p w14:paraId="423F8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10/4/2010</w:t>
            </w:r>
          </w:p>
        </w:tc>
        <w:tc>
          <w:tcPr>
            <w:tcW w:w="1114" w:type="dxa"/>
            <w:tcBorders>
              <w:top w:val="nil"/>
              <w:left w:val="nil"/>
              <w:bottom w:val="nil"/>
              <w:right w:val="nil"/>
            </w:tcBorders>
            <w:shd w:val="clear" w:color="auto" w:fill="auto"/>
            <w:noWrap/>
            <w:vAlign w:val="bottom"/>
            <w:hideMark/>
          </w:tcPr>
          <w:p w14:paraId="1A363D9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E568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388_0</w:t>
            </w:r>
          </w:p>
        </w:tc>
        <w:tc>
          <w:tcPr>
            <w:tcW w:w="673" w:type="dxa"/>
            <w:tcBorders>
              <w:top w:val="nil"/>
              <w:left w:val="nil"/>
              <w:bottom w:val="nil"/>
              <w:right w:val="nil"/>
            </w:tcBorders>
            <w:shd w:val="clear" w:color="auto" w:fill="auto"/>
            <w:noWrap/>
            <w:vAlign w:val="bottom"/>
            <w:hideMark/>
          </w:tcPr>
          <w:p w14:paraId="54DB5C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7E6610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25.5</w:t>
            </w:r>
          </w:p>
        </w:tc>
        <w:tc>
          <w:tcPr>
            <w:tcW w:w="673" w:type="dxa"/>
            <w:tcBorders>
              <w:top w:val="nil"/>
              <w:left w:val="nil"/>
              <w:bottom w:val="nil"/>
              <w:right w:val="nil"/>
            </w:tcBorders>
            <w:shd w:val="clear" w:color="auto" w:fill="auto"/>
            <w:noWrap/>
            <w:vAlign w:val="bottom"/>
            <w:hideMark/>
          </w:tcPr>
          <w:p w14:paraId="2C91BD1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E0F96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670174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3DEB7D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0E4A94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84.0</w:t>
            </w:r>
          </w:p>
        </w:tc>
        <w:tc>
          <w:tcPr>
            <w:tcW w:w="674" w:type="dxa"/>
            <w:tcBorders>
              <w:top w:val="nil"/>
              <w:left w:val="nil"/>
              <w:bottom w:val="nil"/>
              <w:right w:val="nil"/>
            </w:tcBorders>
            <w:shd w:val="clear" w:color="auto" w:fill="auto"/>
            <w:noWrap/>
            <w:vAlign w:val="bottom"/>
            <w:hideMark/>
          </w:tcPr>
          <w:p w14:paraId="5E24AE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61.8</w:t>
            </w:r>
          </w:p>
        </w:tc>
      </w:tr>
      <w:tr w:rsidR="004B0B49" w:rsidRPr="0089132E" w14:paraId="252146B0" w14:textId="77777777" w:rsidTr="004B0B49">
        <w:trPr>
          <w:trHeight w:val="300"/>
        </w:trPr>
        <w:tc>
          <w:tcPr>
            <w:tcW w:w="1166" w:type="dxa"/>
            <w:tcBorders>
              <w:top w:val="nil"/>
              <w:left w:val="nil"/>
              <w:bottom w:val="nil"/>
              <w:right w:val="nil"/>
            </w:tcBorders>
            <w:shd w:val="clear" w:color="auto" w:fill="auto"/>
            <w:noWrap/>
            <w:vAlign w:val="bottom"/>
            <w:hideMark/>
          </w:tcPr>
          <w:p w14:paraId="080E85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WB0355</w:t>
            </w:r>
          </w:p>
        </w:tc>
        <w:tc>
          <w:tcPr>
            <w:tcW w:w="1320" w:type="dxa"/>
            <w:tcBorders>
              <w:top w:val="nil"/>
              <w:left w:val="nil"/>
              <w:bottom w:val="nil"/>
              <w:right w:val="nil"/>
            </w:tcBorders>
            <w:shd w:val="clear" w:color="auto" w:fill="auto"/>
            <w:noWrap/>
            <w:vAlign w:val="bottom"/>
            <w:hideMark/>
          </w:tcPr>
          <w:p w14:paraId="3011BB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10/5/2010</w:t>
            </w:r>
          </w:p>
        </w:tc>
        <w:tc>
          <w:tcPr>
            <w:tcW w:w="1114" w:type="dxa"/>
            <w:tcBorders>
              <w:top w:val="nil"/>
              <w:left w:val="nil"/>
              <w:bottom w:val="nil"/>
              <w:right w:val="nil"/>
            </w:tcBorders>
            <w:shd w:val="clear" w:color="auto" w:fill="auto"/>
            <w:noWrap/>
            <w:vAlign w:val="bottom"/>
            <w:hideMark/>
          </w:tcPr>
          <w:p w14:paraId="335F718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934D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389_0</w:t>
            </w:r>
          </w:p>
        </w:tc>
        <w:tc>
          <w:tcPr>
            <w:tcW w:w="673" w:type="dxa"/>
            <w:tcBorders>
              <w:top w:val="nil"/>
              <w:left w:val="nil"/>
              <w:bottom w:val="nil"/>
              <w:right w:val="nil"/>
            </w:tcBorders>
            <w:shd w:val="clear" w:color="auto" w:fill="auto"/>
            <w:noWrap/>
            <w:vAlign w:val="bottom"/>
            <w:hideMark/>
          </w:tcPr>
          <w:p w14:paraId="010242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4EB0AC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ACF19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2620C77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9134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7A3F0D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75A79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4" w:type="dxa"/>
            <w:tcBorders>
              <w:top w:val="nil"/>
              <w:left w:val="nil"/>
              <w:bottom w:val="nil"/>
              <w:right w:val="nil"/>
            </w:tcBorders>
            <w:shd w:val="clear" w:color="auto" w:fill="auto"/>
            <w:noWrap/>
            <w:vAlign w:val="bottom"/>
            <w:hideMark/>
          </w:tcPr>
          <w:p w14:paraId="44EBCCE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3C0601FC" w14:textId="77777777" w:rsidTr="004B0B49">
        <w:trPr>
          <w:trHeight w:val="300"/>
        </w:trPr>
        <w:tc>
          <w:tcPr>
            <w:tcW w:w="1166" w:type="dxa"/>
            <w:tcBorders>
              <w:top w:val="nil"/>
              <w:left w:val="nil"/>
              <w:bottom w:val="nil"/>
              <w:right w:val="nil"/>
            </w:tcBorders>
            <w:shd w:val="clear" w:color="auto" w:fill="auto"/>
            <w:noWrap/>
            <w:vAlign w:val="bottom"/>
            <w:hideMark/>
          </w:tcPr>
          <w:p w14:paraId="08A1965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SR6</w:t>
            </w:r>
          </w:p>
        </w:tc>
        <w:tc>
          <w:tcPr>
            <w:tcW w:w="1320" w:type="dxa"/>
            <w:tcBorders>
              <w:top w:val="nil"/>
              <w:left w:val="nil"/>
              <w:bottom w:val="nil"/>
              <w:right w:val="nil"/>
            </w:tcBorders>
            <w:shd w:val="clear" w:color="auto" w:fill="auto"/>
            <w:noWrap/>
            <w:vAlign w:val="bottom"/>
            <w:hideMark/>
          </w:tcPr>
          <w:p w14:paraId="3A108D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10/6/2010</w:t>
            </w:r>
          </w:p>
        </w:tc>
        <w:tc>
          <w:tcPr>
            <w:tcW w:w="1114" w:type="dxa"/>
            <w:tcBorders>
              <w:top w:val="nil"/>
              <w:left w:val="nil"/>
              <w:bottom w:val="nil"/>
              <w:right w:val="nil"/>
            </w:tcBorders>
            <w:shd w:val="clear" w:color="auto" w:fill="auto"/>
            <w:noWrap/>
            <w:vAlign w:val="bottom"/>
            <w:hideMark/>
          </w:tcPr>
          <w:p w14:paraId="2801D2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8F8FB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390_0</w:t>
            </w:r>
          </w:p>
        </w:tc>
        <w:tc>
          <w:tcPr>
            <w:tcW w:w="673" w:type="dxa"/>
            <w:tcBorders>
              <w:top w:val="nil"/>
              <w:left w:val="nil"/>
              <w:bottom w:val="nil"/>
              <w:right w:val="nil"/>
            </w:tcBorders>
            <w:shd w:val="clear" w:color="auto" w:fill="auto"/>
            <w:noWrap/>
            <w:vAlign w:val="bottom"/>
            <w:hideMark/>
          </w:tcPr>
          <w:p w14:paraId="32CB54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w:t>
            </w:r>
          </w:p>
        </w:tc>
        <w:tc>
          <w:tcPr>
            <w:tcW w:w="673" w:type="dxa"/>
            <w:tcBorders>
              <w:top w:val="nil"/>
              <w:left w:val="nil"/>
              <w:bottom w:val="nil"/>
              <w:right w:val="nil"/>
            </w:tcBorders>
            <w:shd w:val="clear" w:color="auto" w:fill="auto"/>
            <w:noWrap/>
            <w:vAlign w:val="bottom"/>
            <w:hideMark/>
          </w:tcPr>
          <w:p w14:paraId="3D6987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w:t>
            </w:r>
          </w:p>
        </w:tc>
        <w:tc>
          <w:tcPr>
            <w:tcW w:w="673" w:type="dxa"/>
            <w:tcBorders>
              <w:top w:val="nil"/>
              <w:left w:val="nil"/>
              <w:bottom w:val="nil"/>
              <w:right w:val="nil"/>
            </w:tcBorders>
            <w:shd w:val="clear" w:color="auto" w:fill="auto"/>
            <w:noWrap/>
            <w:vAlign w:val="bottom"/>
            <w:hideMark/>
          </w:tcPr>
          <w:p w14:paraId="146E3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6334F6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99.5</w:t>
            </w:r>
          </w:p>
        </w:tc>
        <w:tc>
          <w:tcPr>
            <w:tcW w:w="673" w:type="dxa"/>
            <w:tcBorders>
              <w:top w:val="nil"/>
              <w:left w:val="nil"/>
              <w:bottom w:val="nil"/>
              <w:right w:val="nil"/>
            </w:tcBorders>
            <w:shd w:val="clear" w:color="auto" w:fill="auto"/>
            <w:noWrap/>
            <w:vAlign w:val="bottom"/>
            <w:hideMark/>
          </w:tcPr>
          <w:p w14:paraId="01E709B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6B4E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0A9EFE0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0843C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90.4</w:t>
            </w:r>
          </w:p>
        </w:tc>
      </w:tr>
      <w:tr w:rsidR="004B0B49" w:rsidRPr="0089132E" w14:paraId="056EEBEA" w14:textId="77777777" w:rsidTr="004B0B49">
        <w:trPr>
          <w:trHeight w:val="300"/>
        </w:trPr>
        <w:tc>
          <w:tcPr>
            <w:tcW w:w="1166" w:type="dxa"/>
            <w:tcBorders>
              <w:top w:val="nil"/>
              <w:left w:val="nil"/>
              <w:bottom w:val="nil"/>
              <w:right w:val="nil"/>
            </w:tcBorders>
            <w:shd w:val="clear" w:color="auto" w:fill="auto"/>
            <w:noWrap/>
            <w:vAlign w:val="bottom"/>
            <w:hideMark/>
          </w:tcPr>
          <w:p w14:paraId="4D8706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MRC0119</w:t>
            </w:r>
          </w:p>
        </w:tc>
        <w:tc>
          <w:tcPr>
            <w:tcW w:w="1320" w:type="dxa"/>
            <w:tcBorders>
              <w:top w:val="nil"/>
              <w:left w:val="nil"/>
              <w:bottom w:val="nil"/>
              <w:right w:val="nil"/>
            </w:tcBorders>
            <w:shd w:val="clear" w:color="auto" w:fill="auto"/>
            <w:noWrap/>
            <w:vAlign w:val="bottom"/>
            <w:hideMark/>
          </w:tcPr>
          <w:p w14:paraId="501AC4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8/3/2010</w:t>
            </w:r>
          </w:p>
        </w:tc>
        <w:tc>
          <w:tcPr>
            <w:tcW w:w="1114" w:type="dxa"/>
            <w:tcBorders>
              <w:top w:val="nil"/>
              <w:left w:val="nil"/>
              <w:bottom w:val="nil"/>
              <w:right w:val="nil"/>
            </w:tcBorders>
            <w:shd w:val="clear" w:color="auto" w:fill="auto"/>
            <w:noWrap/>
            <w:vAlign w:val="bottom"/>
            <w:hideMark/>
          </w:tcPr>
          <w:p w14:paraId="2DE97B9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13628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391_0</w:t>
            </w:r>
          </w:p>
        </w:tc>
        <w:tc>
          <w:tcPr>
            <w:tcW w:w="673" w:type="dxa"/>
            <w:tcBorders>
              <w:top w:val="nil"/>
              <w:left w:val="nil"/>
              <w:bottom w:val="nil"/>
              <w:right w:val="nil"/>
            </w:tcBorders>
            <w:shd w:val="clear" w:color="auto" w:fill="auto"/>
            <w:noWrap/>
            <w:vAlign w:val="bottom"/>
            <w:hideMark/>
          </w:tcPr>
          <w:p w14:paraId="45CF5E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3F6596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3740C5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13.7</w:t>
            </w:r>
          </w:p>
        </w:tc>
        <w:tc>
          <w:tcPr>
            <w:tcW w:w="673" w:type="dxa"/>
            <w:tcBorders>
              <w:top w:val="nil"/>
              <w:left w:val="nil"/>
              <w:bottom w:val="nil"/>
              <w:right w:val="nil"/>
            </w:tcBorders>
            <w:shd w:val="clear" w:color="auto" w:fill="auto"/>
            <w:noWrap/>
            <w:vAlign w:val="bottom"/>
            <w:hideMark/>
          </w:tcPr>
          <w:p w14:paraId="4AE1B8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07CE1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61DD29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7C8C54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4" w:type="dxa"/>
            <w:tcBorders>
              <w:top w:val="nil"/>
              <w:left w:val="nil"/>
              <w:bottom w:val="nil"/>
              <w:right w:val="nil"/>
            </w:tcBorders>
            <w:shd w:val="clear" w:color="auto" w:fill="auto"/>
            <w:noWrap/>
            <w:vAlign w:val="bottom"/>
            <w:hideMark/>
          </w:tcPr>
          <w:p w14:paraId="2E90D6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r>
      <w:tr w:rsidR="004B0B49" w:rsidRPr="0089132E" w14:paraId="664ABC1C" w14:textId="77777777" w:rsidTr="004B0B49">
        <w:trPr>
          <w:trHeight w:val="300"/>
        </w:trPr>
        <w:tc>
          <w:tcPr>
            <w:tcW w:w="1166" w:type="dxa"/>
            <w:tcBorders>
              <w:top w:val="nil"/>
              <w:left w:val="nil"/>
              <w:bottom w:val="nil"/>
              <w:right w:val="nil"/>
            </w:tcBorders>
            <w:shd w:val="clear" w:color="auto" w:fill="auto"/>
            <w:noWrap/>
            <w:vAlign w:val="bottom"/>
            <w:hideMark/>
          </w:tcPr>
          <w:p w14:paraId="0B5D13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MRC0118</w:t>
            </w:r>
          </w:p>
        </w:tc>
        <w:tc>
          <w:tcPr>
            <w:tcW w:w="1320" w:type="dxa"/>
            <w:tcBorders>
              <w:top w:val="nil"/>
              <w:left w:val="nil"/>
              <w:bottom w:val="nil"/>
              <w:right w:val="nil"/>
            </w:tcBorders>
            <w:shd w:val="clear" w:color="auto" w:fill="auto"/>
            <w:noWrap/>
            <w:vAlign w:val="bottom"/>
            <w:hideMark/>
          </w:tcPr>
          <w:p w14:paraId="0CC899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8/4/2010</w:t>
            </w:r>
          </w:p>
        </w:tc>
        <w:tc>
          <w:tcPr>
            <w:tcW w:w="1114" w:type="dxa"/>
            <w:tcBorders>
              <w:top w:val="nil"/>
              <w:left w:val="nil"/>
              <w:bottom w:val="nil"/>
              <w:right w:val="nil"/>
            </w:tcBorders>
            <w:shd w:val="clear" w:color="auto" w:fill="auto"/>
            <w:noWrap/>
            <w:vAlign w:val="bottom"/>
            <w:hideMark/>
          </w:tcPr>
          <w:p w14:paraId="06A2AE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05B2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392_0</w:t>
            </w:r>
          </w:p>
        </w:tc>
        <w:tc>
          <w:tcPr>
            <w:tcW w:w="673" w:type="dxa"/>
            <w:tcBorders>
              <w:top w:val="nil"/>
              <w:left w:val="nil"/>
              <w:bottom w:val="nil"/>
              <w:right w:val="nil"/>
            </w:tcBorders>
            <w:shd w:val="clear" w:color="auto" w:fill="auto"/>
            <w:noWrap/>
            <w:vAlign w:val="bottom"/>
            <w:hideMark/>
          </w:tcPr>
          <w:p w14:paraId="3793A8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36A3B98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11DE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429BD3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3" w:type="dxa"/>
            <w:tcBorders>
              <w:top w:val="nil"/>
              <w:left w:val="nil"/>
              <w:bottom w:val="nil"/>
              <w:right w:val="nil"/>
            </w:tcBorders>
            <w:shd w:val="clear" w:color="auto" w:fill="auto"/>
            <w:noWrap/>
            <w:vAlign w:val="bottom"/>
            <w:hideMark/>
          </w:tcPr>
          <w:p w14:paraId="6F194E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38D4BF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54D330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4" w:type="dxa"/>
            <w:tcBorders>
              <w:top w:val="nil"/>
              <w:left w:val="nil"/>
              <w:bottom w:val="nil"/>
              <w:right w:val="nil"/>
            </w:tcBorders>
            <w:shd w:val="clear" w:color="auto" w:fill="auto"/>
            <w:noWrap/>
            <w:vAlign w:val="bottom"/>
            <w:hideMark/>
          </w:tcPr>
          <w:p w14:paraId="44F782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r>
      <w:tr w:rsidR="004B0B49" w:rsidRPr="0089132E" w14:paraId="4284B97C" w14:textId="77777777" w:rsidTr="004B0B49">
        <w:trPr>
          <w:trHeight w:val="300"/>
        </w:trPr>
        <w:tc>
          <w:tcPr>
            <w:tcW w:w="1166" w:type="dxa"/>
            <w:tcBorders>
              <w:top w:val="nil"/>
              <w:left w:val="nil"/>
              <w:bottom w:val="nil"/>
              <w:right w:val="nil"/>
            </w:tcBorders>
            <w:shd w:val="clear" w:color="auto" w:fill="auto"/>
            <w:noWrap/>
            <w:vAlign w:val="bottom"/>
            <w:hideMark/>
          </w:tcPr>
          <w:p w14:paraId="5C1F79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WB0347</w:t>
            </w:r>
          </w:p>
        </w:tc>
        <w:tc>
          <w:tcPr>
            <w:tcW w:w="1320" w:type="dxa"/>
            <w:tcBorders>
              <w:top w:val="nil"/>
              <w:left w:val="nil"/>
              <w:bottom w:val="nil"/>
              <w:right w:val="nil"/>
            </w:tcBorders>
            <w:shd w:val="clear" w:color="auto" w:fill="auto"/>
            <w:noWrap/>
            <w:vAlign w:val="bottom"/>
            <w:hideMark/>
          </w:tcPr>
          <w:p w14:paraId="3E7F63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8/9/2010</w:t>
            </w:r>
          </w:p>
        </w:tc>
        <w:tc>
          <w:tcPr>
            <w:tcW w:w="1114" w:type="dxa"/>
            <w:tcBorders>
              <w:top w:val="nil"/>
              <w:left w:val="nil"/>
              <w:bottom w:val="nil"/>
              <w:right w:val="nil"/>
            </w:tcBorders>
            <w:shd w:val="clear" w:color="auto" w:fill="auto"/>
            <w:noWrap/>
            <w:vAlign w:val="bottom"/>
            <w:hideMark/>
          </w:tcPr>
          <w:p w14:paraId="380DEF9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9ACB5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394_0</w:t>
            </w:r>
          </w:p>
        </w:tc>
        <w:tc>
          <w:tcPr>
            <w:tcW w:w="673" w:type="dxa"/>
            <w:tcBorders>
              <w:top w:val="nil"/>
              <w:left w:val="nil"/>
              <w:bottom w:val="nil"/>
              <w:right w:val="nil"/>
            </w:tcBorders>
            <w:shd w:val="clear" w:color="auto" w:fill="auto"/>
            <w:noWrap/>
            <w:vAlign w:val="bottom"/>
            <w:hideMark/>
          </w:tcPr>
          <w:p w14:paraId="41CABD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19CEF1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w:t>
            </w:r>
          </w:p>
        </w:tc>
        <w:tc>
          <w:tcPr>
            <w:tcW w:w="673" w:type="dxa"/>
            <w:tcBorders>
              <w:top w:val="nil"/>
              <w:left w:val="nil"/>
              <w:bottom w:val="nil"/>
              <w:right w:val="nil"/>
            </w:tcBorders>
            <w:shd w:val="clear" w:color="auto" w:fill="auto"/>
            <w:noWrap/>
            <w:vAlign w:val="bottom"/>
            <w:hideMark/>
          </w:tcPr>
          <w:p w14:paraId="330615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B6AE9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1F8A1A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102185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7112F4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4" w:type="dxa"/>
            <w:tcBorders>
              <w:top w:val="nil"/>
              <w:left w:val="nil"/>
              <w:bottom w:val="nil"/>
              <w:right w:val="nil"/>
            </w:tcBorders>
            <w:shd w:val="clear" w:color="auto" w:fill="auto"/>
            <w:noWrap/>
            <w:vAlign w:val="bottom"/>
            <w:hideMark/>
          </w:tcPr>
          <w:p w14:paraId="7F462E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r>
      <w:tr w:rsidR="004B0B49" w:rsidRPr="0089132E" w14:paraId="0C18BB7B" w14:textId="77777777" w:rsidTr="004B0B49">
        <w:trPr>
          <w:trHeight w:val="300"/>
        </w:trPr>
        <w:tc>
          <w:tcPr>
            <w:tcW w:w="1166" w:type="dxa"/>
            <w:tcBorders>
              <w:top w:val="nil"/>
              <w:left w:val="nil"/>
              <w:bottom w:val="nil"/>
              <w:right w:val="nil"/>
            </w:tcBorders>
            <w:shd w:val="clear" w:color="auto" w:fill="auto"/>
            <w:noWrap/>
            <w:vAlign w:val="bottom"/>
            <w:hideMark/>
          </w:tcPr>
          <w:p w14:paraId="78CC98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WB0345</w:t>
            </w:r>
          </w:p>
        </w:tc>
        <w:tc>
          <w:tcPr>
            <w:tcW w:w="1320" w:type="dxa"/>
            <w:tcBorders>
              <w:top w:val="nil"/>
              <w:left w:val="nil"/>
              <w:bottom w:val="nil"/>
              <w:right w:val="nil"/>
            </w:tcBorders>
            <w:shd w:val="clear" w:color="auto" w:fill="auto"/>
            <w:noWrap/>
            <w:vAlign w:val="bottom"/>
            <w:hideMark/>
          </w:tcPr>
          <w:p w14:paraId="5BFD61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22811DF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6687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395_0</w:t>
            </w:r>
          </w:p>
        </w:tc>
        <w:tc>
          <w:tcPr>
            <w:tcW w:w="673" w:type="dxa"/>
            <w:tcBorders>
              <w:top w:val="nil"/>
              <w:left w:val="nil"/>
              <w:bottom w:val="nil"/>
              <w:right w:val="nil"/>
            </w:tcBorders>
            <w:shd w:val="clear" w:color="auto" w:fill="auto"/>
            <w:noWrap/>
            <w:vAlign w:val="bottom"/>
            <w:hideMark/>
          </w:tcPr>
          <w:p w14:paraId="4E74E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22.6</w:t>
            </w:r>
          </w:p>
        </w:tc>
        <w:tc>
          <w:tcPr>
            <w:tcW w:w="673" w:type="dxa"/>
            <w:tcBorders>
              <w:top w:val="nil"/>
              <w:left w:val="nil"/>
              <w:bottom w:val="nil"/>
              <w:right w:val="nil"/>
            </w:tcBorders>
            <w:shd w:val="clear" w:color="auto" w:fill="auto"/>
            <w:noWrap/>
            <w:vAlign w:val="bottom"/>
            <w:hideMark/>
          </w:tcPr>
          <w:p w14:paraId="74F022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3B6AE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12.1</w:t>
            </w:r>
          </w:p>
        </w:tc>
        <w:tc>
          <w:tcPr>
            <w:tcW w:w="673" w:type="dxa"/>
            <w:tcBorders>
              <w:top w:val="nil"/>
              <w:left w:val="nil"/>
              <w:bottom w:val="nil"/>
              <w:right w:val="nil"/>
            </w:tcBorders>
            <w:shd w:val="clear" w:color="auto" w:fill="auto"/>
            <w:noWrap/>
            <w:vAlign w:val="bottom"/>
            <w:hideMark/>
          </w:tcPr>
          <w:p w14:paraId="0E5EA5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01101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07678B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2A53C1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17.5</w:t>
            </w:r>
          </w:p>
        </w:tc>
        <w:tc>
          <w:tcPr>
            <w:tcW w:w="674" w:type="dxa"/>
            <w:tcBorders>
              <w:top w:val="nil"/>
              <w:left w:val="nil"/>
              <w:bottom w:val="nil"/>
              <w:right w:val="nil"/>
            </w:tcBorders>
            <w:shd w:val="clear" w:color="auto" w:fill="auto"/>
            <w:noWrap/>
            <w:vAlign w:val="bottom"/>
            <w:hideMark/>
          </w:tcPr>
          <w:p w14:paraId="6A279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40574AF" w14:textId="77777777" w:rsidTr="004B0B49">
        <w:trPr>
          <w:trHeight w:val="300"/>
        </w:trPr>
        <w:tc>
          <w:tcPr>
            <w:tcW w:w="1166" w:type="dxa"/>
            <w:tcBorders>
              <w:top w:val="nil"/>
              <w:left w:val="nil"/>
              <w:bottom w:val="nil"/>
              <w:right w:val="nil"/>
            </w:tcBorders>
            <w:shd w:val="clear" w:color="auto" w:fill="auto"/>
            <w:noWrap/>
            <w:vAlign w:val="bottom"/>
            <w:hideMark/>
          </w:tcPr>
          <w:p w14:paraId="2BDD0B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5A136D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8/10/2010</w:t>
            </w:r>
          </w:p>
        </w:tc>
        <w:tc>
          <w:tcPr>
            <w:tcW w:w="1114" w:type="dxa"/>
            <w:tcBorders>
              <w:top w:val="nil"/>
              <w:left w:val="nil"/>
              <w:bottom w:val="nil"/>
              <w:right w:val="nil"/>
            </w:tcBorders>
            <w:shd w:val="clear" w:color="auto" w:fill="auto"/>
            <w:noWrap/>
            <w:vAlign w:val="bottom"/>
            <w:hideMark/>
          </w:tcPr>
          <w:p w14:paraId="364EAF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3A26A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396_0</w:t>
            </w:r>
          </w:p>
        </w:tc>
        <w:tc>
          <w:tcPr>
            <w:tcW w:w="673" w:type="dxa"/>
            <w:tcBorders>
              <w:top w:val="nil"/>
              <w:left w:val="nil"/>
              <w:bottom w:val="nil"/>
              <w:right w:val="nil"/>
            </w:tcBorders>
            <w:shd w:val="clear" w:color="auto" w:fill="auto"/>
            <w:noWrap/>
            <w:vAlign w:val="bottom"/>
            <w:hideMark/>
          </w:tcPr>
          <w:p w14:paraId="08D88E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76ED9C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14A879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1E564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6DF69A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28805C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5F65D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4" w:type="dxa"/>
            <w:tcBorders>
              <w:top w:val="nil"/>
              <w:left w:val="nil"/>
              <w:bottom w:val="nil"/>
              <w:right w:val="nil"/>
            </w:tcBorders>
            <w:shd w:val="clear" w:color="auto" w:fill="auto"/>
            <w:noWrap/>
            <w:vAlign w:val="bottom"/>
            <w:hideMark/>
          </w:tcPr>
          <w:p w14:paraId="60BB7F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r>
      <w:tr w:rsidR="004B0B49" w:rsidRPr="0089132E" w14:paraId="3465B411" w14:textId="77777777" w:rsidTr="004B0B49">
        <w:trPr>
          <w:trHeight w:val="300"/>
        </w:trPr>
        <w:tc>
          <w:tcPr>
            <w:tcW w:w="1166" w:type="dxa"/>
            <w:tcBorders>
              <w:top w:val="nil"/>
              <w:left w:val="nil"/>
              <w:bottom w:val="nil"/>
              <w:right w:val="nil"/>
            </w:tcBorders>
            <w:shd w:val="clear" w:color="auto" w:fill="auto"/>
            <w:noWrap/>
            <w:vAlign w:val="bottom"/>
            <w:hideMark/>
          </w:tcPr>
          <w:p w14:paraId="305A0D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MRC0117</w:t>
            </w:r>
          </w:p>
        </w:tc>
        <w:tc>
          <w:tcPr>
            <w:tcW w:w="1320" w:type="dxa"/>
            <w:tcBorders>
              <w:top w:val="nil"/>
              <w:left w:val="nil"/>
              <w:bottom w:val="nil"/>
              <w:right w:val="nil"/>
            </w:tcBorders>
            <w:shd w:val="clear" w:color="auto" w:fill="auto"/>
            <w:noWrap/>
            <w:vAlign w:val="bottom"/>
            <w:hideMark/>
          </w:tcPr>
          <w:p w14:paraId="09B498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8/12/2010</w:t>
            </w:r>
          </w:p>
        </w:tc>
        <w:tc>
          <w:tcPr>
            <w:tcW w:w="1114" w:type="dxa"/>
            <w:tcBorders>
              <w:top w:val="nil"/>
              <w:left w:val="nil"/>
              <w:bottom w:val="nil"/>
              <w:right w:val="nil"/>
            </w:tcBorders>
            <w:shd w:val="clear" w:color="auto" w:fill="auto"/>
            <w:noWrap/>
            <w:vAlign w:val="bottom"/>
            <w:hideMark/>
          </w:tcPr>
          <w:p w14:paraId="70419CE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2C1E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397_0</w:t>
            </w:r>
          </w:p>
        </w:tc>
        <w:tc>
          <w:tcPr>
            <w:tcW w:w="673" w:type="dxa"/>
            <w:tcBorders>
              <w:top w:val="nil"/>
              <w:left w:val="nil"/>
              <w:bottom w:val="nil"/>
              <w:right w:val="nil"/>
            </w:tcBorders>
            <w:shd w:val="clear" w:color="auto" w:fill="auto"/>
            <w:noWrap/>
            <w:vAlign w:val="bottom"/>
            <w:hideMark/>
          </w:tcPr>
          <w:p w14:paraId="578BDE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2BF04F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3D34E4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89.8</w:t>
            </w:r>
          </w:p>
        </w:tc>
        <w:tc>
          <w:tcPr>
            <w:tcW w:w="673" w:type="dxa"/>
            <w:tcBorders>
              <w:top w:val="nil"/>
              <w:left w:val="nil"/>
              <w:bottom w:val="nil"/>
              <w:right w:val="nil"/>
            </w:tcBorders>
            <w:shd w:val="clear" w:color="auto" w:fill="auto"/>
            <w:noWrap/>
            <w:vAlign w:val="bottom"/>
            <w:hideMark/>
          </w:tcPr>
          <w:p w14:paraId="312419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76.7</w:t>
            </w:r>
          </w:p>
        </w:tc>
        <w:tc>
          <w:tcPr>
            <w:tcW w:w="673" w:type="dxa"/>
            <w:tcBorders>
              <w:top w:val="nil"/>
              <w:left w:val="nil"/>
              <w:bottom w:val="nil"/>
              <w:right w:val="nil"/>
            </w:tcBorders>
            <w:shd w:val="clear" w:color="auto" w:fill="auto"/>
            <w:noWrap/>
            <w:vAlign w:val="bottom"/>
            <w:hideMark/>
          </w:tcPr>
          <w:p w14:paraId="50FCB9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0A6C4D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77EEF2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31.7</w:t>
            </w:r>
          </w:p>
        </w:tc>
        <w:tc>
          <w:tcPr>
            <w:tcW w:w="674" w:type="dxa"/>
            <w:tcBorders>
              <w:top w:val="nil"/>
              <w:left w:val="nil"/>
              <w:bottom w:val="nil"/>
              <w:right w:val="nil"/>
            </w:tcBorders>
            <w:shd w:val="clear" w:color="auto" w:fill="auto"/>
            <w:noWrap/>
            <w:vAlign w:val="bottom"/>
            <w:hideMark/>
          </w:tcPr>
          <w:p w14:paraId="24ED08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r>
      <w:tr w:rsidR="004B0B49" w:rsidRPr="0089132E" w14:paraId="2A12A55A" w14:textId="77777777" w:rsidTr="004B0B49">
        <w:trPr>
          <w:trHeight w:val="300"/>
        </w:trPr>
        <w:tc>
          <w:tcPr>
            <w:tcW w:w="1166" w:type="dxa"/>
            <w:tcBorders>
              <w:top w:val="nil"/>
              <w:left w:val="nil"/>
              <w:bottom w:val="nil"/>
              <w:right w:val="nil"/>
            </w:tcBorders>
            <w:shd w:val="clear" w:color="auto" w:fill="auto"/>
            <w:noWrap/>
            <w:vAlign w:val="bottom"/>
            <w:hideMark/>
          </w:tcPr>
          <w:p w14:paraId="3CB9CE7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WB0335</w:t>
            </w:r>
          </w:p>
        </w:tc>
        <w:tc>
          <w:tcPr>
            <w:tcW w:w="1320" w:type="dxa"/>
            <w:tcBorders>
              <w:top w:val="nil"/>
              <w:left w:val="nil"/>
              <w:bottom w:val="nil"/>
              <w:right w:val="nil"/>
            </w:tcBorders>
            <w:shd w:val="clear" w:color="auto" w:fill="auto"/>
            <w:noWrap/>
            <w:vAlign w:val="bottom"/>
            <w:hideMark/>
          </w:tcPr>
          <w:p w14:paraId="3F3165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8/17/2010</w:t>
            </w:r>
          </w:p>
        </w:tc>
        <w:tc>
          <w:tcPr>
            <w:tcW w:w="1114" w:type="dxa"/>
            <w:tcBorders>
              <w:top w:val="nil"/>
              <w:left w:val="nil"/>
              <w:bottom w:val="nil"/>
              <w:right w:val="nil"/>
            </w:tcBorders>
            <w:shd w:val="clear" w:color="auto" w:fill="auto"/>
            <w:noWrap/>
            <w:vAlign w:val="bottom"/>
            <w:hideMark/>
          </w:tcPr>
          <w:p w14:paraId="650F859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83C9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398_0</w:t>
            </w:r>
          </w:p>
        </w:tc>
        <w:tc>
          <w:tcPr>
            <w:tcW w:w="673" w:type="dxa"/>
            <w:tcBorders>
              <w:top w:val="nil"/>
              <w:left w:val="nil"/>
              <w:bottom w:val="nil"/>
              <w:right w:val="nil"/>
            </w:tcBorders>
            <w:shd w:val="clear" w:color="auto" w:fill="auto"/>
            <w:noWrap/>
            <w:vAlign w:val="bottom"/>
            <w:hideMark/>
          </w:tcPr>
          <w:p w14:paraId="1DDB7A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080056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0FF74B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1D21D6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362327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7D9C78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76CE75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4" w:type="dxa"/>
            <w:tcBorders>
              <w:top w:val="nil"/>
              <w:left w:val="nil"/>
              <w:bottom w:val="nil"/>
              <w:right w:val="nil"/>
            </w:tcBorders>
            <w:shd w:val="clear" w:color="auto" w:fill="auto"/>
            <w:noWrap/>
            <w:vAlign w:val="bottom"/>
            <w:hideMark/>
          </w:tcPr>
          <w:p w14:paraId="698B8F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r>
      <w:tr w:rsidR="004B0B49" w:rsidRPr="0089132E" w14:paraId="26F6ACDA" w14:textId="77777777" w:rsidTr="004B0B49">
        <w:trPr>
          <w:trHeight w:val="300"/>
        </w:trPr>
        <w:tc>
          <w:tcPr>
            <w:tcW w:w="1166" w:type="dxa"/>
            <w:tcBorders>
              <w:top w:val="nil"/>
              <w:left w:val="nil"/>
              <w:bottom w:val="nil"/>
              <w:right w:val="nil"/>
            </w:tcBorders>
            <w:shd w:val="clear" w:color="auto" w:fill="auto"/>
            <w:noWrap/>
            <w:vAlign w:val="bottom"/>
            <w:hideMark/>
          </w:tcPr>
          <w:p w14:paraId="285E439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WB0336</w:t>
            </w:r>
          </w:p>
        </w:tc>
        <w:tc>
          <w:tcPr>
            <w:tcW w:w="1320" w:type="dxa"/>
            <w:tcBorders>
              <w:top w:val="nil"/>
              <w:left w:val="nil"/>
              <w:bottom w:val="nil"/>
              <w:right w:val="nil"/>
            </w:tcBorders>
            <w:shd w:val="clear" w:color="auto" w:fill="auto"/>
            <w:noWrap/>
            <w:vAlign w:val="bottom"/>
            <w:hideMark/>
          </w:tcPr>
          <w:p w14:paraId="4352C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8/18/2010</w:t>
            </w:r>
          </w:p>
        </w:tc>
        <w:tc>
          <w:tcPr>
            <w:tcW w:w="1114" w:type="dxa"/>
            <w:tcBorders>
              <w:top w:val="nil"/>
              <w:left w:val="nil"/>
              <w:bottom w:val="nil"/>
              <w:right w:val="nil"/>
            </w:tcBorders>
            <w:shd w:val="clear" w:color="auto" w:fill="auto"/>
            <w:noWrap/>
            <w:vAlign w:val="bottom"/>
            <w:hideMark/>
          </w:tcPr>
          <w:p w14:paraId="5A4DF03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060E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399_0</w:t>
            </w:r>
          </w:p>
        </w:tc>
        <w:tc>
          <w:tcPr>
            <w:tcW w:w="673" w:type="dxa"/>
            <w:tcBorders>
              <w:top w:val="nil"/>
              <w:left w:val="nil"/>
              <w:bottom w:val="nil"/>
              <w:right w:val="nil"/>
            </w:tcBorders>
            <w:shd w:val="clear" w:color="auto" w:fill="auto"/>
            <w:noWrap/>
            <w:vAlign w:val="bottom"/>
            <w:hideMark/>
          </w:tcPr>
          <w:p w14:paraId="32683D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641EF0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3" w:type="dxa"/>
            <w:tcBorders>
              <w:top w:val="nil"/>
              <w:left w:val="nil"/>
              <w:bottom w:val="nil"/>
              <w:right w:val="nil"/>
            </w:tcBorders>
            <w:shd w:val="clear" w:color="auto" w:fill="auto"/>
            <w:noWrap/>
            <w:vAlign w:val="bottom"/>
            <w:hideMark/>
          </w:tcPr>
          <w:p w14:paraId="120E4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498D59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4EAF66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3A03F4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4B8C5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79.4</w:t>
            </w:r>
          </w:p>
        </w:tc>
        <w:tc>
          <w:tcPr>
            <w:tcW w:w="674" w:type="dxa"/>
            <w:tcBorders>
              <w:top w:val="nil"/>
              <w:left w:val="nil"/>
              <w:bottom w:val="nil"/>
              <w:right w:val="nil"/>
            </w:tcBorders>
            <w:shd w:val="clear" w:color="auto" w:fill="auto"/>
            <w:noWrap/>
            <w:vAlign w:val="bottom"/>
            <w:hideMark/>
          </w:tcPr>
          <w:p w14:paraId="7F7E2F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r>
      <w:tr w:rsidR="004B0B49" w:rsidRPr="0089132E" w14:paraId="388A877E" w14:textId="77777777" w:rsidTr="004B0B49">
        <w:trPr>
          <w:trHeight w:val="300"/>
        </w:trPr>
        <w:tc>
          <w:tcPr>
            <w:tcW w:w="1166" w:type="dxa"/>
            <w:tcBorders>
              <w:top w:val="nil"/>
              <w:left w:val="nil"/>
              <w:bottom w:val="nil"/>
              <w:right w:val="nil"/>
            </w:tcBorders>
            <w:shd w:val="clear" w:color="auto" w:fill="auto"/>
            <w:noWrap/>
            <w:vAlign w:val="bottom"/>
            <w:hideMark/>
          </w:tcPr>
          <w:p w14:paraId="6051ED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WB0350</w:t>
            </w:r>
          </w:p>
        </w:tc>
        <w:tc>
          <w:tcPr>
            <w:tcW w:w="1320" w:type="dxa"/>
            <w:tcBorders>
              <w:top w:val="nil"/>
              <w:left w:val="nil"/>
              <w:bottom w:val="nil"/>
              <w:right w:val="nil"/>
            </w:tcBorders>
            <w:shd w:val="clear" w:color="auto" w:fill="auto"/>
            <w:noWrap/>
            <w:vAlign w:val="bottom"/>
            <w:hideMark/>
          </w:tcPr>
          <w:p w14:paraId="421EA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8/25/2010</w:t>
            </w:r>
          </w:p>
        </w:tc>
        <w:tc>
          <w:tcPr>
            <w:tcW w:w="1114" w:type="dxa"/>
            <w:tcBorders>
              <w:top w:val="nil"/>
              <w:left w:val="nil"/>
              <w:bottom w:val="nil"/>
              <w:right w:val="nil"/>
            </w:tcBorders>
            <w:shd w:val="clear" w:color="auto" w:fill="auto"/>
            <w:noWrap/>
            <w:vAlign w:val="bottom"/>
            <w:hideMark/>
          </w:tcPr>
          <w:p w14:paraId="2D481DE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B114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400_0</w:t>
            </w:r>
          </w:p>
        </w:tc>
        <w:tc>
          <w:tcPr>
            <w:tcW w:w="673" w:type="dxa"/>
            <w:tcBorders>
              <w:top w:val="nil"/>
              <w:left w:val="nil"/>
              <w:bottom w:val="nil"/>
              <w:right w:val="nil"/>
            </w:tcBorders>
            <w:shd w:val="clear" w:color="auto" w:fill="auto"/>
            <w:noWrap/>
            <w:vAlign w:val="bottom"/>
            <w:hideMark/>
          </w:tcPr>
          <w:p w14:paraId="1E7A67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58E49E4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5994A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74CF1DD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8B836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1CB4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E4320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4" w:type="dxa"/>
            <w:tcBorders>
              <w:top w:val="nil"/>
              <w:left w:val="nil"/>
              <w:bottom w:val="nil"/>
              <w:right w:val="nil"/>
            </w:tcBorders>
            <w:shd w:val="clear" w:color="auto" w:fill="auto"/>
            <w:noWrap/>
            <w:vAlign w:val="bottom"/>
            <w:hideMark/>
          </w:tcPr>
          <w:p w14:paraId="404F2D5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9DA9254" w14:textId="77777777" w:rsidTr="004B0B49">
        <w:trPr>
          <w:trHeight w:val="300"/>
        </w:trPr>
        <w:tc>
          <w:tcPr>
            <w:tcW w:w="1166" w:type="dxa"/>
            <w:tcBorders>
              <w:top w:val="nil"/>
              <w:left w:val="nil"/>
              <w:bottom w:val="nil"/>
              <w:right w:val="nil"/>
            </w:tcBorders>
            <w:shd w:val="clear" w:color="auto" w:fill="auto"/>
            <w:noWrap/>
            <w:vAlign w:val="bottom"/>
            <w:hideMark/>
          </w:tcPr>
          <w:p w14:paraId="357CCB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WB0334</w:t>
            </w:r>
          </w:p>
        </w:tc>
        <w:tc>
          <w:tcPr>
            <w:tcW w:w="1320" w:type="dxa"/>
            <w:tcBorders>
              <w:top w:val="nil"/>
              <w:left w:val="nil"/>
              <w:bottom w:val="nil"/>
              <w:right w:val="nil"/>
            </w:tcBorders>
            <w:shd w:val="clear" w:color="auto" w:fill="auto"/>
            <w:noWrap/>
            <w:vAlign w:val="bottom"/>
            <w:hideMark/>
          </w:tcPr>
          <w:p w14:paraId="0F943E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8/26/2010</w:t>
            </w:r>
          </w:p>
        </w:tc>
        <w:tc>
          <w:tcPr>
            <w:tcW w:w="1114" w:type="dxa"/>
            <w:tcBorders>
              <w:top w:val="nil"/>
              <w:left w:val="nil"/>
              <w:bottom w:val="nil"/>
              <w:right w:val="nil"/>
            </w:tcBorders>
            <w:shd w:val="clear" w:color="auto" w:fill="auto"/>
            <w:noWrap/>
            <w:vAlign w:val="bottom"/>
            <w:hideMark/>
          </w:tcPr>
          <w:p w14:paraId="452BE02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F42D1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401_0</w:t>
            </w:r>
          </w:p>
        </w:tc>
        <w:tc>
          <w:tcPr>
            <w:tcW w:w="673" w:type="dxa"/>
            <w:tcBorders>
              <w:top w:val="nil"/>
              <w:left w:val="nil"/>
              <w:bottom w:val="nil"/>
              <w:right w:val="nil"/>
            </w:tcBorders>
            <w:shd w:val="clear" w:color="auto" w:fill="auto"/>
            <w:noWrap/>
            <w:vAlign w:val="bottom"/>
            <w:hideMark/>
          </w:tcPr>
          <w:p w14:paraId="017177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7901DA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572307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75E231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01A424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110CC2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31A057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58.0</w:t>
            </w:r>
          </w:p>
        </w:tc>
        <w:tc>
          <w:tcPr>
            <w:tcW w:w="674" w:type="dxa"/>
            <w:tcBorders>
              <w:top w:val="nil"/>
              <w:left w:val="nil"/>
              <w:bottom w:val="nil"/>
              <w:right w:val="nil"/>
            </w:tcBorders>
            <w:shd w:val="clear" w:color="auto" w:fill="auto"/>
            <w:noWrap/>
            <w:vAlign w:val="bottom"/>
            <w:hideMark/>
          </w:tcPr>
          <w:p w14:paraId="6F54F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00E7E557" w14:textId="77777777" w:rsidTr="004B0B49">
        <w:trPr>
          <w:trHeight w:val="300"/>
        </w:trPr>
        <w:tc>
          <w:tcPr>
            <w:tcW w:w="1166" w:type="dxa"/>
            <w:tcBorders>
              <w:top w:val="nil"/>
              <w:left w:val="nil"/>
              <w:bottom w:val="nil"/>
              <w:right w:val="nil"/>
            </w:tcBorders>
            <w:shd w:val="clear" w:color="auto" w:fill="auto"/>
            <w:noWrap/>
            <w:vAlign w:val="bottom"/>
            <w:hideMark/>
          </w:tcPr>
          <w:p w14:paraId="412C70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MRW0179</w:t>
            </w:r>
          </w:p>
        </w:tc>
        <w:tc>
          <w:tcPr>
            <w:tcW w:w="1320" w:type="dxa"/>
            <w:tcBorders>
              <w:top w:val="nil"/>
              <w:left w:val="nil"/>
              <w:bottom w:val="nil"/>
              <w:right w:val="nil"/>
            </w:tcBorders>
            <w:shd w:val="clear" w:color="auto" w:fill="auto"/>
            <w:noWrap/>
            <w:vAlign w:val="bottom"/>
            <w:hideMark/>
          </w:tcPr>
          <w:p w14:paraId="60DD98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8/30/2010</w:t>
            </w:r>
          </w:p>
        </w:tc>
        <w:tc>
          <w:tcPr>
            <w:tcW w:w="1114" w:type="dxa"/>
            <w:tcBorders>
              <w:top w:val="nil"/>
              <w:left w:val="nil"/>
              <w:bottom w:val="nil"/>
              <w:right w:val="nil"/>
            </w:tcBorders>
            <w:shd w:val="clear" w:color="auto" w:fill="auto"/>
            <w:noWrap/>
            <w:vAlign w:val="bottom"/>
            <w:hideMark/>
          </w:tcPr>
          <w:p w14:paraId="301F5FF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EB1BC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402_0</w:t>
            </w:r>
          </w:p>
        </w:tc>
        <w:tc>
          <w:tcPr>
            <w:tcW w:w="673" w:type="dxa"/>
            <w:tcBorders>
              <w:top w:val="nil"/>
              <w:left w:val="nil"/>
              <w:bottom w:val="nil"/>
              <w:right w:val="nil"/>
            </w:tcBorders>
            <w:shd w:val="clear" w:color="auto" w:fill="auto"/>
            <w:noWrap/>
            <w:vAlign w:val="bottom"/>
            <w:hideMark/>
          </w:tcPr>
          <w:p w14:paraId="438E14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3CB709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54FF566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2A3C8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3" w:type="dxa"/>
            <w:tcBorders>
              <w:top w:val="nil"/>
              <w:left w:val="nil"/>
              <w:bottom w:val="nil"/>
              <w:right w:val="nil"/>
            </w:tcBorders>
            <w:shd w:val="clear" w:color="auto" w:fill="auto"/>
            <w:noWrap/>
            <w:vAlign w:val="bottom"/>
            <w:hideMark/>
          </w:tcPr>
          <w:p w14:paraId="404336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6D9813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7E2D44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65.0</w:t>
            </w:r>
          </w:p>
        </w:tc>
        <w:tc>
          <w:tcPr>
            <w:tcW w:w="674" w:type="dxa"/>
            <w:tcBorders>
              <w:top w:val="nil"/>
              <w:left w:val="nil"/>
              <w:bottom w:val="nil"/>
              <w:right w:val="nil"/>
            </w:tcBorders>
            <w:shd w:val="clear" w:color="auto" w:fill="auto"/>
            <w:noWrap/>
            <w:vAlign w:val="bottom"/>
            <w:hideMark/>
          </w:tcPr>
          <w:p w14:paraId="29A383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r>
      <w:tr w:rsidR="004B0B49" w:rsidRPr="0089132E" w14:paraId="76781BD6" w14:textId="77777777" w:rsidTr="004B0B49">
        <w:trPr>
          <w:trHeight w:val="300"/>
        </w:trPr>
        <w:tc>
          <w:tcPr>
            <w:tcW w:w="1166" w:type="dxa"/>
            <w:tcBorders>
              <w:top w:val="nil"/>
              <w:left w:val="nil"/>
              <w:bottom w:val="nil"/>
              <w:right w:val="nil"/>
            </w:tcBorders>
            <w:shd w:val="clear" w:color="auto" w:fill="auto"/>
            <w:noWrap/>
            <w:vAlign w:val="bottom"/>
            <w:hideMark/>
          </w:tcPr>
          <w:p w14:paraId="5B55FC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MRW0175</w:t>
            </w:r>
          </w:p>
        </w:tc>
        <w:tc>
          <w:tcPr>
            <w:tcW w:w="1320" w:type="dxa"/>
            <w:tcBorders>
              <w:top w:val="nil"/>
              <w:left w:val="nil"/>
              <w:bottom w:val="nil"/>
              <w:right w:val="nil"/>
            </w:tcBorders>
            <w:shd w:val="clear" w:color="auto" w:fill="auto"/>
            <w:noWrap/>
            <w:vAlign w:val="bottom"/>
            <w:hideMark/>
          </w:tcPr>
          <w:p w14:paraId="0CD773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8/31/2010</w:t>
            </w:r>
          </w:p>
        </w:tc>
        <w:tc>
          <w:tcPr>
            <w:tcW w:w="1114" w:type="dxa"/>
            <w:tcBorders>
              <w:top w:val="nil"/>
              <w:left w:val="nil"/>
              <w:bottom w:val="nil"/>
              <w:right w:val="nil"/>
            </w:tcBorders>
            <w:shd w:val="clear" w:color="auto" w:fill="auto"/>
            <w:noWrap/>
            <w:vAlign w:val="bottom"/>
            <w:hideMark/>
          </w:tcPr>
          <w:p w14:paraId="4079581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346E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403_0</w:t>
            </w:r>
          </w:p>
        </w:tc>
        <w:tc>
          <w:tcPr>
            <w:tcW w:w="673" w:type="dxa"/>
            <w:tcBorders>
              <w:top w:val="nil"/>
              <w:left w:val="nil"/>
              <w:bottom w:val="nil"/>
              <w:right w:val="nil"/>
            </w:tcBorders>
            <w:shd w:val="clear" w:color="auto" w:fill="auto"/>
            <w:noWrap/>
            <w:vAlign w:val="bottom"/>
            <w:hideMark/>
          </w:tcPr>
          <w:p w14:paraId="1882D4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6E20B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78D36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79.0</w:t>
            </w:r>
          </w:p>
        </w:tc>
        <w:tc>
          <w:tcPr>
            <w:tcW w:w="673" w:type="dxa"/>
            <w:tcBorders>
              <w:top w:val="nil"/>
              <w:left w:val="nil"/>
              <w:bottom w:val="nil"/>
              <w:right w:val="nil"/>
            </w:tcBorders>
            <w:shd w:val="clear" w:color="auto" w:fill="auto"/>
            <w:noWrap/>
            <w:vAlign w:val="bottom"/>
            <w:hideMark/>
          </w:tcPr>
          <w:p w14:paraId="624298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93.7</w:t>
            </w:r>
          </w:p>
        </w:tc>
        <w:tc>
          <w:tcPr>
            <w:tcW w:w="673" w:type="dxa"/>
            <w:tcBorders>
              <w:top w:val="nil"/>
              <w:left w:val="nil"/>
              <w:bottom w:val="nil"/>
              <w:right w:val="nil"/>
            </w:tcBorders>
            <w:shd w:val="clear" w:color="auto" w:fill="auto"/>
            <w:noWrap/>
            <w:vAlign w:val="bottom"/>
            <w:hideMark/>
          </w:tcPr>
          <w:p w14:paraId="2FE490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31.2</w:t>
            </w:r>
          </w:p>
        </w:tc>
        <w:tc>
          <w:tcPr>
            <w:tcW w:w="673" w:type="dxa"/>
            <w:tcBorders>
              <w:top w:val="nil"/>
              <w:left w:val="nil"/>
              <w:bottom w:val="nil"/>
              <w:right w:val="nil"/>
            </w:tcBorders>
            <w:shd w:val="clear" w:color="auto" w:fill="auto"/>
            <w:noWrap/>
            <w:vAlign w:val="bottom"/>
            <w:hideMark/>
          </w:tcPr>
          <w:p w14:paraId="6E9AA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D5A21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4" w:type="dxa"/>
            <w:tcBorders>
              <w:top w:val="nil"/>
              <w:left w:val="nil"/>
              <w:bottom w:val="nil"/>
              <w:right w:val="nil"/>
            </w:tcBorders>
            <w:shd w:val="clear" w:color="auto" w:fill="auto"/>
            <w:noWrap/>
            <w:vAlign w:val="bottom"/>
            <w:hideMark/>
          </w:tcPr>
          <w:p w14:paraId="45D0CD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r>
      <w:tr w:rsidR="004B0B49" w:rsidRPr="0089132E" w14:paraId="299F9E64" w14:textId="77777777" w:rsidTr="004B0B49">
        <w:trPr>
          <w:trHeight w:val="300"/>
        </w:trPr>
        <w:tc>
          <w:tcPr>
            <w:tcW w:w="1166" w:type="dxa"/>
            <w:tcBorders>
              <w:top w:val="nil"/>
              <w:left w:val="nil"/>
              <w:bottom w:val="nil"/>
              <w:right w:val="nil"/>
            </w:tcBorders>
            <w:shd w:val="clear" w:color="auto" w:fill="auto"/>
            <w:noWrap/>
            <w:vAlign w:val="bottom"/>
            <w:hideMark/>
          </w:tcPr>
          <w:p w14:paraId="78D0E9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MRW0176</w:t>
            </w:r>
          </w:p>
        </w:tc>
        <w:tc>
          <w:tcPr>
            <w:tcW w:w="1320" w:type="dxa"/>
            <w:tcBorders>
              <w:top w:val="nil"/>
              <w:left w:val="nil"/>
              <w:bottom w:val="nil"/>
              <w:right w:val="nil"/>
            </w:tcBorders>
            <w:shd w:val="clear" w:color="auto" w:fill="auto"/>
            <w:noWrap/>
            <w:vAlign w:val="bottom"/>
            <w:hideMark/>
          </w:tcPr>
          <w:p w14:paraId="01A5A6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9/1/2010</w:t>
            </w:r>
          </w:p>
        </w:tc>
        <w:tc>
          <w:tcPr>
            <w:tcW w:w="1114" w:type="dxa"/>
            <w:tcBorders>
              <w:top w:val="nil"/>
              <w:left w:val="nil"/>
              <w:bottom w:val="nil"/>
              <w:right w:val="nil"/>
            </w:tcBorders>
            <w:shd w:val="clear" w:color="auto" w:fill="auto"/>
            <w:noWrap/>
            <w:vAlign w:val="bottom"/>
            <w:hideMark/>
          </w:tcPr>
          <w:p w14:paraId="4AED83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4EAF2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404_0</w:t>
            </w:r>
          </w:p>
        </w:tc>
        <w:tc>
          <w:tcPr>
            <w:tcW w:w="673" w:type="dxa"/>
            <w:tcBorders>
              <w:top w:val="nil"/>
              <w:left w:val="nil"/>
              <w:bottom w:val="nil"/>
              <w:right w:val="nil"/>
            </w:tcBorders>
            <w:shd w:val="clear" w:color="auto" w:fill="auto"/>
            <w:noWrap/>
            <w:vAlign w:val="bottom"/>
            <w:hideMark/>
          </w:tcPr>
          <w:p w14:paraId="14535D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c>
          <w:tcPr>
            <w:tcW w:w="673" w:type="dxa"/>
            <w:tcBorders>
              <w:top w:val="nil"/>
              <w:left w:val="nil"/>
              <w:bottom w:val="nil"/>
              <w:right w:val="nil"/>
            </w:tcBorders>
            <w:shd w:val="clear" w:color="auto" w:fill="auto"/>
            <w:noWrap/>
            <w:vAlign w:val="bottom"/>
            <w:hideMark/>
          </w:tcPr>
          <w:p w14:paraId="5D31B7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3" w:type="dxa"/>
            <w:tcBorders>
              <w:top w:val="nil"/>
              <w:left w:val="nil"/>
              <w:bottom w:val="nil"/>
              <w:right w:val="nil"/>
            </w:tcBorders>
            <w:shd w:val="clear" w:color="auto" w:fill="auto"/>
            <w:noWrap/>
            <w:vAlign w:val="bottom"/>
            <w:hideMark/>
          </w:tcPr>
          <w:p w14:paraId="576495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8CDF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c>
          <w:tcPr>
            <w:tcW w:w="673" w:type="dxa"/>
            <w:tcBorders>
              <w:top w:val="nil"/>
              <w:left w:val="nil"/>
              <w:bottom w:val="nil"/>
              <w:right w:val="nil"/>
            </w:tcBorders>
            <w:shd w:val="clear" w:color="auto" w:fill="auto"/>
            <w:noWrap/>
            <w:vAlign w:val="bottom"/>
            <w:hideMark/>
          </w:tcPr>
          <w:p w14:paraId="206D7D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236CAA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1ACFD4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67.3</w:t>
            </w:r>
          </w:p>
        </w:tc>
        <w:tc>
          <w:tcPr>
            <w:tcW w:w="674" w:type="dxa"/>
            <w:tcBorders>
              <w:top w:val="nil"/>
              <w:left w:val="nil"/>
              <w:bottom w:val="nil"/>
              <w:right w:val="nil"/>
            </w:tcBorders>
            <w:shd w:val="clear" w:color="auto" w:fill="auto"/>
            <w:noWrap/>
            <w:vAlign w:val="bottom"/>
            <w:hideMark/>
          </w:tcPr>
          <w:p w14:paraId="3220A6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r>
      <w:tr w:rsidR="004B0B49" w:rsidRPr="0089132E" w14:paraId="2C9CF832" w14:textId="77777777" w:rsidTr="004B0B49">
        <w:trPr>
          <w:trHeight w:val="300"/>
        </w:trPr>
        <w:tc>
          <w:tcPr>
            <w:tcW w:w="1166" w:type="dxa"/>
            <w:tcBorders>
              <w:top w:val="nil"/>
              <w:left w:val="nil"/>
              <w:bottom w:val="nil"/>
              <w:right w:val="nil"/>
            </w:tcBorders>
            <w:shd w:val="clear" w:color="auto" w:fill="auto"/>
            <w:noWrap/>
            <w:vAlign w:val="bottom"/>
            <w:hideMark/>
          </w:tcPr>
          <w:p w14:paraId="6B8C36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WB0349</w:t>
            </w:r>
          </w:p>
        </w:tc>
        <w:tc>
          <w:tcPr>
            <w:tcW w:w="1320" w:type="dxa"/>
            <w:tcBorders>
              <w:top w:val="nil"/>
              <w:left w:val="nil"/>
              <w:bottom w:val="nil"/>
              <w:right w:val="nil"/>
            </w:tcBorders>
            <w:shd w:val="clear" w:color="auto" w:fill="auto"/>
            <w:noWrap/>
            <w:vAlign w:val="bottom"/>
            <w:hideMark/>
          </w:tcPr>
          <w:p w14:paraId="7D1E18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9/13/2010</w:t>
            </w:r>
          </w:p>
        </w:tc>
        <w:tc>
          <w:tcPr>
            <w:tcW w:w="1114" w:type="dxa"/>
            <w:tcBorders>
              <w:top w:val="nil"/>
              <w:left w:val="nil"/>
              <w:bottom w:val="nil"/>
              <w:right w:val="nil"/>
            </w:tcBorders>
            <w:shd w:val="clear" w:color="auto" w:fill="auto"/>
            <w:noWrap/>
            <w:vAlign w:val="bottom"/>
            <w:hideMark/>
          </w:tcPr>
          <w:p w14:paraId="06A2C1A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EC31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406_0</w:t>
            </w:r>
          </w:p>
        </w:tc>
        <w:tc>
          <w:tcPr>
            <w:tcW w:w="673" w:type="dxa"/>
            <w:tcBorders>
              <w:top w:val="nil"/>
              <w:left w:val="nil"/>
              <w:bottom w:val="nil"/>
              <w:right w:val="nil"/>
            </w:tcBorders>
            <w:shd w:val="clear" w:color="auto" w:fill="auto"/>
            <w:noWrap/>
            <w:vAlign w:val="bottom"/>
            <w:hideMark/>
          </w:tcPr>
          <w:p w14:paraId="7C39D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52B575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1676C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6689F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56A96F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3D1925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08C610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4" w:type="dxa"/>
            <w:tcBorders>
              <w:top w:val="nil"/>
              <w:left w:val="nil"/>
              <w:bottom w:val="nil"/>
              <w:right w:val="nil"/>
            </w:tcBorders>
            <w:shd w:val="clear" w:color="auto" w:fill="auto"/>
            <w:noWrap/>
            <w:vAlign w:val="bottom"/>
            <w:hideMark/>
          </w:tcPr>
          <w:p w14:paraId="3183E9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64.3</w:t>
            </w:r>
          </w:p>
        </w:tc>
      </w:tr>
      <w:tr w:rsidR="004B0B49" w:rsidRPr="0089132E" w14:paraId="28B165F6" w14:textId="77777777" w:rsidTr="004B0B49">
        <w:trPr>
          <w:trHeight w:val="300"/>
        </w:trPr>
        <w:tc>
          <w:tcPr>
            <w:tcW w:w="1166" w:type="dxa"/>
            <w:tcBorders>
              <w:top w:val="nil"/>
              <w:left w:val="nil"/>
              <w:bottom w:val="nil"/>
              <w:right w:val="nil"/>
            </w:tcBorders>
            <w:shd w:val="clear" w:color="auto" w:fill="auto"/>
            <w:noWrap/>
            <w:vAlign w:val="bottom"/>
            <w:hideMark/>
          </w:tcPr>
          <w:p w14:paraId="1CEA545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WB0342</w:t>
            </w:r>
          </w:p>
        </w:tc>
        <w:tc>
          <w:tcPr>
            <w:tcW w:w="1320" w:type="dxa"/>
            <w:tcBorders>
              <w:top w:val="nil"/>
              <w:left w:val="nil"/>
              <w:bottom w:val="nil"/>
              <w:right w:val="nil"/>
            </w:tcBorders>
            <w:shd w:val="clear" w:color="auto" w:fill="auto"/>
            <w:noWrap/>
            <w:vAlign w:val="bottom"/>
            <w:hideMark/>
          </w:tcPr>
          <w:p w14:paraId="64B2F7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9/14/2010</w:t>
            </w:r>
          </w:p>
        </w:tc>
        <w:tc>
          <w:tcPr>
            <w:tcW w:w="1114" w:type="dxa"/>
            <w:tcBorders>
              <w:top w:val="nil"/>
              <w:left w:val="nil"/>
              <w:bottom w:val="nil"/>
              <w:right w:val="nil"/>
            </w:tcBorders>
            <w:shd w:val="clear" w:color="auto" w:fill="auto"/>
            <w:noWrap/>
            <w:vAlign w:val="bottom"/>
            <w:hideMark/>
          </w:tcPr>
          <w:p w14:paraId="40D799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1598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407_0</w:t>
            </w:r>
          </w:p>
        </w:tc>
        <w:tc>
          <w:tcPr>
            <w:tcW w:w="673" w:type="dxa"/>
            <w:tcBorders>
              <w:top w:val="nil"/>
              <w:left w:val="nil"/>
              <w:bottom w:val="nil"/>
              <w:right w:val="nil"/>
            </w:tcBorders>
            <w:shd w:val="clear" w:color="auto" w:fill="auto"/>
            <w:noWrap/>
            <w:vAlign w:val="bottom"/>
            <w:hideMark/>
          </w:tcPr>
          <w:p w14:paraId="1993B7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52EDF1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w:t>
            </w:r>
          </w:p>
        </w:tc>
        <w:tc>
          <w:tcPr>
            <w:tcW w:w="673" w:type="dxa"/>
            <w:tcBorders>
              <w:top w:val="nil"/>
              <w:left w:val="nil"/>
              <w:bottom w:val="nil"/>
              <w:right w:val="nil"/>
            </w:tcBorders>
            <w:shd w:val="clear" w:color="auto" w:fill="auto"/>
            <w:noWrap/>
            <w:vAlign w:val="bottom"/>
            <w:hideMark/>
          </w:tcPr>
          <w:p w14:paraId="0D54CF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12.6</w:t>
            </w:r>
          </w:p>
        </w:tc>
        <w:tc>
          <w:tcPr>
            <w:tcW w:w="673" w:type="dxa"/>
            <w:tcBorders>
              <w:top w:val="nil"/>
              <w:left w:val="nil"/>
              <w:bottom w:val="nil"/>
              <w:right w:val="nil"/>
            </w:tcBorders>
            <w:shd w:val="clear" w:color="auto" w:fill="auto"/>
            <w:noWrap/>
            <w:vAlign w:val="bottom"/>
            <w:hideMark/>
          </w:tcPr>
          <w:p w14:paraId="09A36B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D6DD1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910E1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77B0E2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4" w:type="dxa"/>
            <w:tcBorders>
              <w:top w:val="nil"/>
              <w:left w:val="nil"/>
              <w:bottom w:val="nil"/>
              <w:right w:val="nil"/>
            </w:tcBorders>
            <w:shd w:val="clear" w:color="auto" w:fill="auto"/>
            <w:noWrap/>
            <w:vAlign w:val="bottom"/>
            <w:hideMark/>
          </w:tcPr>
          <w:p w14:paraId="580090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r>
      <w:tr w:rsidR="004B0B49" w:rsidRPr="0089132E" w14:paraId="3ED40AFF" w14:textId="77777777" w:rsidTr="004B0B49">
        <w:trPr>
          <w:trHeight w:val="300"/>
        </w:trPr>
        <w:tc>
          <w:tcPr>
            <w:tcW w:w="1166" w:type="dxa"/>
            <w:tcBorders>
              <w:top w:val="nil"/>
              <w:left w:val="nil"/>
              <w:bottom w:val="nil"/>
              <w:right w:val="nil"/>
            </w:tcBorders>
            <w:shd w:val="clear" w:color="auto" w:fill="auto"/>
            <w:noWrap/>
            <w:vAlign w:val="bottom"/>
            <w:hideMark/>
          </w:tcPr>
          <w:p w14:paraId="38A169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MRW0178</w:t>
            </w:r>
          </w:p>
        </w:tc>
        <w:tc>
          <w:tcPr>
            <w:tcW w:w="1320" w:type="dxa"/>
            <w:tcBorders>
              <w:top w:val="nil"/>
              <w:left w:val="nil"/>
              <w:bottom w:val="nil"/>
              <w:right w:val="nil"/>
            </w:tcBorders>
            <w:shd w:val="clear" w:color="auto" w:fill="auto"/>
            <w:noWrap/>
            <w:vAlign w:val="bottom"/>
            <w:hideMark/>
          </w:tcPr>
          <w:p w14:paraId="2352A8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9/15/2010</w:t>
            </w:r>
          </w:p>
        </w:tc>
        <w:tc>
          <w:tcPr>
            <w:tcW w:w="1114" w:type="dxa"/>
            <w:tcBorders>
              <w:top w:val="nil"/>
              <w:left w:val="nil"/>
              <w:bottom w:val="nil"/>
              <w:right w:val="nil"/>
            </w:tcBorders>
            <w:shd w:val="clear" w:color="auto" w:fill="auto"/>
            <w:noWrap/>
            <w:vAlign w:val="bottom"/>
            <w:hideMark/>
          </w:tcPr>
          <w:p w14:paraId="3529B3D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BE55FA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408_0</w:t>
            </w:r>
          </w:p>
        </w:tc>
        <w:tc>
          <w:tcPr>
            <w:tcW w:w="673" w:type="dxa"/>
            <w:tcBorders>
              <w:top w:val="nil"/>
              <w:left w:val="nil"/>
              <w:bottom w:val="nil"/>
              <w:right w:val="nil"/>
            </w:tcBorders>
            <w:shd w:val="clear" w:color="auto" w:fill="auto"/>
            <w:noWrap/>
            <w:vAlign w:val="bottom"/>
            <w:hideMark/>
          </w:tcPr>
          <w:p w14:paraId="499453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5A5445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c>
          <w:tcPr>
            <w:tcW w:w="673" w:type="dxa"/>
            <w:tcBorders>
              <w:top w:val="nil"/>
              <w:left w:val="nil"/>
              <w:bottom w:val="nil"/>
              <w:right w:val="nil"/>
            </w:tcBorders>
            <w:shd w:val="clear" w:color="auto" w:fill="auto"/>
            <w:noWrap/>
            <w:vAlign w:val="bottom"/>
            <w:hideMark/>
          </w:tcPr>
          <w:p w14:paraId="6E018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35.9</w:t>
            </w:r>
          </w:p>
        </w:tc>
        <w:tc>
          <w:tcPr>
            <w:tcW w:w="673" w:type="dxa"/>
            <w:tcBorders>
              <w:top w:val="nil"/>
              <w:left w:val="nil"/>
              <w:bottom w:val="nil"/>
              <w:right w:val="nil"/>
            </w:tcBorders>
            <w:shd w:val="clear" w:color="auto" w:fill="auto"/>
            <w:noWrap/>
            <w:vAlign w:val="bottom"/>
            <w:hideMark/>
          </w:tcPr>
          <w:p w14:paraId="4BC136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E587C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20.4</w:t>
            </w:r>
          </w:p>
        </w:tc>
        <w:tc>
          <w:tcPr>
            <w:tcW w:w="673" w:type="dxa"/>
            <w:tcBorders>
              <w:top w:val="nil"/>
              <w:left w:val="nil"/>
              <w:bottom w:val="nil"/>
              <w:right w:val="nil"/>
            </w:tcBorders>
            <w:shd w:val="clear" w:color="auto" w:fill="auto"/>
            <w:noWrap/>
            <w:vAlign w:val="bottom"/>
            <w:hideMark/>
          </w:tcPr>
          <w:p w14:paraId="33B889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4981F8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4" w:type="dxa"/>
            <w:tcBorders>
              <w:top w:val="nil"/>
              <w:left w:val="nil"/>
              <w:bottom w:val="nil"/>
              <w:right w:val="nil"/>
            </w:tcBorders>
            <w:shd w:val="clear" w:color="auto" w:fill="auto"/>
            <w:noWrap/>
            <w:vAlign w:val="bottom"/>
            <w:hideMark/>
          </w:tcPr>
          <w:p w14:paraId="1A2955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r>
      <w:tr w:rsidR="004B0B49" w:rsidRPr="0089132E" w14:paraId="3EC0345E" w14:textId="77777777" w:rsidTr="004B0B49">
        <w:trPr>
          <w:trHeight w:val="300"/>
        </w:trPr>
        <w:tc>
          <w:tcPr>
            <w:tcW w:w="1166" w:type="dxa"/>
            <w:tcBorders>
              <w:top w:val="nil"/>
              <w:left w:val="nil"/>
              <w:bottom w:val="nil"/>
              <w:right w:val="nil"/>
            </w:tcBorders>
            <w:shd w:val="clear" w:color="auto" w:fill="auto"/>
            <w:noWrap/>
            <w:vAlign w:val="bottom"/>
            <w:hideMark/>
          </w:tcPr>
          <w:p w14:paraId="67B6B4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MRC0121</w:t>
            </w:r>
          </w:p>
        </w:tc>
        <w:tc>
          <w:tcPr>
            <w:tcW w:w="1320" w:type="dxa"/>
            <w:tcBorders>
              <w:top w:val="nil"/>
              <w:left w:val="nil"/>
              <w:bottom w:val="nil"/>
              <w:right w:val="nil"/>
            </w:tcBorders>
            <w:shd w:val="clear" w:color="auto" w:fill="auto"/>
            <w:noWrap/>
            <w:vAlign w:val="bottom"/>
            <w:hideMark/>
          </w:tcPr>
          <w:p w14:paraId="6742DF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9/21/2010</w:t>
            </w:r>
          </w:p>
        </w:tc>
        <w:tc>
          <w:tcPr>
            <w:tcW w:w="1114" w:type="dxa"/>
            <w:tcBorders>
              <w:top w:val="nil"/>
              <w:left w:val="nil"/>
              <w:bottom w:val="nil"/>
              <w:right w:val="nil"/>
            </w:tcBorders>
            <w:shd w:val="clear" w:color="auto" w:fill="auto"/>
            <w:noWrap/>
            <w:vAlign w:val="bottom"/>
            <w:hideMark/>
          </w:tcPr>
          <w:p w14:paraId="0B97934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0F9BE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409_0</w:t>
            </w:r>
          </w:p>
        </w:tc>
        <w:tc>
          <w:tcPr>
            <w:tcW w:w="673" w:type="dxa"/>
            <w:tcBorders>
              <w:top w:val="nil"/>
              <w:left w:val="nil"/>
              <w:bottom w:val="nil"/>
              <w:right w:val="nil"/>
            </w:tcBorders>
            <w:shd w:val="clear" w:color="auto" w:fill="auto"/>
            <w:noWrap/>
            <w:vAlign w:val="bottom"/>
            <w:hideMark/>
          </w:tcPr>
          <w:p w14:paraId="18052E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19DEE2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1692DA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1AE668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97.1</w:t>
            </w:r>
          </w:p>
        </w:tc>
        <w:tc>
          <w:tcPr>
            <w:tcW w:w="673" w:type="dxa"/>
            <w:tcBorders>
              <w:top w:val="nil"/>
              <w:left w:val="nil"/>
              <w:bottom w:val="nil"/>
              <w:right w:val="nil"/>
            </w:tcBorders>
            <w:shd w:val="clear" w:color="auto" w:fill="auto"/>
            <w:noWrap/>
            <w:vAlign w:val="bottom"/>
            <w:hideMark/>
          </w:tcPr>
          <w:p w14:paraId="1431C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65.8</w:t>
            </w:r>
          </w:p>
        </w:tc>
        <w:tc>
          <w:tcPr>
            <w:tcW w:w="673" w:type="dxa"/>
            <w:tcBorders>
              <w:top w:val="nil"/>
              <w:left w:val="nil"/>
              <w:bottom w:val="nil"/>
              <w:right w:val="nil"/>
            </w:tcBorders>
            <w:shd w:val="clear" w:color="auto" w:fill="auto"/>
            <w:noWrap/>
            <w:vAlign w:val="bottom"/>
            <w:hideMark/>
          </w:tcPr>
          <w:p w14:paraId="54A7AC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3FA414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4" w:type="dxa"/>
            <w:tcBorders>
              <w:top w:val="nil"/>
              <w:left w:val="nil"/>
              <w:bottom w:val="nil"/>
              <w:right w:val="nil"/>
            </w:tcBorders>
            <w:shd w:val="clear" w:color="auto" w:fill="auto"/>
            <w:noWrap/>
            <w:vAlign w:val="bottom"/>
            <w:hideMark/>
          </w:tcPr>
          <w:p w14:paraId="14A2A5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r>
      <w:tr w:rsidR="004B0B49" w:rsidRPr="0089132E" w14:paraId="430DDFEF" w14:textId="77777777" w:rsidTr="004B0B49">
        <w:trPr>
          <w:trHeight w:val="300"/>
        </w:trPr>
        <w:tc>
          <w:tcPr>
            <w:tcW w:w="1166" w:type="dxa"/>
            <w:tcBorders>
              <w:top w:val="nil"/>
              <w:left w:val="nil"/>
              <w:bottom w:val="nil"/>
              <w:right w:val="nil"/>
            </w:tcBorders>
            <w:shd w:val="clear" w:color="auto" w:fill="auto"/>
            <w:noWrap/>
            <w:vAlign w:val="bottom"/>
            <w:hideMark/>
          </w:tcPr>
          <w:p w14:paraId="6EA5D4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MRC0120</w:t>
            </w:r>
          </w:p>
        </w:tc>
        <w:tc>
          <w:tcPr>
            <w:tcW w:w="1320" w:type="dxa"/>
            <w:tcBorders>
              <w:top w:val="nil"/>
              <w:left w:val="nil"/>
              <w:bottom w:val="nil"/>
              <w:right w:val="nil"/>
            </w:tcBorders>
            <w:shd w:val="clear" w:color="auto" w:fill="auto"/>
            <w:noWrap/>
            <w:vAlign w:val="bottom"/>
            <w:hideMark/>
          </w:tcPr>
          <w:p w14:paraId="6AC822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9/22/2010</w:t>
            </w:r>
          </w:p>
        </w:tc>
        <w:tc>
          <w:tcPr>
            <w:tcW w:w="1114" w:type="dxa"/>
            <w:tcBorders>
              <w:top w:val="nil"/>
              <w:left w:val="nil"/>
              <w:bottom w:val="nil"/>
              <w:right w:val="nil"/>
            </w:tcBorders>
            <w:shd w:val="clear" w:color="auto" w:fill="auto"/>
            <w:noWrap/>
            <w:vAlign w:val="bottom"/>
            <w:hideMark/>
          </w:tcPr>
          <w:p w14:paraId="1AD99B4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27A8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410_0</w:t>
            </w:r>
          </w:p>
        </w:tc>
        <w:tc>
          <w:tcPr>
            <w:tcW w:w="673" w:type="dxa"/>
            <w:tcBorders>
              <w:top w:val="nil"/>
              <w:left w:val="nil"/>
              <w:bottom w:val="nil"/>
              <w:right w:val="nil"/>
            </w:tcBorders>
            <w:shd w:val="clear" w:color="auto" w:fill="auto"/>
            <w:noWrap/>
            <w:vAlign w:val="bottom"/>
            <w:hideMark/>
          </w:tcPr>
          <w:p w14:paraId="7165B9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6697F1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6E291C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3A38B5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84.9</w:t>
            </w:r>
          </w:p>
        </w:tc>
        <w:tc>
          <w:tcPr>
            <w:tcW w:w="673" w:type="dxa"/>
            <w:tcBorders>
              <w:top w:val="nil"/>
              <w:left w:val="nil"/>
              <w:bottom w:val="nil"/>
              <w:right w:val="nil"/>
            </w:tcBorders>
            <w:shd w:val="clear" w:color="auto" w:fill="auto"/>
            <w:noWrap/>
            <w:vAlign w:val="bottom"/>
            <w:hideMark/>
          </w:tcPr>
          <w:p w14:paraId="2C8E0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5FACB8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w:t>
            </w:r>
          </w:p>
        </w:tc>
        <w:tc>
          <w:tcPr>
            <w:tcW w:w="673" w:type="dxa"/>
            <w:tcBorders>
              <w:top w:val="nil"/>
              <w:left w:val="nil"/>
              <w:bottom w:val="nil"/>
              <w:right w:val="nil"/>
            </w:tcBorders>
            <w:shd w:val="clear" w:color="auto" w:fill="auto"/>
            <w:noWrap/>
            <w:vAlign w:val="bottom"/>
            <w:hideMark/>
          </w:tcPr>
          <w:p w14:paraId="002F9A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4" w:type="dxa"/>
            <w:tcBorders>
              <w:top w:val="nil"/>
              <w:left w:val="nil"/>
              <w:bottom w:val="nil"/>
              <w:right w:val="nil"/>
            </w:tcBorders>
            <w:shd w:val="clear" w:color="auto" w:fill="auto"/>
            <w:noWrap/>
            <w:vAlign w:val="bottom"/>
            <w:hideMark/>
          </w:tcPr>
          <w:p w14:paraId="3D56B9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r>
      <w:tr w:rsidR="004B0B49" w:rsidRPr="0089132E" w14:paraId="440980E9" w14:textId="77777777" w:rsidTr="004B0B49">
        <w:trPr>
          <w:trHeight w:val="300"/>
        </w:trPr>
        <w:tc>
          <w:tcPr>
            <w:tcW w:w="1166" w:type="dxa"/>
            <w:tcBorders>
              <w:top w:val="nil"/>
              <w:left w:val="nil"/>
              <w:bottom w:val="nil"/>
              <w:right w:val="nil"/>
            </w:tcBorders>
            <w:shd w:val="clear" w:color="auto" w:fill="auto"/>
            <w:noWrap/>
            <w:vAlign w:val="bottom"/>
            <w:hideMark/>
          </w:tcPr>
          <w:p w14:paraId="0654BC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WB0337</w:t>
            </w:r>
          </w:p>
        </w:tc>
        <w:tc>
          <w:tcPr>
            <w:tcW w:w="1320" w:type="dxa"/>
            <w:tcBorders>
              <w:top w:val="nil"/>
              <w:left w:val="nil"/>
              <w:bottom w:val="nil"/>
              <w:right w:val="nil"/>
            </w:tcBorders>
            <w:shd w:val="clear" w:color="auto" w:fill="auto"/>
            <w:noWrap/>
            <w:vAlign w:val="bottom"/>
            <w:hideMark/>
          </w:tcPr>
          <w:p w14:paraId="7BD32A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9/28/2010</w:t>
            </w:r>
          </w:p>
        </w:tc>
        <w:tc>
          <w:tcPr>
            <w:tcW w:w="1114" w:type="dxa"/>
            <w:tcBorders>
              <w:top w:val="nil"/>
              <w:left w:val="nil"/>
              <w:bottom w:val="nil"/>
              <w:right w:val="nil"/>
            </w:tcBorders>
            <w:shd w:val="clear" w:color="auto" w:fill="auto"/>
            <w:noWrap/>
            <w:vAlign w:val="bottom"/>
            <w:hideMark/>
          </w:tcPr>
          <w:p w14:paraId="6F19B99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F1C8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411_0</w:t>
            </w:r>
          </w:p>
        </w:tc>
        <w:tc>
          <w:tcPr>
            <w:tcW w:w="673" w:type="dxa"/>
            <w:tcBorders>
              <w:top w:val="nil"/>
              <w:left w:val="nil"/>
              <w:bottom w:val="nil"/>
              <w:right w:val="nil"/>
            </w:tcBorders>
            <w:shd w:val="clear" w:color="auto" w:fill="auto"/>
            <w:noWrap/>
            <w:vAlign w:val="bottom"/>
            <w:hideMark/>
          </w:tcPr>
          <w:p w14:paraId="7E9CE6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645675A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3EBE6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BFB5DF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51B94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B3CE6A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A6A62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5E537D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r>
      <w:tr w:rsidR="004B0B49" w:rsidRPr="0089132E" w14:paraId="4CF33FEE" w14:textId="77777777" w:rsidTr="004B0B49">
        <w:trPr>
          <w:trHeight w:val="300"/>
        </w:trPr>
        <w:tc>
          <w:tcPr>
            <w:tcW w:w="1166" w:type="dxa"/>
            <w:tcBorders>
              <w:top w:val="nil"/>
              <w:left w:val="nil"/>
              <w:bottom w:val="nil"/>
              <w:right w:val="nil"/>
            </w:tcBorders>
            <w:shd w:val="clear" w:color="auto" w:fill="auto"/>
            <w:noWrap/>
            <w:vAlign w:val="bottom"/>
            <w:hideMark/>
          </w:tcPr>
          <w:p w14:paraId="3BA3386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WB0343</w:t>
            </w:r>
          </w:p>
        </w:tc>
        <w:tc>
          <w:tcPr>
            <w:tcW w:w="1320" w:type="dxa"/>
            <w:tcBorders>
              <w:top w:val="nil"/>
              <w:left w:val="nil"/>
              <w:bottom w:val="nil"/>
              <w:right w:val="nil"/>
            </w:tcBorders>
            <w:shd w:val="clear" w:color="auto" w:fill="auto"/>
            <w:noWrap/>
            <w:vAlign w:val="bottom"/>
            <w:hideMark/>
          </w:tcPr>
          <w:p w14:paraId="7FB84F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9/29/2010</w:t>
            </w:r>
          </w:p>
        </w:tc>
        <w:tc>
          <w:tcPr>
            <w:tcW w:w="1114" w:type="dxa"/>
            <w:tcBorders>
              <w:top w:val="nil"/>
              <w:left w:val="nil"/>
              <w:bottom w:val="nil"/>
              <w:right w:val="nil"/>
            </w:tcBorders>
            <w:shd w:val="clear" w:color="auto" w:fill="auto"/>
            <w:noWrap/>
            <w:vAlign w:val="bottom"/>
            <w:hideMark/>
          </w:tcPr>
          <w:p w14:paraId="5CD045D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D1401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412_0</w:t>
            </w:r>
          </w:p>
        </w:tc>
        <w:tc>
          <w:tcPr>
            <w:tcW w:w="673" w:type="dxa"/>
            <w:tcBorders>
              <w:top w:val="nil"/>
              <w:left w:val="nil"/>
              <w:bottom w:val="nil"/>
              <w:right w:val="nil"/>
            </w:tcBorders>
            <w:shd w:val="clear" w:color="auto" w:fill="auto"/>
            <w:noWrap/>
            <w:vAlign w:val="bottom"/>
            <w:hideMark/>
          </w:tcPr>
          <w:p w14:paraId="4385A9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34.7</w:t>
            </w:r>
          </w:p>
        </w:tc>
        <w:tc>
          <w:tcPr>
            <w:tcW w:w="673" w:type="dxa"/>
            <w:tcBorders>
              <w:top w:val="nil"/>
              <w:left w:val="nil"/>
              <w:bottom w:val="nil"/>
              <w:right w:val="nil"/>
            </w:tcBorders>
            <w:shd w:val="clear" w:color="auto" w:fill="auto"/>
            <w:noWrap/>
            <w:vAlign w:val="bottom"/>
            <w:hideMark/>
          </w:tcPr>
          <w:p w14:paraId="79C557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22C89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059B4E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3230F0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1A98CC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19.3</w:t>
            </w:r>
          </w:p>
        </w:tc>
        <w:tc>
          <w:tcPr>
            <w:tcW w:w="673" w:type="dxa"/>
            <w:tcBorders>
              <w:top w:val="nil"/>
              <w:left w:val="nil"/>
              <w:bottom w:val="nil"/>
              <w:right w:val="nil"/>
            </w:tcBorders>
            <w:shd w:val="clear" w:color="auto" w:fill="auto"/>
            <w:noWrap/>
            <w:vAlign w:val="bottom"/>
            <w:hideMark/>
          </w:tcPr>
          <w:p w14:paraId="72F11B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4" w:type="dxa"/>
            <w:tcBorders>
              <w:top w:val="nil"/>
              <w:left w:val="nil"/>
              <w:bottom w:val="nil"/>
              <w:right w:val="nil"/>
            </w:tcBorders>
            <w:shd w:val="clear" w:color="auto" w:fill="auto"/>
            <w:noWrap/>
            <w:vAlign w:val="bottom"/>
            <w:hideMark/>
          </w:tcPr>
          <w:p w14:paraId="26C0C9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r>
      <w:tr w:rsidR="004B0B49" w:rsidRPr="0089132E" w14:paraId="0910FDC5" w14:textId="77777777" w:rsidTr="004B0B49">
        <w:trPr>
          <w:trHeight w:val="300"/>
        </w:trPr>
        <w:tc>
          <w:tcPr>
            <w:tcW w:w="1166" w:type="dxa"/>
            <w:tcBorders>
              <w:top w:val="nil"/>
              <w:left w:val="nil"/>
              <w:bottom w:val="nil"/>
              <w:right w:val="nil"/>
            </w:tcBorders>
            <w:shd w:val="clear" w:color="auto" w:fill="auto"/>
            <w:noWrap/>
            <w:vAlign w:val="bottom"/>
            <w:hideMark/>
          </w:tcPr>
          <w:p w14:paraId="2AE873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WB0344</w:t>
            </w:r>
          </w:p>
        </w:tc>
        <w:tc>
          <w:tcPr>
            <w:tcW w:w="1320" w:type="dxa"/>
            <w:tcBorders>
              <w:top w:val="nil"/>
              <w:left w:val="nil"/>
              <w:bottom w:val="nil"/>
              <w:right w:val="nil"/>
            </w:tcBorders>
            <w:shd w:val="clear" w:color="auto" w:fill="auto"/>
            <w:noWrap/>
            <w:vAlign w:val="bottom"/>
            <w:hideMark/>
          </w:tcPr>
          <w:p w14:paraId="3298D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10/6/2010</w:t>
            </w:r>
          </w:p>
        </w:tc>
        <w:tc>
          <w:tcPr>
            <w:tcW w:w="1114" w:type="dxa"/>
            <w:tcBorders>
              <w:top w:val="nil"/>
              <w:left w:val="nil"/>
              <w:bottom w:val="nil"/>
              <w:right w:val="nil"/>
            </w:tcBorders>
            <w:shd w:val="clear" w:color="auto" w:fill="auto"/>
            <w:noWrap/>
            <w:vAlign w:val="bottom"/>
            <w:hideMark/>
          </w:tcPr>
          <w:p w14:paraId="2BC045F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A48385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413_0</w:t>
            </w:r>
          </w:p>
        </w:tc>
        <w:tc>
          <w:tcPr>
            <w:tcW w:w="673" w:type="dxa"/>
            <w:tcBorders>
              <w:top w:val="nil"/>
              <w:left w:val="nil"/>
              <w:bottom w:val="nil"/>
              <w:right w:val="nil"/>
            </w:tcBorders>
            <w:shd w:val="clear" w:color="auto" w:fill="auto"/>
            <w:noWrap/>
            <w:vAlign w:val="bottom"/>
            <w:hideMark/>
          </w:tcPr>
          <w:p w14:paraId="0FA663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14.6</w:t>
            </w:r>
          </w:p>
        </w:tc>
        <w:tc>
          <w:tcPr>
            <w:tcW w:w="673" w:type="dxa"/>
            <w:tcBorders>
              <w:top w:val="nil"/>
              <w:left w:val="nil"/>
              <w:bottom w:val="nil"/>
              <w:right w:val="nil"/>
            </w:tcBorders>
            <w:shd w:val="clear" w:color="auto" w:fill="auto"/>
            <w:noWrap/>
            <w:vAlign w:val="bottom"/>
            <w:hideMark/>
          </w:tcPr>
          <w:p w14:paraId="7D39B1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29580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311DD0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3" w:type="dxa"/>
            <w:tcBorders>
              <w:top w:val="nil"/>
              <w:left w:val="nil"/>
              <w:bottom w:val="nil"/>
              <w:right w:val="nil"/>
            </w:tcBorders>
            <w:shd w:val="clear" w:color="auto" w:fill="auto"/>
            <w:noWrap/>
            <w:vAlign w:val="bottom"/>
            <w:hideMark/>
          </w:tcPr>
          <w:p w14:paraId="5FD46D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73817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w:t>
            </w:r>
          </w:p>
        </w:tc>
        <w:tc>
          <w:tcPr>
            <w:tcW w:w="673" w:type="dxa"/>
            <w:tcBorders>
              <w:top w:val="nil"/>
              <w:left w:val="nil"/>
              <w:bottom w:val="nil"/>
              <w:right w:val="nil"/>
            </w:tcBorders>
            <w:shd w:val="clear" w:color="auto" w:fill="auto"/>
            <w:noWrap/>
            <w:vAlign w:val="bottom"/>
            <w:hideMark/>
          </w:tcPr>
          <w:p w14:paraId="49A00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4" w:type="dxa"/>
            <w:tcBorders>
              <w:top w:val="nil"/>
              <w:left w:val="nil"/>
              <w:bottom w:val="nil"/>
              <w:right w:val="nil"/>
            </w:tcBorders>
            <w:shd w:val="clear" w:color="auto" w:fill="auto"/>
            <w:noWrap/>
            <w:vAlign w:val="bottom"/>
            <w:hideMark/>
          </w:tcPr>
          <w:p w14:paraId="1B6EE9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B7922E4" w14:textId="77777777" w:rsidTr="004B0B49">
        <w:trPr>
          <w:trHeight w:val="300"/>
        </w:trPr>
        <w:tc>
          <w:tcPr>
            <w:tcW w:w="1166" w:type="dxa"/>
            <w:tcBorders>
              <w:top w:val="nil"/>
              <w:left w:val="nil"/>
              <w:bottom w:val="nil"/>
              <w:right w:val="nil"/>
            </w:tcBorders>
            <w:shd w:val="clear" w:color="auto" w:fill="auto"/>
            <w:noWrap/>
            <w:vAlign w:val="bottom"/>
            <w:hideMark/>
          </w:tcPr>
          <w:p w14:paraId="6BE42B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WB0341</w:t>
            </w:r>
          </w:p>
        </w:tc>
        <w:tc>
          <w:tcPr>
            <w:tcW w:w="1320" w:type="dxa"/>
            <w:tcBorders>
              <w:top w:val="nil"/>
              <w:left w:val="nil"/>
              <w:bottom w:val="nil"/>
              <w:right w:val="nil"/>
            </w:tcBorders>
            <w:shd w:val="clear" w:color="auto" w:fill="auto"/>
            <w:noWrap/>
            <w:vAlign w:val="bottom"/>
            <w:hideMark/>
          </w:tcPr>
          <w:p w14:paraId="2B7080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10/12/2010</w:t>
            </w:r>
          </w:p>
        </w:tc>
        <w:tc>
          <w:tcPr>
            <w:tcW w:w="1114" w:type="dxa"/>
            <w:tcBorders>
              <w:top w:val="nil"/>
              <w:left w:val="nil"/>
              <w:bottom w:val="nil"/>
              <w:right w:val="nil"/>
            </w:tcBorders>
            <w:shd w:val="clear" w:color="auto" w:fill="auto"/>
            <w:noWrap/>
            <w:vAlign w:val="bottom"/>
            <w:hideMark/>
          </w:tcPr>
          <w:p w14:paraId="160C2C4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0C38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415_0</w:t>
            </w:r>
          </w:p>
        </w:tc>
        <w:tc>
          <w:tcPr>
            <w:tcW w:w="673" w:type="dxa"/>
            <w:tcBorders>
              <w:top w:val="nil"/>
              <w:left w:val="nil"/>
              <w:bottom w:val="nil"/>
              <w:right w:val="nil"/>
            </w:tcBorders>
            <w:shd w:val="clear" w:color="auto" w:fill="auto"/>
            <w:noWrap/>
            <w:vAlign w:val="bottom"/>
            <w:hideMark/>
          </w:tcPr>
          <w:p w14:paraId="2BD3E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43.3</w:t>
            </w:r>
          </w:p>
        </w:tc>
        <w:tc>
          <w:tcPr>
            <w:tcW w:w="673" w:type="dxa"/>
            <w:tcBorders>
              <w:top w:val="nil"/>
              <w:left w:val="nil"/>
              <w:bottom w:val="nil"/>
              <w:right w:val="nil"/>
            </w:tcBorders>
            <w:shd w:val="clear" w:color="auto" w:fill="auto"/>
            <w:noWrap/>
            <w:vAlign w:val="bottom"/>
            <w:hideMark/>
          </w:tcPr>
          <w:p w14:paraId="7AF787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0506B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30.4</w:t>
            </w:r>
          </w:p>
        </w:tc>
        <w:tc>
          <w:tcPr>
            <w:tcW w:w="673" w:type="dxa"/>
            <w:tcBorders>
              <w:top w:val="nil"/>
              <w:left w:val="nil"/>
              <w:bottom w:val="nil"/>
              <w:right w:val="nil"/>
            </w:tcBorders>
            <w:shd w:val="clear" w:color="auto" w:fill="auto"/>
            <w:noWrap/>
            <w:vAlign w:val="bottom"/>
            <w:hideMark/>
          </w:tcPr>
          <w:p w14:paraId="6EE497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528977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7EB12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6D8CE7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4" w:type="dxa"/>
            <w:tcBorders>
              <w:top w:val="nil"/>
              <w:left w:val="nil"/>
              <w:bottom w:val="nil"/>
              <w:right w:val="nil"/>
            </w:tcBorders>
            <w:shd w:val="clear" w:color="auto" w:fill="auto"/>
            <w:noWrap/>
            <w:vAlign w:val="bottom"/>
            <w:hideMark/>
          </w:tcPr>
          <w:p w14:paraId="51A53F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r>
      <w:tr w:rsidR="004B0B49" w:rsidRPr="0089132E" w14:paraId="22A05713" w14:textId="77777777" w:rsidTr="004B0B49">
        <w:trPr>
          <w:trHeight w:val="300"/>
        </w:trPr>
        <w:tc>
          <w:tcPr>
            <w:tcW w:w="1166" w:type="dxa"/>
            <w:tcBorders>
              <w:top w:val="nil"/>
              <w:left w:val="nil"/>
              <w:bottom w:val="nil"/>
              <w:right w:val="nil"/>
            </w:tcBorders>
            <w:shd w:val="clear" w:color="auto" w:fill="auto"/>
            <w:noWrap/>
            <w:vAlign w:val="bottom"/>
            <w:hideMark/>
          </w:tcPr>
          <w:p w14:paraId="013C63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WB0351</w:t>
            </w:r>
          </w:p>
        </w:tc>
        <w:tc>
          <w:tcPr>
            <w:tcW w:w="1320" w:type="dxa"/>
            <w:tcBorders>
              <w:top w:val="nil"/>
              <w:left w:val="nil"/>
              <w:bottom w:val="nil"/>
              <w:right w:val="nil"/>
            </w:tcBorders>
            <w:shd w:val="clear" w:color="auto" w:fill="auto"/>
            <w:noWrap/>
            <w:vAlign w:val="bottom"/>
            <w:hideMark/>
          </w:tcPr>
          <w:p w14:paraId="04B230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10/20/2010</w:t>
            </w:r>
          </w:p>
        </w:tc>
        <w:tc>
          <w:tcPr>
            <w:tcW w:w="1114" w:type="dxa"/>
            <w:tcBorders>
              <w:top w:val="nil"/>
              <w:left w:val="nil"/>
              <w:bottom w:val="nil"/>
              <w:right w:val="nil"/>
            </w:tcBorders>
            <w:shd w:val="clear" w:color="auto" w:fill="auto"/>
            <w:noWrap/>
            <w:vAlign w:val="bottom"/>
            <w:hideMark/>
          </w:tcPr>
          <w:p w14:paraId="42EE87B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3D834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416_0</w:t>
            </w:r>
          </w:p>
        </w:tc>
        <w:tc>
          <w:tcPr>
            <w:tcW w:w="673" w:type="dxa"/>
            <w:tcBorders>
              <w:top w:val="nil"/>
              <w:left w:val="nil"/>
              <w:bottom w:val="nil"/>
              <w:right w:val="nil"/>
            </w:tcBorders>
            <w:shd w:val="clear" w:color="auto" w:fill="auto"/>
            <w:noWrap/>
            <w:vAlign w:val="bottom"/>
            <w:hideMark/>
          </w:tcPr>
          <w:p w14:paraId="285F16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23.6</w:t>
            </w:r>
          </w:p>
        </w:tc>
        <w:tc>
          <w:tcPr>
            <w:tcW w:w="673" w:type="dxa"/>
            <w:tcBorders>
              <w:top w:val="nil"/>
              <w:left w:val="nil"/>
              <w:bottom w:val="nil"/>
              <w:right w:val="nil"/>
            </w:tcBorders>
            <w:shd w:val="clear" w:color="auto" w:fill="auto"/>
            <w:noWrap/>
            <w:vAlign w:val="bottom"/>
            <w:hideMark/>
          </w:tcPr>
          <w:p w14:paraId="62E596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c>
          <w:tcPr>
            <w:tcW w:w="673" w:type="dxa"/>
            <w:tcBorders>
              <w:top w:val="nil"/>
              <w:left w:val="nil"/>
              <w:bottom w:val="nil"/>
              <w:right w:val="nil"/>
            </w:tcBorders>
            <w:shd w:val="clear" w:color="auto" w:fill="auto"/>
            <w:noWrap/>
            <w:vAlign w:val="bottom"/>
            <w:hideMark/>
          </w:tcPr>
          <w:p w14:paraId="1CC5D3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23.8</w:t>
            </w:r>
          </w:p>
        </w:tc>
        <w:tc>
          <w:tcPr>
            <w:tcW w:w="673" w:type="dxa"/>
            <w:tcBorders>
              <w:top w:val="nil"/>
              <w:left w:val="nil"/>
              <w:bottom w:val="nil"/>
              <w:right w:val="nil"/>
            </w:tcBorders>
            <w:shd w:val="clear" w:color="auto" w:fill="auto"/>
            <w:noWrap/>
            <w:vAlign w:val="bottom"/>
            <w:hideMark/>
          </w:tcPr>
          <w:p w14:paraId="6C467F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679B89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54EF16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734BA4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w:t>
            </w:r>
          </w:p>
        </w:tc>
        <w:tc>
          <w:tcPr>
            <w:tcW w:w="674" w:type="dxa"/>
            <w:tcBorders>
              <w:top w:val="nil"/>
              <w:left w:val="nil"/>
              <w:bottom w:val="nil"/>
              <w:right w:val="nil"/>
            </w:tcBorders>
            <w:shd w:val="clear" w:color="auto" w:fill="auto"/>
            <w:noWrap/>
            <w:vAlign w:val="bottom"/>
            <w:hideMark/>
          </w:tcPr>
          <w:p w14:paraId="37E9E2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14.8</w:t>
            </w:r>
          </w:p>
        </w:tc>
      </w:tr>
      <w:tr w:rsidR="004B0B49" w:rsidRPr="0089132E" w14:paraId="69239931" w14:textId="77777777" w:rsidTr="004B0B49">
        <w:trPr>
          <w:trHeight w:val="300"/>
        </w:trPr>
        <w:tc>
          <w:tcPr>
            <w:tcW w:w="1166" w:type="dxa"/>
            <w:tcBorders>
              <w:top w:val="nil"/>
              <w:left w:val="nil"/>
              <w:bottom w:val="nil"/>
              <w:right w:val="nil"/>
            </w:tcBorders>
            <w:shd w:val="clear" w:color="auto" w:fill="auto"/>
            <w:noWrap/>
            <w:vAlign w:val="bottom"/>
            <w:hideMark/>
          </w:tcPr>
          <w:p w14:paraId="7C3947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WB0338</w:t>
            </w:r>
          </w:p>
        </w:tc>
        <w:tc>
          <w:tcPr>
            <w:tcW w:w="1320" w:type="dxa"/>
            <w:tcBorders>
              <w:top w:val="nil"/>
              <w:left w:val="nil"/>
              <w:bottom w:val="nil"/>
              <w:right w:val="nil"/>
            </w:tcBorders>
            <w:shd w:val="clear" w:color="auto" w:fill="auto"/>
            <w:noWrap/>
            <w:vAlign w:val="bottom"/>
            <w:hideMark/>
          </w:tcPr>
          <w:p w14:paraId="3C852D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10/26/2010</w:t>
            </w:r>
          </w:p>
        </w:tc>
        <w:tc>
          <w:tcPr>
            <w:tcW w:w="1114" w:type="dxa"/>
            <w:tcBorders>
              <w:top w:val="nil"/>
              <w:left w:val="nil"/>
              <w:bottom w:val="nil"/>
              <w:right w:val="nil"/>
            </w:tcBorders>
            <w:shd w:val="clear" w:color="auto" w:fill="auto"/>
            <w:noWrap/>
            <w:vAlign w:val="bottom"/>
            <w:hideMark/>
          </w:tcPr>
          <w:p w14:paraId="5C3F2F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1850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417_0</w:t>
            </w:r>
          </w:p>
        </w:tc>
        <w:tc>
          <w:tcPr>
            <w:tcW w:w="673" w:type="dxa"/>
            <w:tcBorders>
              <w:top w:val="nil"/>
              <w:left w:val="nil"/>
              <w:bottom w:val="nil"/>
              <w:right w:val="nil"/>
            </w:tcBorders>
            <w:shd w:val="clear" w:color="auto" w:fill="auto"/>
            <w:noWrap/>
            <w:vAlign w:val="bottom"/>
            <w:hideMark/>
          </w:tcPr>
          <w:p w14:paraId="62C82C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346220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33886A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3777F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3" w:type="dxa"/>
            <w:tcBorders>
              <w:top w:val="nil"/>
              <w:left w:val="nil"/>
              <w:bottom w:val="nil"/>
              <w:right w:val="nil"/>
            </w:tcBorders>
            <w:shd w:val="clear" w:color="auto" w:fill="auto"/>
            <w:noWrap/>
            <w:vAlign w:val="bottom"/>
            <w:hideMark/>
          </w:tcPr>
          <w:p w14:paraId="6A711F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98.5</w:t>
            </w:r>
          </w:p>
        </w:tc>
        <w:tc>
          <w:tcPr>
            <w:tcW w:w="673" w:type="dxa"/>
            <w:tcBorders>
              <w:top w:val="nil"/>
              <w:left w:val="nil"/>
              <w:bottom w:val="nil"/>
              <w:right w:val="nil"/>
            </w:tcBorders>
            <w:shd w:val="clear" w:color="auto" w:fill="auto"/>
            <w:noWrap/>
            <w:vAlign w:val="bottom"/>
            <w:hideMark/>
          </w:tcPr>
          <w:p w14:paraId="10C885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77AA38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4" w:type="dxa"/>
            <w:tcBorders>
              <w:top w:val="nil"/>
              <w:left w:val="nil"/>
              <w:bottom w:val="nil"/>
              <w:right w:val="nil"/>
            </w:tcBorders>
            <w:shd w:val="clear" w:color="auto" w:fill="auto"/>
            <w:noWrap/>
            <w:vAlign w:val="bottom"/>
            <w:hideMark/>
          </w:tcPr>
          <w:p w14:paraId="5858FE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48.3</w:t>
            </w:r>
          </w:p>
        </w:tc>
      </w:tr>
      <w:tr w:rsidR="004B0B49" w:rsidRPr="0089132E" w14:paraId="189226D3" w14:textId="77777777" w:rsidTr="004B0B49">
        <w:trPr>
          <w:trHeight w:val="300"/>
        </w:trPr>
        <w:tc>
          <w:tcPr>
            <w:tcW w:w="1166" w:type="dxa"/>
            <w:tcBorders>
              <w:top w:val="nil"/>
              <w:left w:val="nil"/>
              <w:bottom w:val="nil"/>
              <w:right w:val="nil"/>
            </w:tcBorders>
            <w:shd w:val="clear" w:color="auto" w:fill="auto"/>
            <w:noWrap/>
            <w:vAlign w:val="bottom"/>
            <w:hideMark/>
          </w:tcPr>
          <w:p w14:paraId="15B8D15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WB0339</w:t>
            </w:r>
          </w:p>
        </w:tc>
        <w:tc>
          <w:tcPr>
            <w:tcW w:w="1320" w:type="dxa"/>
            <w:tcBorders>
              <w:top w:val="nil"/>
              <w:left w:val="nil"/>
              <w:bottom w:val="nil"/>
              <w:right w:val="nil"/>
            </w:tcBorders>
            <w:shd w:val="clear" w:color="auto" w:fill="auto"/>
            <w:noWrap/>
            <w:vAlign w:val="bottom"/>
            <w:hideMark/>
          </w:tcPr>
          <w:p w14:paraId="6E4460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10/27/2010</w:t>
            </w:r>
          </w:p>
        </w:tc>
        <w:tc>
          <w:tcPr>
            <w:tcW w:w="1114" w:type="dxa"/>
            <w:tcBorders>
              <w:top w:val="nil"/>
              <w:left w:val="nil"/>
              <w:bottom w:val="nil"/>
              <w:right w:val="nil"/>
            </w:tcBorders>
            <w:shd w:val="clear" w:color="auto" w:fill="auto"/>
            <w:noWrap/>
            <w:vAlign w:val="bottom"/>
            <w:hideMark/>
          </w:tcPr>
          <w:p w14:paraId="5040BE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EC609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418_0</w:t>
            </w:r>
          </w:p>
        </w:tc>
        <w:tc>
          <w:tcPr>
            <w:tcW w:w="673" w:type="dxa"/>
            <w:tcBorders>
              <w:top w:val="nil"/>
              <w:left w:val="nil"/>
              <w:bottom w:val="nil"/>
              <w:right w:val="nil"/>
            </w:tcBorders>
            <w:shd w:val="clear" w:color="auto" w:fill="auto"/>
            <w:noWrap/>
            <w:vAlign w:val="bottom"/>
            <w:hideMark/>
          </w:tcPr>
          <w:p w14:paraId="6E72C4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43E3AA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100F04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2B298C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408D8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88.5</w:t>
            </w:r>
          </w:p>
        </w:tc>
        <w:tc>
          <w:tcPr>
            <w:tcW w:w="673" w:type="dxa"/>
            <w:tcBorders>
              <w:top w:val="nil"/>
              <w:left w:val="nil"/>
              <w:bottom w:val="nil"/>
              <w:right w:val="nil"/>
            </w:tcBorders>
            <w:shd w:val="clear" w:color="auto" w:fill="auto"/>
            <w:noWrap/>
            <w:vAlign w:val="bottom"/>
            <w:hideMark/>
          </w:tcPr>
          <w:p w14:paraId="12683A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3" w:type="dxa"/>
            <w:tcBorders>
              <w:top w:val="nil"/>
              <w:left w:val="nil"/>
              <w:bottom w:val="nil"/>
              <w:right w:val="nil"/>
            </w:tcBorders>
            <w:shd w:val="clear" w:color="auto" w:fill="auto"/>
            <w:noWrap/>
            <w:vAlign w:val="bottom"/>
            <w:hideMark/>
          </w:tcPr>
          <w:p w14:paraId="43A9FF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4" w:type="dxa"/>
            <w:tcBorders>
              <w:top w:val="nil"/>
              <w:left w:val="nil"/>
              <w:bottom w:val="nil"/>
              <w:right w:val="nil"/>
            </w:tcBorders>
            <w:shd w:val="clear" w:color="auto" w:fill="auto"/>
            <w:noWrap/>
            <w:vAlign w:val="bottom"/>
            <w:hideMark/>
          </w:tcPr>
          <w:p w14:paraId="6BBBA4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r>
      <w:tr w:rsidR="004B0B49" w:rsidRPr="0089132E" w14:paraId="4637F0DF" w14:textId="77777777" w:rsidTr="004B0B49">
        <w:trPr>
          <w:trHeight w:val="300"/>
        </w:trPr>
        <w:tc>
          <w:tcPr>
            <w:tcW w:w="1166" w:type="dxa"/>
            <w:tcBorders>
              <w:top w:val="nil"/>
              <w:left w:val="nil"/>
              <w:bottom w:val="nil"/>
              <w:right w:val="nil"/>
            </w:tcBorders>
            <w:shd w:val="clear" w:color="auto" w:fill="auto"/>
            <w:noWrap/>
            <w:vAlign w:val="bottom"/>
            <w:hideMark/>
          </w:tcPr>
          <w:p w14:paraId="39E82F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NGP0226</w:t>
            </w:r>
          </w:p>
        </w:tc>
        <w:tc>
          <w:tcPr>
            <w:tcW w:w="1320" w:type="dxa"/>
            <w:tcBorders>
              <w:top w:val="nil"/>
              <w:left w:val="nil"/>
              <w:bottom w:val="nil"/>
              <w:right w:val="nil"/>
            </w:tcBorders>
            <w:shd w:val="clear" w:color="auto" w:fill="auto"/>
            <w:noWrap/>
            <w:vAlign w:val="bottom"/>
            <w:hideMark/>
          </w:tcPr>
          <w:p w14:paraId="1B8108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6/6/2011</w:t>
            </w:r>
          </w:p>
        </w:tc>
        <w:tc>
          <w:tcPr>
            <w:tcW w:w="1114" w:type="dxa"/>
            <w:tcBorders>
              <w:top w:val="nil"/>
              <w:left w:val="nil"/>
              <w:bottom w:val="nil"/>
              <w:right w:val="nil"/>
            </w:tcBorders>
            <w:shd w:val="clear" w:color="auto" w:fill="auto"/>
            <w:noWrap/>
            <w:vAlign w:val="bottom"/>
            <w:hideMark/>
          </w:tcPr>
          <w:p w14:paraId="403000D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C9C6E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419_0</w:t>
            </w:r>
          </w:p>
        </w:tc>
        <w:tc>
          <w:tcPr>
            <w:tcW w:w="673" w:type="dxa"/>
            <w:tcBorders>
              <w:top w:val="nil"/>
              <w:left w:val="nil"/>
              <w:bottom w:val="nil"/>
              <w:right w:val="nil"/>
            </w:tcBorders>
            <w:shd w:val="clear" w:color="auto" w:fill="auto"/>
            <w:noWrap/>
            <w:vAlign w:val="bottom"/>
            <w:hideMark/>
          </w:tcPr>
          <w:p w14:paraId="68547C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30.3</w:t>
            </w:r>
          </w:p>
        </w:tc>
        <w:tc>
          <w:tcPr>
            <w:tcW w:w="673" w:type="dxa"/>
            <w:tcBorders>
              <w:top w:val="nil"/>
              <w:left w:val="nil"/>
              <w:bottom w:val="nil"/>
              <w:right w:val="nil"/>
            </w:tcBorders>
            <w:shd w:val="clear" w:color="auto" w:fill="auto"/>
            <w:noWrap/>
            <w:vAlign w:val="bottom"/>
            <w:hideMark/>
          </w:tcPr>
          <w:p w14:paraId="0C2AD1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61C39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840D8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5AD052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21.2</w:t>
            </w:r>
          </w:p>
        </w:tc>
        <w:tc>
          <w:tcPr>
            <w:tcW w:w="673" w:type="dxa"/>
            <w:tcBorders>
              <w:top w:val="nil"/>
              <w:left w:val="nil"/>
              <w:bottom w:val="nil"/>
              <w:right w:val="nil"/>
            </w:tcBorders>
            <w:shd w:val="clear" w:color="auto" w:fill="auto"/>
            <w:noWrap/>
            <w:vAlign w:val="bottom"/>
            <w:hideMark/>
          </w:tcPr>
          <w:p w14:paraId="050258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460ECE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411B0F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r>
      <w:tr w:rsidR="004B0B49" w:rsidRPr="0089132E" w14:paraId="1245B322" w14:textId="77777777" w:rsidTr="004B0B49">
        <w:trPr>
          <w:trHeight w:val="300"/>
        </w:trPr>
        <w:tc>
          <w:tcPr>
            <w:tcW w:w="1166" w:type="dxa"/>
            <w:tcBorders>
              <w:top w:val="nil"/>
              <w:left w:val="nil"/>
              <w:bottom w:val="nil"/>
              <w:right w:val="nil"/>
            </w:tcBorders>
            <w:shd w:val="clear" w:color="auto" w:fill="auto"/>
            <w:noWrap/>
            <w:vAlign w:val="bottom"/>
            <w:hideMark/>
          </w:tcPr>
          <w:p w14:paraId="6B2076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NGP0217</w:t>
            </w:r>
          </w:p>
        </w:tc>
        <w:tc>
          <w:tcPr>
            <w:tcW w:w="1320" w:type="dxa"/>
            <w:tcBorders>
              <w:top w:val="nil"/>
              <w:left w:val="nil"/>
              <w:bottom w:val="nil"/>
              <w:right w:val="nil"/>
            </w:tcBorders>
            <w:shd w:val="clear" w:color="auto" w:fill="auto"/>
            <w:noWrap/>
            <w:vAlign w:val="bottom"/>
            <w:hideMark/>
          </w:tcPr>
          <w:p w14:paraId="57777D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6/7/2011</w:t>
            </w:r>
          </w:p>
        </w:tc>
        <w:tc>
          <w:tcPr>
            <w:tcW w:w="1114" w:type="dxa"/>
            <w:tcBorders>
              <w:top w:val="nil"/>
              <w:left w:val="nil"/>
              <w:bottom w:val="nil"/>
              <w:right w:val="nil"/>
            </w:tcBorders>
            <w:shd w:val="clear" w:color="auto" w:fill="auto"/>
            <w:noWrap/>
            <w:vAlign w:val="bottom"/>
            <w:hideMark/>
          </w:tcPr>
          <w:p w14:paraId="1E1B956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3E88C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420_0</w:t>
            </w:r>
          </w:p>
        </w:tc>
        <w:tc>
          <w:tcPr>
            <w:tcW w:w="673" w:type="dxa"/>
            <w:tcBorders>
              <w:top w:val="nil"/>
              <w:left w:val="nil"/>
              <w:bottom w:val="nil"/>
              <w:right w:val="nil"/>
            </w:tcBorders>
            <w:shd w:val="clear" w:color="auto" w:fill="auto"/>
            <w:noWrap/>
            <w:vAlign w:val="bottom"/>
            <w:hideMark/>
          </w:tcPr>
          <w:p w14:paraId="3112DC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3BAD13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3" w:type="dxa"/>
            <w:tcBorders>
              <w:top w:val="nil"/>
              <w:left w:val="nil"/>
              <w:bottom w:val="nil"/>
              <w:right w:val="nil"/>
            </w:tcBorders>
            <w:shd w:val="clear" w:color="auto" w:fill="auto"/>
            <w:noWrap/>
            <w:vAlign w:val="bottom"/>
            <w:hideMark/>
          </w:tcPr>
          <w:p w14:paraId="79D92C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B972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w:t>
            </w:r>
          </w:p>
        </w:tc>
        <w:tc>
          <w:tcPr>
            <w:tcW w:w="673" w:type="dxa"/>
            <w:tcBorders>
              <w:top w:val="nil"/>
              <w:left w:val="nil"/>
              <w:bottom w:val="nil"/>
              <w:right w:val="nil"/>
            </w:tcBorders>
            <w:shd w:val="clear" w:color="auto" w:fill="auto"/>
            <w:noWrap/>
            <w:vAlign w:val="bottom"/>
            <w:hideMark/>
          </w:tcPr>
          <w:p w14:paraId="11FD62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18.4</w:t>
            </w:r>
          </w:p>
        </w:tc>
        <w:tc>
          <w:tcPr>
            <w:tcW w:w="673" w:type="dxa"/>
            <w:tcBorders>
              <w:top w:val="nil"/>
              <w:left w:val="nil"/>
              <w:bottom w:val="nil"/>
              <w:right w:val="nil"/>
            </w:tcBorders>
            <w:shd w:val="clear" w:color="auto" w:fill="auto"/>
            <w:noWrap/>
            <w:vAlign w:val="bottom"/>
            <w:hideMark/>
          </w:tcPr>
          <w:p w14:paraId="40C337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1C3B9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4" w:type="dxa"/>
            <w:tcBorders>
              <w:top w:val="nil"/>
              <w:left w:val="nil"/>
              <w:bottom w:val="nil"/>
              <w:right w:val="nil"/>
            </w:tcBorders>
            <w:shd w:val="clear" w:color="auto" w:fill="auto"/>
            <w:noWrap/>
            <w:vAlign w:val="bottom"/>
            <w:hideMark/>
          </w:tcPr>
          <w:p w14:paraId="3435E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r>
      <w:tr w:rsidR="004B0B49" w:rsidRPr="0089132E" w14:paraId="25CC749E" w14:textId="77777777" w:rsidTr="004B0B49">
        <w:trPr>
          <w:trHeight w:val="300"/>
        </w:trPr>
        <w:tc>
          <w:tcPr>
            <w:tcW w:w="1166" w:type="dxa"/>
            <w:tcBorders>
              <w:top w:val="nil"/>
              <w:left w:val="nil"/>
              <w:bottom w:val="nil"/>
              <w:right w:val="nil"/>
            </w:tcBorders>
            <w:shd w:val="clear" w:color="auto" w:fill="auto"/>
            <w:noWrap/>
            <w:vAlign w:val="bottom"/>
            <w:hideMark/>
          </w:tcPr>
          <w:p w14:paraId="16F5E0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NGP0218</w:t>
            </w:r>
          </w:p>
        </w:tc>
        <w:tc>
          <w:tcPr>
            <w:tcW w:w="1320" w:type="dxa"/>
            <w:tcBorders>
              <w:top w:val="nil"/>
              <w:left w:val="nil"/>
              <w:bottom w:val="nil"/>
              <w:right w:val="nil"/>
            </w:tcBorders>
            <w:shd w:val="clear" w:color="auto" w:fill="auto"/>
            <w:noWrap/>
            <w:vAlign w:val="bottom"/>
            <w:hideMark/>
          </w:tcPr>
          <w:p w14:paraId="71A869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6/8/2011</w:t>
            </w:r>
          </w:p>
        </w:tc>
        <w:tc>
          <w:tcPr>
            <w:tcW w:w="1114" w:type="dxa"/>
            <w:tcBorders>
              <w:top w:val="nil"/>
              <w:left w:val="nil"/>
              <w:bottom w:val="nil"/>
              <w:right w:val="nil"/>
            </w:tcBorders>
            <w:shd w:val="clear" w:color="auto" w:fill="auto"/>
            <w:noWrap/>
            <w:vAlign w:val="bottom"/>
            <w:hideMark/>
          </w:tcPr>
          <w:p w14:paraId="64E5A3C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8C80E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421_0</w:t>
            </w:r>
          </w:p>
        </w:tc>
        <w:tc>
          <w:tcPr>
            <w:tcW w:w="673" w:type="dxa"/>
            <w:tcBorders>
              <w:top w:val="nil"/>
              <w:left w:val="nil"/>
              <w:bottom w:val="nil"/>
              <w:right w:val="nil"/>
            </w:tcBorders>
            <w:shd w:val="clear" w:color="auto" w:fill="auto"/>
            <w:noWrap/>
            <w:vAlign w:val="bottom"/>
            <w:hideMark/>
          </w:tcPr>
          <w:p w14:paraId="0DCF50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655C9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2CC73A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16.5</w:t>
            </w:r>
          </w:p>
        </w:tc>
        <w:tc>
          <w:tcPr>
            <w:tcW w:w="673" w:type="dxa"/>
            <w:tcBorders>
              <w:top w:val="nil"/>
              <w:left w:val="nil"/>
              <w:bottom w:val="nil"/>
              <w:right w:val="nil"/>
            </w:tcBorders>
            <w:shd w:val="clear" w:color="auto" w:fill="auto"/>
            <w:noWrap/>
            <w:vAlign w:val="bottom"/>
            <w:hideMark/>
          </w:tcPr>
          <w:p w14:paraId="721FCE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492FE9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4E201F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162FB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43.0</w:t>
            </w:r>
          </w:p>
        </w:tc>
        <w:tc>
          <w:tcPr>
            <w:tcW w:w="674" w:type="dxa"/>
            <w:tcBorders>
              <w:top w:val="nil"/>
              <w:left w:val="nil"/>
              <w:bottom w:val="nil"/>
              <w:right w:val="nil"/>
            </w:tcBorders>
            <w:shd w:val="clear" w:color="auto" w:fill="auto"/>
            <w:noWrap/>
            <w:vAlign w:val="bottom"/>
            <w:hideMark/>
          </w:tcPr>
          <w:p w14:paraId="0D5C379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5EA96019" w14:textId="77777777" w:rsidTr="004B0B49">
        <w:trPr>
          <w:trHeight w:val="300"/>
        </w:trPr>
        <w:tc>
          <w:tcPr>
            <w:tcW w:w="1166" w:type="dxa"/>
            <w:tcBorders>
              <w:top w:val="nil"/>
              <w:left w:val="nil"/>
              <w:bottom w:val="nil"/>
              <w:right w:val="nil"/>
            </w:tcBorders>
            <w:shd w:val="clear" w:color="auto" w:fill="auto"/>
            <w:noWrap/>
            <w:vAlign w:val="bottom"/>
            <w:hideMark/>
          </w:tcPr>
          <w:p w14:paraId="2FA29B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NGP0219</w:t>
            </w:r>
          </w:p>
        </w:tc>
        <w:tc>
          <w:tcPr>
            <w:tcW w:w="1320" w:type="dxa"/>
            <w:tcBorders>
              <w:top w:val="nil"/>
              <w:left w:val="nil"/>
              <w:bottom w:val="nil"/>
              <w:right w:val="nil"/>
            </w:tcBorders>
            <w:shd w:val="clear" w:color="auto" w:fill="auto"/>
            <w:noWrap/>
            <w:vAlign w:val="bottom"/>
            <w:hideMark/>
          </w:tcPr>
          <w:p w14:paraId="0C2330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6/9/2011</w:t>
            </w:r>
          </w:p>
        </w:tc>
        <w:tc>
          <w:tcPr>
            <w:tcW w:w="1114" w:type="dxa"/>
            <w:tcBorders>
              <w:top w:val="nil"/>
              <w:left w:val="nil"/>
              <w:bottom w:val="nil"/>
              <w:right w:val="nil"/>
            </w:tcBorders>
            <w:shd w:val="clear" w:color="auto" w:fill="auto"/>
            <w:noWrap/>
            <w:vAlign w:val="bottom"/>
            <w:hideMark/>
          </w:tcPr>
          <w:p w14:paraId="3D12B06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058F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422_0</w:t>
            </w:r>
          </w:p>
        </w:tc>
        <w:tc>
          <w:tcPr>
            <w:tcW w:w="673" w:type="dxa"/>
            <w:tcBorders>
              <w:top w:val="nil"/>
              <w:left w:val="nil"/>
              <w:bottom w:val="nil"/>
              <w:right w:val="nil"/>
            </w:tcBorders>
            <w:shd w:val="clear" w:color="auto" w:fill="auto"/>
            <w:noWrap/>
            <w:vAlign w:val="bottom"/>
            <w:hideMark/>
          </w:tcPr>
          <w:p w14:paraId="1D71EE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36E2D4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37062F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36625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21.5</w:t>
            </w:r>
          </w:p>
        </w:tc>
        <w:tc>
          <w:tcPr>
            <w:tcW w:w="673" w:type="dxa"/>
            <w:tcBorders>
              <w:top w:val="nil"/>
              <w:left w:val="nil"/>
              <w:bottom w:val="nil"/>
              <w:right w:val="nil"/>
            </w:tcBorders>
            <w:shd w:val="clear" w:color="auto" w:fill="auto"/>
            <w:noWrap/>
            <w:vAlign w:val="bottom"/>
            <w:hideMark/>
          </w:tcPr>
          <w:p w14:paraId="00A709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14.7</w:t>
            </w:r>
          </w:p>
        </w:tc>
        <w:tc>
          <w:tcPr>
            <w:tcW w:w="673" w:type="dxa"/>
            <w:tcBorders>
              <w:top w:val="nil"/>
              <w:left w:val="nil"/>
              <w:bottom w:val="nil"/>
              <w:right w:val="nil"/>
            </w:tcBorders>
            <w:shd w:val="clear" w:color="auto" w:fill="auto"/>
            <w:noWrap/>
            <w:vAlign w:val="bottom"/>
            <w:hideMark/>
          </w:tcPr>
          <w:p w14:paraId="2322A2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02CB54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4" w:type="dxa"/>
            <w:tcBorders>
              <w:top w:val="nil"/>
              <w:left w:val="nil"/>
              <w:bottom w:val="nil"/>
              <w:right w:val="nil"/>
            </w:tcBorders>
            <w:shd w:val="clear" w:color="auto" w:fill="auto"/>
            <w:noWrap/>
            <w:vAlign w:val="bottom"/>
            <w:hideMark/>
          </w:tcPr>
          <w:p w14:paraId="4D76B9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46.9</w:t>
            </w:r>
          </w:p>
        </w:tc>
      </w:tr>
      <w:tr w:rsidR="004B0B49" w:rsidRPr="0089132E" w14:paraId="5C313FD9" w14:textId="77777777" w:rsidTr="004B0B49">
        <w:trPr>
          <w:trHeight w:val="300"/>
        </w:trPr>
        <w:tc>
          <w:tcPr>
            <w:tcW w:w="1166" w:type="dxa"/>
            <w:tcBorders>
              <w:top w:val="nil"/>
              <w:left w:val="nil"/>
              <w:bottom w:val="nil"/>
              <w:right w:val="nil"/>
            </w:tcBorders>
            <w:shd w:val="clear" w:color="auto" w:fill="auto"/>
            <w:noWrap/>
            <w:vAlign w:val="bottom"/>
            <w:hideMark/>
          </w:tcPr>
          <w:p w14:paraId="22D899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NGP0220</w:t>
            </w:r>
          </w:p>
        </w:tc>
        <w:tc>
          <w:tcPr>
            <w:tcW w:w="1320" w:type="dxa"/>
            <w:tcBorders>
              <w:top w:val="nil"/>
              <w:left w:val="nil"/>
              <w:bottom w:val="nil"/>
              <w:right w:val="nil"/>
            </w:tcBorders>
            <w:shd w:val="clear" w:color="auto" w:fill="auto"/>
            <w:noWrap/>
            <w:vAlign w:val="bottom"/>
            <w:hideMark/>
          </w:tcPr>
          <w:p w14:paraId="6A7AAF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6/13/2011</w:t>
            </w:r>
          </w:p>
        </w:tc>
        <w:tc>
          <w:tcPr>
            <w:tcW w:w="1114" w:type="dxa"/>
            <w:tcBorders>
              <w:top w:val="nil"/>
              <w:left w:val="nil"/>
              <w:bottom w:val="nil"/>
              <w:right w:val="nil"/>
            </w:tcBorders>
            <w:shd w:val="clear" w:color="auto" w:fill="auto"/>
            <w:noWrap/>
            <w:vAlign w:val="bottom"/>
            <w:hideMark/>
          </w:tcPr>
          <w:p w14:paraId="7FB2010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ADEFF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423_0</w:t>
            </w:r>
          </w:p>
        </w:tc>
        <w:tc>
          <w:tcPr>
            <w:tcW w:w="673" w:type="dxa"/>
            <w:tcBorders>
              <w:top w:val="nil"/>
              <w:left w:val="nil"/>
              <w:bottom w:val="nil"/>
              <w:right w:val="nil"/>
            </w:tcBorders>
            <w:shd w:val="clear" w:color="auto" w:fill="auto"/>
            <w:noWrap/>
            <w:vAlign w:val="bottom"/>
            <w:hideMark/>
          </w:tcPr>
          <w:p w14:paraId="08009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39.7</w:t>
            </w:r>
          </w:p>
        </w:tc>
        <w:tc>
          <w:tcPr>
            <w:tcW w:w="673" w:type="dxa"/>
            <w:tcBorders>
              <w:top w:val="nil"/>
              <w:left w:val="nil"/>
              <w:bottom w:val="nil"/>
              <w:right w:val="nil"/>
            </w:tcBorders>
            <w:shd w:val="clear" w:color="auto" w:fill="auto"/>
            <w:noWrap/>
            <w:vAlign w:val="bottom"/>
            <w:hideMark/>
          </w:tcPr>
          <w:p w14:paraId="1926BC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7E0B63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3" w:type="dxa"/>
            <w:tcBorders>
              <w:top w:val="nil"/>
              <w:left w:val="nil"/>
              <w:bottom w:val="nil"/>
              <w:right w:val="nil"/>
            </w:tcBorders>
            <w:shd w:val="clear" w:color="auto" w:fill="auto"/>
            <w:noWrap/>
            <w:vAlign w:val="bottom"/>
            <w:hideMark/>
          </w:tcPr>
          <w:p w14:paraId="15F9C8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57.2</w:t>
            </w:r>
          </w:p>
        </w:tc>
        <w:tc>
          <w:tcPr>
            <w:tcW w:w="673" w:type="dxa"/>
            <w:tcBorders>
              <w:top w:val="nil"/>
              <w:left w:val="nil"/>
              <w:bottom w:val="nil"/>
              <w:right w:val="nil"/>
            </w:tcBorders>
            <w:shd w:val="clear" w:color="auto" w:fill="auto"/>
            <w:noWrap/>
            <w:vAlign w:val="bottom"/>
            <w:hideMark/>
          </w:tcPr>
          <w:p w14:paraId="2A95FB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56D8BA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53892E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4" w:type="dxa"/>
            <w:tcBorders>
              <w:top w:val="nil"/>
              <w:left w:val="nil"/>
              <w:bottom w:val="nil"/>
              <w:right w:val="nil"/>
            </w:tcBorders>
            <w:shd w:val="clear" w:color="auto" w:fill="auto"/>
            <w:noWrap/>
            <w:vAlign w:val="bottom"/>
            <w:hideMark/>
          </w:tcPr>
          <w:p w14:paraId="50BF76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r>
      <w:tr w:rsidR="004B0B49" w:rsidRPr="0089132E" w14:paraId="7FA2F366" w14:textId="77777777" w:rsidTr="004B0B49">
        <w:trPr>
          <w:trHeight w:val="300"/>
        </w:trPr>
        <w:tc>
          <w:tcPr>
            <w:tcW w:w="1166" w:type="dxa"/>
            <w:tcBorders>
              <w:top w:val="nil"/>
              <w:left w:val="nil"/>
              <w:bottom w:val="nil"/>
              <w:right w:val="nil"/>
            </w:tcBorders>
            <w:shd w:val="clear" w:color="auto" w:fill="auto"/>
            <w:noWrap/>
            <w:vAlign w:val="bottom"/>
            <w:hideMark/>
          </w:tcPr>
          <w:p w14:paraId="686B48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WHP0054</w:t>
            </w:r>
          </w:p>
        </w:tc>
        <w:tc>
          <w:tcPr>
            <w:tcW w:w="1320" w:type="dxa"/>
            <w:tcBorders>
              <w:top w:val="nil"/>
              <w:left w:val="nil"/>
              <w:bottom w:val="nil"/>
              <w:right w:val="nil"/>
            </w:tcBorders>
            <w:shd w:val="clear" w:color="auto" w:fill="auto"/>
            <w:noWrap/>
            <w:vAlign w:val="bottom"/>
            <w:hideMark/>
          </w:tcPr>
          <w:p w14:paraId="76CE89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6/14/2011</w:t>
            </w:r>
          </w:p>
        </w:tc>
        <w:tc>
          <w:tcPr>
            <w:tcW w:w="1114" w:type="dxa"/>
            <w:tcBorders>
              <w:top w:val="nil"/>
              <w:left w:val="nil"/>
              <w:bottom w:val="nil"/>
              <w:right w:val="nil"/>
            </w:tcBorders>
            <w:shd w:val="clear" w:color="auto" w:fill="auto"/>
            <w:noWrap/>
            <w:vAlign w:val="bottom"/>
            <w:hideMark/>
          </w:tcPr>
          <w:p w14:paraId="6C6F90C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1106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424_0</w:t>
            </w:r>
          </w:p>
        </w:tc>
        <w:tc>
          <w:tcPr>
            <w:tcW w:w="673" w:type="dxa"/>
            <w:tcBorders>
              <w:top w:val="nil"/>
              <w:left w:val="nil"/>
              <w:bottom w:val="nil"/>
              <w:right w:val="nil"/>
            </w:tcBorders>
            <w:shd w:val="clear" w:color="auto" w:fill="auto"/>
            <w:noWrap/>
            <w:vAlign w:val="bottom"/>
            <w:hideMark/>
          </w:tcPr>
          <w:p w14:paraId="1B451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458013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5D6D0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13.0</w:t>
            </w:r>
          </w:p>
        </w:tc>
        <w:tc>
          <w:tcPr>
            <w:tcW w:w="673" w:type="dxa"/>
            <w:tcBorders>
              <w:top w:val="nil"/>
              <w:left w:val="nil"/>
              <w:bottom w:val="nil"/>
              <w:right w:val="nil"/>
            </w:tcBorders>
            <w:shd w:val="clear" w:color="auto" w:fill="auto"/>
            <w:noWrap/>
            <w:vAlign w:val="bottom"/>
            <w:hideMark/>
          </w:tcPr>
          <w:p w14:paraId="3B4075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88.1</w:t>
            </w:r>
          </w:p>
        </w:tc>
        <w:tc>
          <w:tcPr>
            <w:tcW w:w="673" w:type="dxa"/>
            <w:tcBorders>
              <w:top w:val="nil"/>
              <w:left w:val="nil"/>
              <w:bottom w:val="nil"/>
              <w:right w:val="nil"/>
            </w:tcBorders>
            <w:shd w:val="clear" w:color="auto" w:fill="auto"/>
            <w:noWrap/>
            <w:vAlign w:val="bottom"/>
            <w:hideMark/>
          </w:tcPr>
          <w:p w14:paraId="32E109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3" w:type="dxa"/>
            <w:tcBorders>
              <w:top w:val="nil"/>
              <w:left w:val="nil"/>
              <w:bottom w:val="nil"/>
              <w:right w:val="nil"/>
            </w:tcBorders>
            <w:shd w:val="clear" w:color="auto" w:fill="auto"/>
            <w:noWrap/>
            <w:vAlign w:val="bottom"/>
            <w:hideMark/>
          </w:tcPr>
          <w:p w14:paraId="7E4891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0F2ED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c>
          <w:tcPr>
            <w:tcW w:w="674" w:type="dxa"/>
            <w:tcBorders>
              <w:top w:val="nil"/>
              <w:left w:val="nil"/>
              <w:bottom w:val="nil"/>
              <w:right w:val="nil"/>
            </w:tcBorders>
            <w:shd w:val="clear" w:color="auto" w:fill="auto"/>
            <w:noWrap/>
            <w:vAlign w:val="bottom"/>
            <w:hideMark/>
          </w:tcPr>
          <w:p w14:paraId="429F98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40.5</w:t>
            </w:r>
          </w:p>
        </w:tc>
      </w:tr>
      <w:tr w:rsidR="004B0B49" w:rsidRPr="0089132E" w14:paraId="0C43C961" w14:textId="77777777" w:rsidTr="004B0B49">
        <w:trPr>
          <w:trHeight w:val="300"/>
        </w:trPr>
        <w:tc>
          <w:tcPr>
            <w:tcW w:w="1166" w:type="dxa"/>
            <w:tcBorders>
              <w:top w:val="nil"/>
              <w:left w:val="nil"/>
              <w:bottom w:val="nil"/>
              <w:right w:val="nil"/>
            </w:tcBorders>
            <w:shd w:val="clear" w:color="auto" w:fill="auto"/>
            <w:noWrap/>
            <w:vAlign w:val="bottom"/>
            <w:hideMark/>
          </w:tcPr>
          <w:p w14:paraId="296095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NGP0221</w:t>
            </w:r>
          </w:p>
        </w:tc>
        <w:tc>
          <w:tcPr>
            <w:tcW w:w="1320" w:type="dxa"/>
            <w:tcBorders>
              <w:top w:val="nil"/>
              <w:left w:val="nil"/>
              <w:bottom w:val="nil"/>
              <w:right w:val="nil"/>
            </w:tcBorders>
            <w:shd w:val="clear" w:color="auto" w:fill="auto"/>
            <w:noWrap/>
            <w:vAlign w:val="bottom"/>
            <w:hideMark/>
          </w:tcPr>
          <w:p w14:paraId="7942F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6/15/2011</w:t>
            </w:r>
          </w:p>
        </w:tc>
        <w:tc>
          <w:tcPr>
            <w:tcW w:w="1114" w:type="dxa"/>
            <w:tcBorders>
              <w:top w:val="nil"/>
              <w:left w:val="nil"/>
              <w:bottom w:val="nil"/>
              <w:right w:val="nil"/>
            </w:tcBorders>
            <w:shd w:val="clear" w:color="auto" w:fill="auto"/>
            <w:noWrap/>
            <w:vAlign w:val="bottom"/>
            <w:hideMark/>
          </w:tcPr>
          <w:p w14:paraId="1A01E3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58413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425_0</w:t>
            </w:r>
          </w:p>
        </w:tc>
        <w:tc>
          <w:tcPr>
            <w:tcW w:w="673" w:type="dxa"/>
            <w:tcBorders>
              <w:top w:val="nil"/>
              <w:left w:val="nil"/>
              <w:bottom w:val="nil"/>
              <w:right w:val="nil"/>
            </w:tcBorders>
            <w:shd w:val="clear" w:color="auto" w:fill="auto"/>
            <w:noWrap/>
            <w:vAlign w:val="bottom"/>
            <w:hideMark/>
          </w:tcPr>
          <w:p w14:paraId="46FC8A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614C5F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3" w:type="dxa"/>
            <w:tcBorders>
              <w:top w:val="nil"/>
              <w:left w:val="nil"/>
              <w:bottom w:val="nil"/>
              <w:right w:val="nil"/>
            </w:tcBorders>
            <w:shd w:val="clear" w:color="auto" w:fill="auto"/>
            <w:noWrap/>
            <w:vAlign w:val="bottom"/>
            <w:hideMark/>
          </w:tcPr>
          <w:p w14:paraId="49EFAB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0AA20A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3" w:type="dxa"/>
            <w:tcBorders>
              <w:top w:val="nil"/>
              <w:left w:val="nil"/>
              <w:bottom w:val="nil"/>
              <w:right w:val="nil"/>
            </w:tcBorders>
            <w:shd w:val="clear" w:color="auto" w:fill="auto"/>
            <w:noWrap/>
            <w:vAlign w:val="bottom"/>
            <w:hideMark/>
          </w:tcPr>
          <w:p w14:paraId="0584D3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3" w:type="dxa"/>
            <w:tcBorders>
              <w:top w:val="nil"/>
              <w:left w:val="nil"/>
              <w:bottom w:val="nil"/>
              <w:right w:val="nil"/>
            </w:tcBorders>
            <w:shd w:val="clear" w:color="auto" w:fill="auto"/>
            <w:noWrap/>
            <w:vAlign w:val="bottom"/>
            <w:hideMark/>
          </w:tcPr>
          <w:p w14:paraId="53BB79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5A2E82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c>
          <w:tcPr>
            <w:tcW w:w="674" w:type="dxa"/>
            <w:tcBorders>
              <w:top w:val="nil"/>
              <w:left w:val="nil"/>
              <w:bottom w:val="nil"/>
              <w:right w:val="nil"/>
            </w:tcBorders>
            <w:shd w:val="clear" w:color="auto" w:fill="auto"/>
            <w:noWrap/>
            <w:vAlign w:val="bottom"/>
            <w:hideMark/>
          </w:tcPr>
          <w:p w14:paraId="4555EB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r>
      <w:tr w:rsidR="004B0B49" w:rsidRPr="0089132E" w14:paraId="33C4E675" w14:textId="77777777" w:rsidTr="004B0B49">
        <w:trPr>
          <w:trHeight w:val="300"/>
        </w:trPr>
        <w:tc>
          <w:tcPr>
            <w:tcW w:w="1166" w:type="dxa"/>
            <w:tcBorders>
              <w:top w:val="nil"/>
              <w:left w:val="nil"/>
              <w:bottom w:val="nil"/>
              <w:right w:val="nil"/>
            </w:tcBorders>
            <w:shd w:val="clear" w:color="auto" w:fill="auto"/>
            <w:noWrap/>
            <w:vAlign w:val="bottom"/>
            <w:hideMark/>
          </w:tcPr>
          <w:p w14:paraId="1F9140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NGP0223</w:t>
            </w:r>
          </w:p>
        </w:tc>
        <w:tc>
          <w:tcPr>
            <w:tcW w:w="1320" w:type="dxa"/>
            <w:tcBorders>
              <w:top w:val="nil"/>
              <w:left w:val="nil"/>
              <w:bottom w:val="nil"/>
              <w:right w:val="nil"/>
            </w:tcBorders>
            <w:shd w:val="clear" w:color="auto" w:fill="auto"/>
            <w:noWrap/>
            <w:vAlign w:val="bottom"/>
            <w:hideMark/>
          </w:tcPr>
          <w:p w14:paraId="226A9C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6/16/2011</w:t>
            </w:r>
          </w:p>
        </w:tc>
        <w:tc>
          <w:tcPr>
            <w:tcW w:w="1114" w:type="dxa"/>
            <w:tcBorders>
              <w:top w:val="nil"/>
              <w:left w:val="nil"/>
              <w:bottom w:val="nil"/>
              <w:right w:val="nil"/>
            </w:tcBorders>
            <w:shd w:val="clear" w:color="auto" w:fill="auto"/>
            <w:noWrap/>
            <w:vAlign w:val="bottom"/>
            <w:hideMark/>
          </w:tcPr>
          <w:p w14:paraId="6F14761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0319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426_0</w:t>
            </w:r>
          </w:p>
        </w:tc>
        <w:tc>
          <w:tcPr>
            <w:tcW w:w="673" w:type="dxa"/>
            <w:tcBorders>
              <w:top w:val="nil"/>
              <w:left w:val="nil"/>
              <w:bottom w:val="nil"/>
              <w:right w:val="nil"/>
            </w:tcBorders>
            <w:shd w:val="clear" w:color="auto" w:fill="auto"/>
            <w:noWrap/>
            <w:vAlign w:val="bottom"/>
            <w:hideMark/>
          </w:tcPr>
          <w:p w14:paraId="34EFC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6EE846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5FE754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48A59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14F5AE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3" w:type="dxa"/>
            <w:tcBorders>
              <w:top w:val="nil"/>
              <w:left w:val="nil"/>
              <w:bottom w:val="nil"/>
              <w:right w:val="nil"/>
            </w:tcBorders>
            <w:shd w:val="clear" w:color="auto" w:fill="auto"/>
            <w:noWrap/>
            <w:vAlign w:val="bottom"/>
            <w:hideMark/>
          </w:tcPr>
          <w:p w14:paraId="30221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269979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4" w:type="dxa"/>
            <w:tcBorders>
              <w:top w:val="nil"/>
              <w:left w:val="nil"/>
              <w:bottom w:val="nil"/>
              <w:right w:val="nil"/>
            </w:tcBorders>
            <w:shd w:val="clear" w:color="auto" w:fill="auto"/>
            <w:noWrap/>
            <w:vAlign w:val="bottom"/>
            <w:hideMark/>
          </w:tcPr>
          <w:p w14:paraId="68D44E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53.3</w:t>
            </w:r>
          </w:p>
        </w:tc>
      </w:tr>
      <w:tr w:rsidR="004B0B49" w:rsidRPr="0089132E" w14:paraId="25D128FF" w14:textId="77777777" w:rsidTr="004B0B49">
        <w:trPr>
          <w:trHeight w:val="300"/>
        </w:trPr>
        <w:tc>
          <w:tcPr>
            <w:tcW w:w="1166" w:type="dxa"/>
            <w:tcBorders>
              <w:top w:val="nil"/>
              <w:left w:val="nil"/>
              <w:bottom w:val="nil"/>
              <w:right w:val="nil"/>
            </w:tcBorders>
            <w:shd w:val="clear" w:color="auto" w:fill="auto"/>
            <w:noWrap/>
            <w:vAlign w:val="bottom"/>
            <w:hideMark/>
          </w:tcPr>
          <w:p w14:paraId="23C9D4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NGP0224</w:t>
            </w:r>
          </w:p>
        </w:tc>
        <w:tc>
          <w:tcPr>
            <w:tcW w:w="1320" w:type="dxa"/>
            <w:tcBorders>
              <w:top w:val="nil"/>
              <w:left w:val="nil"/>
              <w:bottom w:val="nil"/>
              <w:right w:val="nil"/>
            </w:tcBorders>
            <w:shd w:val="clear" w:color="auto" w:fill="auto"/>
            <w:noWrap/>
            <w:vAlign w:val="bottom"/>
            <w:hideMark/>
          </w:tcPr>
          <w:p w14:paraId="10D7A2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6/22/2011</w:t>
            </w:r>
          </w:p>
        </w:tc>
        <w:tc>
          <w:tcPr>
            <w:tcW w:w="1114" w:type="dxa"/>
            <w:tcBorders>
              <w:top w:val="nil"/>
              <w:left w:val="nil"/>
              <w:bottom w:val="nil"/>
              <w:right w:val="nil"/>
            </w:tcBorders>
            <w:shd w:val="clear" w:color="auto" w:fill="auto"/>
            <w:noWrap/>
            <w:vAlign w:val="bottom"/>
            <w:hideMark/>
          </w:tcPr>
          <w:p w14:paraId="3B82DF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6BD40A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428_0</w:t>
            </w:r>
          </w:p>
        </w:tc>
        <w:tc>
          <w:tcPr>
            <w:tcW w:w="673" w:type="dxa"/>
            <w:tcBorders>
              <w:top w:val="nil"/>
              <w:left w:val="nil"/>
              <w:bottom w:val="nil"/>
              <w:right w:val="nil"/>
            </w:tcBorders>
            <w:shd w:val="clear" w:color="auto" w:fill="auto"/>
            <w:noWrap/>
            <w:vAlign w:val="bottom"/>
            <w:hideMark/>
          </w:tcPr>
          <w:p w14:paraId="4566ED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c>
          <w:tcPr>
            <w:tcW w:w="673" w:type="dxa"/>
            <w:tcBorders>
              <w:top w:val="nil"/>
              <w:left w:val="nil"/>
              <w:bottom w:val="nil"/>
              <w:right w:val="nil"/>
            </w:tcBorders>
            <w:shd w:val="clear" w:color="auto" w:fill="auto"/>
            <w:noWrap/>
            <w:vAlign w:val="bottom"/>
            <w:hideMark/>
          </w:tcPr>
          <w:p w14:paraId="18A14B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17.7</w:t>
            </w:r>
          </w:p>
        </w:tc>
        <w:tc>
          <w:tcPr>
            <w:tcW w:w="673" w:type="dxa"/>
            <w:tcBorders>
              <w:top w:val="nil"/>
              <w:left w:val="nil"/>
              <w:bottom w:val="nil"/>
              <w:right w:val="nil"/>
            </w:tcBorders>
            <w:shd w:val="clear" w:color="auto" w:fill="auto"/>
            <w:noWrap/>
            <w:vAlign w:val="bottom"/>
            <w:hideMark/>
          </w:tcPr>
          <w:p w14:paraId="7EE746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0986B7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90.7</w:t>
            </w:r>
          </w:p>
        </w:tc>
        <w:tc>
          <w:tcPr>
            <w:tcW w:w="673" w:type="dxa"/>
            <w:tcBorders>
              <w:top w:val="nil"/>
              <w:left w:val="nil"/>
              <w:bottom w:val="nil"/>
              <w:right w:val="nil"/>
            </w:tcBorders>
            <w:shd w:val="clear" w:color="auto" w:fill="auto"/>
            <w:noWrap/>
            <w:vAlign w:val="bottom"/>
            <w:hideMark/>
          </w:tcPr>
          <w:p w14:paraId="1041DC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49AEC3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5095C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4" w:type="dxa"/>
            <w:tcBorders>
              <w:top w:val="nil"/>
              <w:left w:val="nil"/>
              <w:bottom w:val="nil"/>
              <w:right w:val="nil"/>
            </w:tcBorders>
            <w:shd w:val="clear" w:color="auto" w:fill="auto"/>
            <w:noWrap/>
            <w:vAlign w:val="bottom"/>
            <w:hideMark/>
          </w:tcPr>
          <w:p w14:paraId="1E1BA6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r>
      <w:tr w:rsidR="004B0B49" w:rsidRPr="0089132E" w14:paraId="423E9411" w14:textId="77777777" w:rsidTr="004B0B49">
        <w:trPr>
          <w:trHeight w:val="300"/>
        </w:trPr>
        <w:tc>
          <w:tcPr>
            <w:tcW w:w="1166" w:type="dxa"/>
            <w:tcBorders>
              <w:top w:val="nil"/>
              <w:left w:val="nil"/>
              <w:bottom w:val="nil"/>
              <w:right w:val="nil"/>
            </w:tcBorders>
            <w:shd w:val="clear" w:color="auto" w:fill="auto"/>
            <w:noWrap/>
            <w:vAlign w:val="bottom"/>
            <w:hideMark/>
          </w:tcPr>
          <w:p w14:paraId="641E73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WB0377</w:t>
            </w:r>
          </w:p>
        </w:tc>
        <w:tc>
          <w:tcPr>
            <w:tcW w:w="1320" w:type="dxa"/>
            <w:tcBorders>
              <w:top w:val="nil"/>
              <w:left w:val="nil"/>
              <w:bottom w:val="nil"/>
              <w:right w:val="nil"/>
            </w:tcBorders>
            <w:shd w:val="clear" w:color="auto" w:fill="auto"/>
            <w:noWrap/>
            <w:vAlign w:val="bottom"/>
            <w:hideMark/>
          </w:tcPr>
          <w:p w14:paraId="7F4EB1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6/30/2011</w:t>
            </w:r>
          </w:p>
        </w:tc>
        <w:tc>
          <w:tcPr>
            <w:tcW w:w="1114" w:type="dxa"/>
            <w:tcBorders>
              <w:top w:val="nil"/>
              <w:left w:val="nil"/>
              <w:bottom w:val="nil"/>
              <w:right w:val="nil"/>
            </w:tcBorders>
            <w:shd w:val="clear" w:color="auto" w:fill="auto"/>
            <w:noWrap/>
            <w:vAlign w:val="bottom"/>
            <w:hideMark/>
          </w:tcPr>
          <w:p w14:paraId="08F2122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AE52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429_0</w:t>
            </w:r>
          </w:p>
        </w:tc>
        <w:tc>
          <w:tcPr>
            <w:tcW w:w="673" w:type="dxa"/>
            <w:tcBorders>
              <w:top w:val="nil"/>
              <w:left w:val="nil"/>
              <w:bottom w:val="nil"/>
              <w:right w:val="nil"/>
            </w:tcBorders>
            <w:shd w:val="clear" w:color="auto" w:fill="auto"/>
            <w:noWrap/>
            <w:vAlign w:val="bottom"/>
            <w:hideMark/>
          </w:tcPr>
          <w:p w14:paraId="3FAC7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573EE8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19.4</w:t>
            </w:r>
          </w:p>
        </w:tc>
        <w:tc>
          <w:tcPr>
            <w:tcW w:w="673" w:type="dxa"/>
            <w:tcBorders>
              <w:top w:val="nil"/>
              <w:left w:val="nil"/>
              <w:bottom w:val="nil"/>
              <w:right w:val="nil"/>
            </w:tcBorders>
            <w:shd w:val="clear" w:color="auto" w:fill="auto"/>
            <w:noWrap/>
            <w:vAlign w:val="bottom"/>
            <w:hideMark/>
          </w:tcPr>
          <w:p w14:paraId="237200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678F06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4E6A6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4F7BA3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5469E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4" w:type="dxa"/>
            <w:tcBorders>
              <w:top w:val="nil"/>
              <w:left w:val="nil"/>
              <w:bottom w:val="nil"/>
              <w:right w:val="nil"/>
            </w:tcBorders>
            <w:shd w:val="clear" w:color="auto" w:fill="auto"/>
            <w:noWrap/>
            <w:vAlign w:val="bottom"/>
            <w:hideMark/>
          </w:tcPr>
          <w:p w14:paraId="114C96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r>
      <w:tr w:rsidR="004B0B49" w:rsidRPr="0089132E" w14:paraId="253EBF0E" w14:textId="77777777" w:rsidTr="004B0B49">
        <w:trPr>
          <w:trHeight w:val="300"/>
        </w:trPr>
        <w:tc>
          <w:tcPr>
            <w:tcW w:w="1166" w:type="dxa"/>
            <w:tcBorders>
              <w:top w:val="nil"/>
              <w:left w:val="nil"/>
              <w:bottom w:val="nil"/>
              <w:right w:val="nil"/>
            </w:tcBorders>
            <w:shd w:val="clear" w:color="auto" w:fill="auto"/>
            <w:noWrap/>
            <w:vAlign w:val="bottom"/>
            <w:hideMark/>
          </w:tcPr>
          <w:p w14:paraId="75C322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NGP0228</w:t>
            </w:r>
          </w:p>
        </w:tc>
        <w:tc>
          <w:tcPr>
            <w:tcW w:w="1320" w:type="dxa"/>
            <w:tcBorders>
              <w:top w:val="nil"/>
              <w:left w:val="nil"/>
              <w:bottom w:val="nil"/>
              <w:right w:val="nil"/>
            </w:tcBorders>
            <w:shd w:val="clear" w:color="auto" w:fill="auto"/>
            <w:noWrap/>
            <w:vAlign w:val="bottom"/>
            <w:hideMark/>
          </w:tcPr>
          <w:p w14:paraId="5A18D9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7/6/2011</w:t>
            </w:r>
          </w:p>
        </w:tc>
        <w:tc>
          <w:tcPr>
            <w:tcW w:w="1114" w:type="dxa"/>
            <w:tcBorders>
              <w:top w:val="nil"/>
              <w:left w:val="nil"/>
              <w:bottom w:val="nil"/>
              <w:right w:val="nil"/>
            </w:tcBorders>
            <w:shd w:val="clear" w:color="auto" w:fill="auto"/>
            <w:noWrap/>
            <w:vAlign w:val="bottom"/>
            <w:hideMark/>
          </w:tcPr>
          <w:p w14:paraId="06635E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34A9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430_0</w:t>
            </w:r>
          </w:p>
        </w:tc>
        <w:tc>
          <w:tcPr>
            <w:tcW w:w="673" w:type="dxa"/>
            <w:tcBorders>
              <w:top w:val="nil"/>
              <w:left w:val="nil"/>
              <w:bottom w:val="nil"/>
              <w:right w:val="nil"/>
            </w:tcBorders>
            <w:shd w:val="clear" w:color="auto" w:fill="auto"/>
            <w:noWrap/>
            <w:vAlign w:val="bottom"/>
            <w:hideMark/>
          </w:tcPr>
          <w:p w14:paraId="586607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5D29C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5DD6B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3A5F99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3" w:type="dxa"/>
            <w:tcBorders>
              <w:top w:val="nil"/>
              <w:left w:val="nil"/>
              <w:bottom w:val="nil"/>
              <w:right w:val="nil"/>
            </w:tcBorders>
            <w:shd w:val="clear" w:color="auto" w:fill="auto"/>
            <w:noWrap/>
            <w:vAlign w:val="bottom"/>
            <w:hideMark/>
          </w:tcPr>
          <w:p w14:paraId="00813E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94F6B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76D97E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4" w:type="dxa"/>
            <w:tcBorders>
              <w:top w:val="nil"/>
              <w:left w:val="nil"/>
              <w:bottom w:val="nil"/>
              <w:right w:val="nil"/>
            </w:tcBorders>
            <w:shd w:val="clear" w:color="auto" w:fill="auto"/>
            <w:noWrap/>
            <w:vAlign w:val="bottom"/>
            <w:hideMark/>
          </w:tcPr>
          <w:p w14:paraId="10DDBA3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74BD14D5" w14:textId="77777777" w:rsidTr="004B0B49">
        <w:trPr>
          <w:trHeight w:val="300"/>
        </w:trPr>
        <w:tc>
          <w:tcPr>
            <w:tcW w:w="1166" w:type="dxa"/>
            <w:tcBorders>
              <w:top w:val="nil"/>
              <w:left w:val="nil"/>
              <w:bottom w:val="nil"/>
              <w:right w:val="nil"/>
            </w:tcBorders>
            <w:shd w:val="clear" w:color="auto" w:fill="auto"/>
            <w:noWrap/>
            <w:vAlign w:val="bottom"/>
            <w:hideMark/>
          </w:tcPr>
          <w:p w14:paraId="733450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NGP0227</w:t>
            </w:r>
          </w:p>
        </w:tc>
        <w:tc>
          <w:tcPr>
            <w:tcW w:w="1320" w:type="dxa"/>
            <w:tcBorders>
              <w:top w:val="nil"/>
              <w:left w:val="nil"/>
              <w:bottom w:val="nil"/>
              <w:right w:val="nil"/>
            </w:tcBorders>
            <w:shd w:val="clear" w:color="auto" w:fill="auto"/>
            <w:noWrap/>
            <w:vAlign w:val="bottom"/>
            <w:hideMark/>
          </w:tcPr>
          <w:p w14:paraId="38FF60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7/6/2011</w:t>
            </w:r>
          </w:p>
        </w:tc>
        <w:tc>
          <w:tcPr>
            <w:tcW w:w="1114" w:type="dxa"/>
            <w:tcBorders>
              <w:top w:val="nil"/>
              <w:left w:val="nil"/>
              <w:bottom w:val="nil"/>
              <w:right w:val="nil"/>
            </w:tcBorders>
            <w:shd w:val="clear" w:color="auto" w:fill="auto"/>
            <w:noWrap/>
            <w:vAlign w:val="bottom"/>
            <w:hideMark/>
          </w:tcPr>
          <w:p w14:paraId="381ACB0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6EB12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431_0</w:t>
            </w:r>
          </w:p>
        </w:tc>
        <w:tc>
          <w:tcPr>
            <w:tcW w:w="673" w:type="dxa"/>
            <w:tcBorders>
              <w:top w:val="nil"/>
              <w:left w:val="nil"/>
              <w:bottom w:val="nil"/>
              <w:right w:val="nil"/>
            </w:tcBorders>
            <w:shd w:val="clear" w:color="auto" w:fill="auto"/>
            <w:noWrap/>
            <w:vAlign w:val="bottom"/>
            <w:hideMark/>
          </w:tcPr>
          <w:p w14:paraId="3329D0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w:t>
            </w:r>
          </w:p>
        </w:tc>
        <w:tc>
          <w:tcPr>
            <w:tcW w:w="673" w:type="dxa"/>
            <w:tcBorders>
              <w:top w:val="nil"/>
              <w:left w:val="nil"/>
              <w:bottom w:val="nil"/>
              <w:right w:val="nil"/>
            </w:tcBorders>
            <w:shd w:val="clear" w:color="auto" w:fill="auto"/>
            <w:noWrap/>
            <w:vAlign w:val="bottom"/>
            <w:hideMark/>
          </w:tcPr>
          <w:p w14:paraId="6622C9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F99E8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E73BA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8BD4F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1A336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w:t>
            </w:r>
          </w:p>
        </w:tc>
        <w:tc>
          <w:tcPr>
            <w:tcW w:w="673" w:type="dxa"/>
            <w:tcBorders>
              <w:top w:val="nil"/>
              <w:left w:val="nil"/>
              <w:bottom w:val="nil"/>
              <w:right w:val="nil"/>
            </w:tcBorders>
            <w:shd w:val="clear" w:color="auto" w:fill="auto"/>
            <w:noWrap/>
            <w:vAlign w:val="bottom"/>
            <w:hideMark/>
          </w:tcPr>
          <w:p w14:paraId="6D814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39922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21.5</w:t>
            </w:r>
          </w:p>
        </w:tc>
      </w:tr>
      <w:tr w:rsidR="004B0B49" w:rsidRPr="0089132E" w14:paraId="6FE4F9FA" w14:textId="77777777" w:rsidTr="004B0B49">
        <w:trPr>
          <w:trHeight w:val="300"/>
        </w:trPr>
        <w:tc>
          <w:tcPr>
            <w:tcW w:w="1166" w:type="dxa"/>
            <w:tcBorders>
              <w:top w:val="nil"/>
              <w:left w:val="nil"/>
              <w:bottom w:val="nil"/>
              <w:right w:val="nil"/>
            </w:tcBorders>
            <w:shd w:val="clear" w:color="auto" w:fill="auto"/>
            <w:noWrap/>
            <w:vAlign w:val="bottom"/>
            <w:hideMark/>
          </w:tcPr>
          <w:p w14:paraId="14D518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NGP0229</w:t>
            </w:r>
          </w:p>
        </w:tc>
        <w:tc>
          <w:tcPr>
            <w:tcW w:w="1320" w:type="dxa"/>
            <w:tcBorders>
              <w:top w:val="nil"/>
              <w:left w:val="nil"/>
              <w:bottom w:val="nil"/>
              <w:right w:val="nil"/>
            </w:tcBorders>
            <w:shd w:val="clear" w:color="auto" w:fill="auto"/>
            <w:noWrap/>
            <w:vAlign w:val="bottom"/>
            <w:hideMark/>
          </w:tcPr>
          <w:p w14:paraId="4E2280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7/7/2011</w:t>
            </w:r>
          </w:p>
        </w:tc>
        <w:tc>
          <w:tcPr>
            <w:tcW w:w="1114" w:type="dxa"/>
            <w:tcBorders>
              <w:top w:val="nil"/>
              <w:left w:val="nil"/>
              <w:bottom w:val="nil"/>
              <w:right w:val="nil"/>
            </w:tcBorders>
            <w:shd w:val="clear" w:color="auto" w:fill="auto"/>
            <w:noWrap/>
            <w:vAlign w:val="bottom"/>
            <w:hideMark/>
          </w:tcPr>
          <w:p w14:paraId="1CA480F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F3D7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432_0</w:t>
            </w:r>
          </w:p>
        </w:tc>
        <w:tc>
          <w:tcPr>
            <w:tcW w:w="673" w:type="dxa"/>
            <w:tcBorders>
              <w:top w:val="nil"/>
              <w:left w:val="nil"/>
              <w:bottom w:val="nil"/>
              <w:right w:val="nil"/>
            </w:tcBorders>
            <w:shd w:val="clear" w:color="auto" w:fill="auto"/>
            <w:noWrap/>
            <w:vAlign w:val="bottom"/>
            <w:hideMark/>
          </w:tcPr>
          <w:p w14:paraId="3E9D23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30.7</w:t>
            </w:r>
          </w:p>
        </w:tc>
        <w:tc>
          <w:tcPr>
            <w:tcW w:w="673" w:type="dxa"/>
            <w:tcBorders>
              <w:top w:val="nil"/>
              <w:left w:val="nil"/>
              <w:bottom w:val="nil"/>
              <w:right w:val="nil"/>
            </w:tcBorders>
            <w:shd w:val="clear" w:color="auto" w:fill="auto"/>
            <w:noWrap/>
            <w:vAlign w:val="bottom"/>
            <w:hideMark/>
          </w:tcPr>
          <w:p w14:paraId="2D5C66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CCA54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09188A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D81F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E7937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1B40CC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4" w:type="dxa"/>
            <w:tcBorders>
              <w:top w:val="nil"/>
              <w:left w:val="nil"/>
              <w:bottom w:val="nil"/>
              <w:right w:val="nil"/>
            </w:tcBorders>
            <w:shd w:val="clear" w:color="auto" w:fill="auto"/>
            <w:noWrap/>
            <w:vAlign w:val="bottom"/>
            <w:hideMark/>
          </w:tcPr>
          <w:p w14:paraId="1FE003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r>
      <w:tr w:rsidR="004B0B49" w:rsidRPr="0089132E" w14:paraId="04303C98" w14:textId="77777777" w:rsidTr="004B0B49">
        <w:trPr>
          <w:trHeight w:val="300"/>
        </w:trPr>
        <w:tc>
          <w:tcPr>
            <w:tcW w:w="1166" w:type="dxa"/>
            <w:tcBorders>
              <w:top w:val="nil"/>
              <w:left w:val="nil"/>
              <w:bottom w:val="nil"/>
              <w:right w:val="nil"/>
            </w:tcBorders>
            <w:shd w:val="clear" w:color="auto" w:fill="auto"/>
            <w:noWrap/>
            <w:vAlign w:val="bottom"/>
            <w:hideMark/>
          </w:tcPr>
          <w:p w14:paraId="3E56E8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MRC0122</w:t>
            </w:r>
          </w:p>
        </w:tc>
        <w:tc>
          <w:tcPr>
            <w:tcW w:w="1320" w:type="dxa"/>
            <w:tcBorders>
              <w:top w:val="nil"/>
              <w:left w:val="nil"/>
              <w:bottom w:val="nil"/>
              <w:right w:val="nil"/>
            </w:tcBorders>
            <w:shd w:val="clear" w:color="auto" w:fill="auto"/>
            <w:noWrap/>
            <w:vAlign w:val="bottom"/>
            <w:hideMark/>
          </w:tcPr>
          <w:p w14:paraId="272AF9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7/26/2011</w:t>
            </w:r>
          </w:p>
        </w:tc>
        <w:tc>
          <w:tcPr>
            <w:tcW w:w="1114" w:type="dxa"/>
            <w:tcBorders>
              <w:top w:val="nil"/>
              <w:left w:val="nil"/>
              <w:bottom w:val="nil"/>
              <w:right w:val="nil"/>
            </w:tcBorders>
            <w:shd w:val="clear" w:color="auto" w:fill="auto"/>
            <w:noWrap/>
            <w:vAlign w:val="bottom"/>
            <w:hideMark/>
          </w:tcPr>
          <w:p w14:paraId="36B6F84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5F28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433_0</w:t>
            </w:r>
          </w:p>
        </w:tc>
        <w:tc>
          <w:tcPr>
            <w:tcW w:w="673" w:type="dxa"/>
            <w:tcBorders>
              <w:top w:val="nil"/>
              <w:left w:val="nil"/>
              <w:bottom w:val="nil"/>
              <w:right w:val="nil"/>
            </w:tcBorders>
            <w:shd w:val="clear" w:color="auto" w:fill="auto"/>
            <w:noWrap/>
            <w:vAlign w:val="bottom"/>
            <w:hideMark/>
          </w:tcPr>
          <w:p w14:paraId="71A8B5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704A36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6A0831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33.9</w:t>
            </w:r>
          </w:p>
        </w:tc>
        <w:tc>
          <w:tcPr>
            <w:tcW w:w="673" w:type="dxa"/>
            <w:tcBorders>
              <w:top w:val="nil"/>
              <w:left w:val="nil"/>
              <w:bottom w:val="nil"/>
              <w:right w:val="nil"/>
            </w:tcBorders>
            <w:shd w:val="clear" w:color="auto" w:fill="auto"/>
            <w:noWrap/>
            <w:vAlign w:val="bottom"/>
            <w:hideMark/>
          </w:tcPr>
          <w:p w14:paraId="574D4B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4B51BB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199D9E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47.9</w:t>
            </w:r>
          </w:p>
        </w:tc>
        <w:tc>
          <w:tcPr>
            <w:tcW w:w="673" w:type="dxa"/>
            <w:tcBorders>
              <w:top w:val="nil"/>
              <w:left w:val="nil"/>
              <w:bottom w:val="nil"/>
              <w:right w:val="nil"/>
            </w:tcBorders>
            <w:shd w:val="clear" w:color="auto" w:fill="auto"/>
            <w:noWrap/>
            <w:vAlign w:val="bottom"/>
            <w:hideMark/>
          </w:tcPr>
          <w:p w14:paraId="4ED973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4" w:type="dxa"/>
            <w:tcBorders>
              <w:top w:val="nil"/>
              <w:left w:val="nil"/>
              <w:bottom w:val="nil"/>
              <w:right w:val="nil"/>
            </w:tcBorders>
            <w:shd w:val="clear" w:color="auto" w:fill="auto"/>
            <w:noWrap/>
            <w:vAlign w:val="bottom"/>
            <w:hideMark/>
          </w:tcPr>
          <w:p w14:paraId="07207B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r>
      <w:tr w:rsidR="004B0B49" w:rsidRPr="0089132E" w14:paraId="51D0477C" w14:textId="77777777" w:rsidTr="004B0B49">
        <w:trPr>
          <w:trHeight w:val="300"/>
        </w:trPr>
        <w:tc>
          <w:tcPr>
            <w:tcW w:w="1166" w:type="dxa"/>
            <w:tcBorders>
              <w:top w:val="nil"/>
              <w:left w:val="nil"/>
              <w:bottom w:val="nil"/>
              <w:right w:val="nil"/>
            </w:tcBorders>
            <w:shd w:val="clear" w:color="auto" w:fill="auto"/>
            <w:noWrap/>
            <w:vAlign w:val="bottom"/>
            <w:hideMark/>
          </w:tcPr>
          <w:p w14:paraId="499156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NGP0231</w:t>
            </w:r>
          </w:p>
        </w:tc>
        <w:tc>
          <w:tcPr>
            <w:tcW w:w="1320" w:type="dxa"/>
            <w:tcBorders>
              <w:top w:val="nil"/>
              <w:left w:val="nil"/>
              <w:bottom w:val="nil"/>
              <w:right w:val="nil"/>
            </w:tcBorders>
            <w:shd w:val="clear" w:color="auto" w:fill="auto"/>
            <w:noWrap/>
            <w:vAlign w:val="bottom"/>
            <w:hideMark/>
          </w:tcPr>
          <w:p w14:paraId="67AD91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7/27/2011</w:t>
            </w:r>
          </w:p>
        </w:tc>
        <w:tc>
          <w:tcPr>
            <w:tcW w:w="1114" w:type="dxa"/>
            <w:tcBorders>
              <w:top w:val="nil"/>
              <w:left w:val="nil"/>
              <w:bottom w:val="nil"/>
              <w:right w:val="nil"/>
            </w:tcBorders>
            <w:shd w:val="clear" w:color="auto" w:fill="auto"/>
            <w:noWrap/>
            <w:vAlign w:val="bottom"/>
            <w:hideMark/>
          </w:tcPr>
          <w:p w14:paraId="08A755A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8E77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434_0</w:t>
            </w:r>
          </w:p>
        </w:tc>
        <w:tc>
          <w:tcPr>
            <w:tcW w:w="673" w:type="dxa"/>
            <w:tcBorders>
              <w:top w:val="nil"/>
              <w:left w:val="nil"/>
              <w:bottom w:val="nil"/>
              <w:right w:val="nil"/>
            </w:tcBorders>
            <w:shd w:val="clear" w:color="auto" w:fill="auto"/>
            <w:noWrap/>
            <w:vAlign w:val="bottom"/>
            <w:hideMark/>
          </w:tcPr>
          <w:p w14:paraId="72914F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39.6</w:t>
            </w:r>
          </w:p>
        </w:tc>
        <w:tc>
          <w:tcPr>
            <w:tcW w:w="673" w:type="dxa"/>
            <w:tcBorders>
              <w:top w:val="nil"/>
              <w:left w:val="nil"/>
              <w:bottom w:val="nil"/>
              <w:right w:val="nil"/>
            </w:tcBorders>
            <w:shd w:val="clear" w:color="auto" w:fill="auto"/>
            <w:noWrap/>
            <w:vAlign w:val="bottom"/>
            <w:hideMark/>
          </w:tcPr>
          <w:p w14:paraId="4BA402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10.9</w:t>
            </w:r>
          </w:p>
        </w:tc>
        <w:tc>
          <w:tcPr>
            <w:tcW w:w="673" w:type="dxa"/>
            <w:tcBorders>
              <w:top w:val="nil"/>
              <w:left w:val="nil"/>
              <w:bottom w:val="nil"/>
              <w:right w:val="nil"/>
            </w:tcBorders>
            <w:shd w:val="clear" w:color="auto" w:fill="auto"/>
            <w:noWrap/>
            <w:vAlign w:val="bottom"/>
            <w:hideMark/>
          </w:tcPr>
          <w:p w14:paraId="6DF33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2587C1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424EC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78105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2BB016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4" w:type="dxa"/>
            <w:tcBorders>
              <w:top w:val="nil"/>
              <w:left w:val="nil"/>
              <w:bottom w:val="nil"/>
              <w:right w:val="nil"/>
            </w:tcBorders>
            <w:shd w:val="clear" w:color="auto" w:fill="auto"/>
            <w:noWrap/>
            <w:vAlign w:val="bottom"/>
            <w:hideMark/>
          </w:tcPr>
          <w:p w14:paraId="1D6BF6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r>
      <w:tr w:rsidR="004B0B49" w:rsidRPr="0089132E" w14:paraId="5730CAAE" w14:textId="77777777" w:rsidTr="004B0B49">
        <w:trPr>
          <w:trHeight w:val="300"/>
        </w:trPr>
        <w:tc>
          <w:tcPr>
            <w:tcW w:w="1166" w:type="dxa"/>
            <w:tcBorders>
              <w:top w:val="nil"/>
              <w:left w:val="nil"/>
              <w:bottom w:val="nil"/>
              <w:right w:val="nil"/>
            </w:tcBorders>
            <w:shd w:val="clear" w:color="auto" w:fill="auto"/>
            <w:noWrap/>
            <w:vAlign w:val="bottom"/>
            <w:hideMark/>
          </w:tcPr>
          <w:p w14:paraId="3E5334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NGP0233</w:t>
            </w:r>
          </w:p>
        </w:tc>
        <w:tc>
          <w:tcPr>
            <w:tcW w:w="1320" w:type="dxa"/>
            <w:tcBorders>
              <w:top w:val="nil"/>
              <w:left w:val="nil"/>
              <w:bottom w:val="nil"/>
              <w:right w:val="nil"/>
            </w:tcBorders>
            <w:shd w:val="clear" w:color="auto" w:fill="auto"/>
            <w:noWrap/>
            <w:vAlign w:val="bottom"/>
            <w:hideMark/>
          </w:tcPr>
          <w:p w14:paraId="191D13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7/28/2011</w:t>
            </w:r>
          </w:p>
        </w:tc>
        <w:tc>
          <w:tcPr>
            <w:tcW w:w="1114" w:type="dxa"/>
            <w:tcBorders>
              <w:top w:val="nil"/>
              <w:left w:val="nil"/>
              <w:bottom w:val="nil"/>
              <w:right w:val="nil"/>
            </w:tcBorders>
            <w:shd w:val="clear" w:color="auto" w:fill="auto"/>
            <w:noWrap/>
            <w:vAlign w:val="bottom"/>
            <w:hideMark/>
          </w:tcPr>
          <w:p w14:paraId="0B92768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CDA67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436_0</w:t>
            </w:r>
          </w:p>
        </w:tc>
        <w:tc>
          <w:tcPr>
            <w:tcW w:w="673" w:type="dxa"/>
            <w:tcBorders>
              <w:top w:val="nil"/>
              <w:left w:val="nil"/>
              <w:bottom w:val="nil"/>
              <w:right w:val="nil"/>
            </w:tcBorders>
            <w:shd w:val="clear" w:color="auto" w:fill="auto"/>
            <w:noWrap/>
            <w:vAlign w:val="bottom"/>
            <w:hideMark/>
          </w:tcPr>
          <w:p w14:paraId="31B7B0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c>
          <w:tcPr>
            <w:tcW w:w="673" w:type="dxa"/>
            <w:tcBorders>
              <w:top w:val="nil"/>
              <w:left w:val="nil"/>
              <w:bottom w:val="nil"/>
              <w:right w:val="nil"/>
            </w:tcBorders>
            <w:shd w:val="clear" w:color="auto" w:fill="auto"/>
            <w:noWrap/>
            <w:vAlign w:val="bottom"/>
            <w:hideMark/>
          </w:tcPr>
          <w:p w14:paraId="6F0B7A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66814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1F70B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D7A89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1057A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A2944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0C3E90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r>
      <w:tr w:rsidR="004B0B49" w:rsidRPr="0089132E" w14:paraId="6C507DB0" w14:textId="77777777" w:rsidTr="004B0B49">
        <w:trPr>
          <w:trHeight w:val="300"/>
        </w:trPr>
        <w:tc>
          <w:tcPr>
            <w:tcW w:w="1166" w:type="dxa"/>
            <w:tcBorders>
              <w:top w:val="nil"/>
              <w:left w:val="nil"/>
              <w:bottom w:val="nil"/>
              <w:right w:val="nil"/>
            </w:tcBorders>
            <w:shd w:val="clear" w:color="auto" w:fill="auto"/>
            <w:noWrap/>
            <w:vAlign w:val="bottom"/>
            <w:hideMark/>
          </w:tcPr>
          <w:p w14:paraId="05DC50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NGP0234</w:t>
            </w:r>
          </w:p>
        </w:tc>
        <w:tc>
          <w:tcPr>
            <w:tcW w:w="1320" w:type="dxa"/>
            <w:tcBorders>
              <w:top w:val="nil"/>
              <w:left w:val="nil"/>
              <w:bottom w:val="nil"/>
              <w:right w:val="nil"/>
            </w:tcBorders>
            <w:shd w:val="clear" w:color="auto" w:fill="auto"/>
            <w:noWrap/>
            <w:vAlign w:val="bottom"/>
            <w:hideMark/>
          </w:tcPr>
          <w:p w14:paraId="700814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8/1/2011</w:t>
            </w:r>
          </w:p>
        </w:tc>
        <w:tc>
          <w:tcPr>
            <w:tcW w:w="1114" w:type="dxa"/>
            <w:tcBorders>
              <w:top w:val="nil"/>
              <w:left w:val="nil"/>
              <w:bottom w:val="nil"/>
              <w:right w:val="nil"/>
            </w:tcBorders>
            <w:shd w:val="clear" w:color="auto" w:fill="auto"/>
            <w:noWrap/>
            <w:vAlign w:val="bottom"/>
            <w:hideMark/>
          </w:tcPr>
          <w:p w14:paraId="0118130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39DE2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437_0</w:t>
            </w:r>
          </w:p>
        </w:tc>
        <w:tc>
          <w:tcPr>
            <w:tcW w:w="673" w:type="dxa"/>
            <w:tcBorders>
              <w:top w:val="nil"/>
              <w:left w:val="nil"/>
              <w:bottom w:val="nil"/>
              <w:right w:val="nil"/>
            </w:tcBorders>
            <w:shd w:val="clear" w:color="auto" w:fill="auto"/>
            <w:noWrap/>
            <w:vAlign w:val="bottom"/>
            <w:hideMark/>
          </w:tcPr>
          <w:p w14:paraId="2B0F0F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21.6</w:t>
            </w:r>
          </w:p>
        </w:tc>
        <w:tc>
          <w:tcPr>
            <w:tcW w:w="673" w:type="dxa"/>
            <w:tcBorders>
              <w:top w:val="nil"/>
              <w:left w:val="nil"/>
              <w:bottom w:val="nil"/>
              <w:right w:val="nil"/>
            </w:tcBorders>
            <w:shd w:val="clear" w:color="auto" w:fill="auto"/>
            <w:noWrap/>
            <w:vAlign w:val="bottom"/>
            <w:hideMark/>
          </w:tcPr>
          <w:p w14:paraId="7BCBB2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5095CF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E4A00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7F90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w:t>
            </w:r>
          </w:p>
        </w:tc>
        <w:tc>
          <w:tcPr>
            <w:tcW w:w="673" w:type="dxa"/>
            <w:tcBorders>
              <w:top w:val="nil"/>
              <w:left w:val="nil"/>
              <w:bottom w:val="nil"/>
              <w:right w:val="nil"/>
            </w:tcBorders>
            <w:shd w:val="clear" w:color="auto" w:fill="auto"/>
            <w:noWrap/>
            <w:vAlign w:val="bottom"/>
            <w:hideMark/>
          </w:tcPr>
          <w:p w14:paraId="47D42B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3187EF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4" w:type="dxa"/>
            <w:tcBorders>
              <w:top w:val="nil"/>
              <w:left w:val="nil"/>
              <w:bottom w:val="nil"/>
              <w:right w:val="nil"/>
            </w:tcBorders>
            <w:shd w:val="clear" w:color="auto" w:fill="auto"/>
            <w:noWrap/>
            <w:vAlign w:val="bottom"/>
            <w:hideMark/>
          </w:tcPr>
          <w:p w14:paraId="46FCD3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3F8627E3" w14:textId="77777777" w:rsidTr="004B0B49">
        <w:trPr>
          <w:trHeight w:val="300"/>
        </w:trPr>
        <w:tc>
          <w:tcPr>
            <w:tcW w:w="1166" w:type="dxa"/>
            <w:tcBorders>
              <w:top w:val="nil"/>
              <w:left w:val="nil"/>
              <w:bottom w:val="nil"/>
              <w:right w:val="nil"/>
            </w:tcBorders>
            <w:shd w:val="clear" w:color="auto" w:fill="auto"/>
            <w:noWrap/>
            <w:vAlign w:val="bottom"/>
            <w:hideMark/>
          </w:tcPr>
          <w:p w14:paraId="66F2C8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NGP0230</w:t>
            </w:r>
          </w:p>
        </w:tc>
        <w:tc>
          <w:tcPr>
            <w:tcW w:w="1320" w:type="dxa"/>
            <w:tcBorders>
              <w:top w:val="nil"/>
              <w:left w:val="nil"/>
              <w:bottom w:val="nil"/>
              <w:right w:val="nil"/>
            </w:tcBorders>
            <w:shd w:val="clear" w:color="auto" w:fill="auto"/>
            <w:noWrap/>
            <w:vAlign w:val="bottom"/>
            <w:hideMark/>
          </w:tcPr>
          <w:p w14:paraId="0B0FBC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8/2/2011</w:t>
            </w:r>
          </w:p>
        </w:tc>
        <w:tc>
          <w:tcPr>
            <w:tcW w:w="1114" w:type="dxa"/>
            <w:tcBorders>
              <w:top w:val="nil"/>
              <w:left w:val="nil"/>
              <w:bottom w:val="nil"/>
              <w:right w:val="nil"/>
            </w:tcBorders>
            <w:shd w:val="clear" w:color="auto" w:fill="auto"/>
            <w:noWrap/>
            <w:vAlign w:val="bottom"/>
            <w:hideMark/>
          </w:tcPr>
          <w:p w14:paraId="75B946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FD072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438_0</w:t>
            </w:r>
          </w:p>
        </w:tc>
        <w:tc>
          <w:tcPr>
            <w:tcW w:w="673" w:type="dxa"/>
            <w:tcBorders>
              <w:top w:val="nil"/>
              <w:left w:val="nil"/>
              <w:bottom w:val="nil"/>
              <w:right w:val="nil"/>
            </w:tcBorders>
            <w:shd w:val="clear" w:color="auto" w:fill="auto"/>
            <w:noWrap/>
            <w:vAlign w:val="bottom"/>
            <w:hideMark/>
          </w:tcPr>
          <w:p w14:paraId="5AC0F3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3" w:type="dxa"/>
            <w:tcBorders>
              <w:top w:val="nil"/>
              <w:left w:val="nil"/>
              <w:bottom w:val="nil"/>
              <w:right w:val="nil"/>
            </w:tcBorders>
            <w:shd w:val="clear" w:color="auto" w:fill="auto"/>
            <w:noWrap/>
            <w:vAlign w:val="bottom"/>
            <w:hideMark/>
          </w:tcPr>
          <w:p w14:paraId="37594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770398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600F26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96.1</w:t>
            </w:r>
          </w:p>
        </w:tc>
        <w:tc>
          <w:tcPr>
            <w:tcW w:w="673" w:type="dxa"/>
            <w:tcBorders>
              <w:top w:val="nil"/>
              <w:left w:val="nil"/>
              <w:bottom w:val="nil"/>
              <w:right w:val="nil"/>
            </w:tcBorders>
            <w:shd w:val="clear" w:color="auto" w:fill="auto"/>
            <w:noWrap/>
            <w:vAlign w:val="bottom"/>
            <w:hideMark/>
          </w:tcPr>
          <w:p w14:paraId="403291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6EFDA1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1334F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66.7</w:t>
            </w:r>
          </w:p>
        </w:tc>
        <w:tc>
          <w:tcPr>
            <w:tcW w:w="674" w:type="dxa"/>
            <w:tcBorders>
              <w:top w:val="nil"/>
              <w:left w:val="nil"/>
              <w:bottom w:val="nil"/>
              <w:right w:val="nil"/>
            </w:tcBorders>
            <w:shd w:val="clear" w:color="auto" w:fill="auto"/>
            <w:noWrap/>
            <w:vAlign w:val="bottom"/>
            <w:hideMark/>
          </w:tcPr>
          <w:p w14:paraId="715AB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r>
      <w:tr w:rsidR="004B0B49" w:rsidRPr="0089132E" w14:paraId="0D36F013" w14:textId="77777777" w:rsidTr="004B0B49">
        <w:trPr>
          <w:trHeight w:val="300"/>
        </w:trPr>
        <w:tc>
          <w:tcPr>
            <w:tcW w:w="1166" w:type="dxa"/>
            <w:tcBorders>
              <w:top w:val="nil"/>
              <w:left w:val="nil"/>
              <w:bottom w:val="nil"/>
              <w:right w:val="nil"/>
            </w:tcBorders>
            <w:shd w:val="clear" w:color="auto" w:fill="auto"/>
            <w:noWrap/>
            <w:vAlign w:val="bottom"/>
            <w:hideMark/>
          </w:tcPr>
          <w:p w14:paraId="18B505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NGP0236</w:t>
            </w:r>
          </w:p>
        </w:tc>
        <w:tc>
          <w:tcPr>
            <w:tcW w:w="1320" w:type="dxa"/>
            <w:tcBorders>
              <w:top w:val="nil"/>
              <w:left w:val="nil"/>
              <w:bottom w:val="nil"/>
              <w:right w:val="nil"/>
            </w:tcBorders>
            <w:shd w:val="clear" w:color="auto" w:fill="auto"/>
            <w:noWrap/>
            <w:vAlign w:val="bottom"/>
            <w:hideMark/>
          </w:tcPr>
          <w:p w14:paraId="739D4D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8/3/2011</w:t>
            </w:r>
          </w:p>
        </w:tc>
        <w:tc>
          <w:tcPr>
            <w:tcW w:w="1114" w:type="dxa"/>
            <w:tcBorders>
              <w:top w:val="nil"/>
              <w:left w:val="nil"/>
              <w:bottom w:val="nil"/>
              <w:right w:val="nil"/>
            </w:tcBorders>
            <w:shd w:val="clear" w:color="auto" w:fill="auto"/>
            <w:noWrap/>
            <w:vAlign w:val="bottom"/>
            <w:hideMark/>
          </w:tcPr>
          <w:p w14:paraId="74BBEE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C50F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439_0</w:t>
            </w:r>
          </w:p>
        </w:tc>
        <w:tc>
          <w:tcPr>
            <w:tcW w:w="673" w:type="dxa"/>
            <w:tcBorders>
              <w:top w:val="nil"/>
              <w:left w:val="nil"/>
              <w:bottom w:val="nil"/>
              <w:right w:val="nil"/>
            </w:tcBorders>
            <w:shd w:val="clear" w:color="auto" w:fill="auto"/>
            <w:noWrap/>
            <w:vAlign w:val="bottom"/>
            <w:hideMark/>
          </w:tcPr>
          <w:p w14:paraId="6AF66A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12.4</w:t>
            </w:r>
          </w:p>
        </w:tc>
        <w:tc>
          <w:tcPr>
            <w:tcW w:w="673" w:type="dxa"/>
            <w:tcBorders>
              <w:top w:val="nil"/>
              <w:left w:val="nil"/>
              <w:bottom w:val="nil"/>
              <w:right w:val="nil"/>
            </w:tcBorders>
            <w:shd w:val="clear" w:color="auto" w:fill="auto"/>
            <w:noWrap/>
            <w:vAlign w:val="bottom"/>
            <w:hideMark/>
          </w:tcPr>
          <w:p w14:paraId="0A528C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1BF202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E670A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205DB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5B9AA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EBF7E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4" w:type="dxa"/>
            <w:tcBorders>
              <w:top w:val="nil"/>
              <w:left w:val="nil"/>
              <w:bottom w:val="nil"/>
              <w:right w:val="nil"/>
            </w:tcBorders>
            <w:shd w:val="clear" w:color="auto" w:fill="auto"/>
            <w:noWrap/>
            <w:vAlign w:val="bottom"/>
            <w:hideMark/>
          </w:tcPr>
          <w:p w14:paraId="436823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r>
      <w:tr w:rsidR="004B0B49" w:rsidRPr="0089132E" w14:paraId="1E8E6953" w14:textId="77777777" w:rsidTr="004B0B49">
        <w:trPr>
          <w:trHeight w:val="300"/>
        </w:trPr>
        <w:tc>
          <w:tcPr>
            <w:tcW w:w="1166" w:type="dxa"/>
            <w:tcBorders>
              <w:top w:val="nil"/>
              <w:left w:val="nil"/>
              <w:bottom w:val="nil"/>
              <w:right w:val="nil"/>
            </w:tcBorders>
            <w:shd w:val="clear" w:color="auto" w:fill="auto"/>
            <w:noWrap/>
            <w:vAlign w:val="bottom"/>
            <w:hideMark/>
          </w:tcPr>
          <w:p w14:paraId="0FA4CC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NGP0235</w:t>
            </w:r>
          </w:p>
        </w:tc>
        <w:tc>
          <w:tcPr>
            <w:tcW w:w="1320" w:type="dxa"/>
            <w:tcBorders>
              <w:top w:val="nil"/>
              <w:left w:val="nil"/>
              <w:bottom w:val="nil"/>
              <w:right w:val="nil"/>
            </w:tcBorders>
            <w:shd w:val="clear" w:color="auto" w:fill="auto"/>
            <w:noWrap/>
            <w:vAlign w:val="bottom"/>
            <w:hideMark/>
          </w:tcPr>
          <w:p w14:paraId="4045AB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8/3/2011</w:t>
            </w:r>
          </w:p>
        </w:tc>
        <w:tc>
          <w:tcPr>
            <w:tcW w:w="1114" w:type="dxa"/>
            <w:tcBorders>
              <w:top w:val="nil"/>
              <w:left w:val="nil"/>
              <w:bottom w:val="nil"/>
              <w:right w:val="nil"/>
            </w:tcBorders>
            <w:shd w:val="clear" w:color="auto" w:fill="auto"/>
            <w:noWrap/>
            <w:vAlign w:val="bottom"/>
            <w:hideMark/>
          </w:tcPr>
          <w:p w14:paraId="4BC200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9B0D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440_0</w:t>
            </w:r>
          </w:p>
        </w:tc>
        <w:tc>
          <w:tcPr>
            <w:tcW w:w="673" w:type="dxa"/>
            <w:tcBorders>
              <w:top w:val="nil"/>
              <w:left w:val="nil"/>
              <w:bottom w:val="nil"/>
              <w:right w:val="nil"/>
            </w:tcBorders>
            <w:shd w:val="clear" w:color="auto" w:fill="auto"/>
            <w:noWrap/>
            <w:vAlign w:val="bottom"/>
            <w:hideMark/>
          </w:tcPr>
          <w:p w14:paraId="135201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c>
          <w:tcPr>
            <w:tcW w:w="673" w:type="dxa"/>
            <w:tcBorders>
              <w:top w:val="nil"/>
              <w:left w:val="nil"/>
              <w:bottom w:val="nil"/>
              <w:right w:val="nil"/>
            </w:tcBorders>
            <w:shd w:val="clear" w:color="auto" w:fill="auto"/>
            <w:noWrap/>
            <w:vAlign w:val="bottom"/>
            <w:hideMark/>
          </w:tcPr>
          <w:p w14:paraId="4C05C7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4D05E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18CC9E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CEDB4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62D50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5388E7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16.1</w:t>
            </w:r>
          </w:p>
        </w:tc>
        <w:tc>
          <w:tcPr>
            <w:tcW w:w="674" w:type="dxa"/>
            <w:tcBorders>
              <w:top w:val="nil"/>
              <w:left w:val="nil"/>
              <w:bottom w:val="nil"/>
              <w:right w:val="nil"/>
            </w:tcBorders>
            <w:shd w:val="clear" w:color="auto" w:fill="auto"/>
            <w:noWrap/>
            <w:vAlign w:val="bottom"/>
            <w:hideMark/>
          </w:tcPr>
          <w:p w14:paraId="46329B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r>
      <w:tr w:rsidR="004B0B49" w:rsidRPr="0089132E" w14:paraId="7BB54DA0" w14:textId="77777777" w:rsidTr="004B0B49">
        <w:trPr>
          <w:trHeight w:val="300"/>
        </w:trPr>
        <w:tc>
          <w:tcPr>
            <w:tcW w:w="1166" w:type="dxa"/>
            <w:tcBorders>
              <w:top w:val="nil"/>
              <w:left w:val="nil"/>
              <w:bottom w:val="nil"/>
              <w:right w:val="nil"/>
            </w:tcBorders>
            <w:shd w:val="clear" w:color="auto" w:fill="auto"/>
            <w:noWrap/>
            <w:vAlign w:val="bottom"/>
            <w:hideMark/>
          </w:tcPr>
          <w:p w14:paraId="586B54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WB0376</w:t>
            </w:r>
          </w:p>
        </w:tc>
        <w:tc>
          <w:tcPr>
            <w:tcW w:w="1320" w:type="dxa"/>
            <w:tcBorders>
              <w:top w:val="nil"/>
              <w:left w:val="nil"/>
              <w:bottom w:val="nil"/>
              <w:right w:val="nil"/>
            </w:tcBorders>
            <w:shd w:val="clear" w:color="auto" w:fill="auto"/>
            <w:noWrap/>
            <w:vAlign w:val="bottom"/>
            <w:hideMark/>
          </w:tcPr>
          <w:p w14:paraId="289CE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8/4/2011</w:t>
            </w:r>
          </w:p>
        </w:tc>
        <w:tc>
          <w:tcPr>
            <w:tcW w:w="1114" w:type="dxa"/>
            <w:tcBorders>
              <w:top w:val="nil"/>
              <w:left w:val="nil"/>
              <w:bottom w:val="nil"/>
              <w:right w:val="nil"/>
            </w:tcBorders>
            <w:shd w:val="clear" w:color="auto" w:fill="auto"/>
            <w:noWrap/>
            <w:vAlign w:val="bottom"/>
            <w:hideMark/>
          </w:tcPr>
          <w:p w14:paraId="261708A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CB4DF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441_0</w:t>
            </w:r>
          </w:p>
        </w:tc>
        <w:tc>
          <w:tcPr>
            <w:tcW w:w="673" w:type="dxa"/>
            <w:tcBorders>
              <w:top w:val="nil"/>
              <w:left w:val="nil"/>
              <w:bottom w:val="nil"/>
              <w:right w:val="nil"/>
            </w:tcBorders>
            <w:shd w:val="clear" w:color="auto" w:fill="auto"/>
            <w:noWrap/>
            <w:vAlign w:val="bottom"/>
            <w:hideMark/>
          </w:tcPr>
          <w:p w14:paraId="21EAD3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48C281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901C8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048292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030CF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0B86FB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5477E1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4" w:type="dxa"/>
            <w:tcBorders>
              <w:top w:val="nil"/>
              <w:left w:val="nil"/>
              <w:bottom w:val="nil"/>
              <w:right w:val="nil"/>
            </w:tcBorders>
            <w:shd w:val="clear" w:color="auto" w:fill="auto"/>
            <w:noWrap/>
            <w:vAlign w:val="bottom"/>
            <w:hideMark/>
          </w:tcPr>
          <w:p w14:paraId="162099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r>
      <w:tr w:rsidR="004B0B49" w:rsidRPr="0089132E" w14:paraId="0F519AA8" w14:textId="77777777" w:rsidTr="004B0B49">
        <w:trPr>
          <w:trHeight w:val="300"/>
        </w:trPr>
        <w:tc>
          <w:tcPr>
            <w:tcW w:w="1166" w:type="dxa"/>
            <w:tcBorders>
              <w:top w:val="nil"/>
              <w:left w:val="nil"/>
              <w:bottom w:val="nil"/>
              <w:right w:val="nil"/>
            </w:tcBorders>
            <w:shd w:val="clear" w:color="auto" w:fill="auto"/>
            <w:noWrap/>
            <w:vAlign w:val="bottom"/>
            <w:hideMark/>
          </w:tcPr>
          <w:p w14:paraId="756FFF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NGP0238</w:t>
            </w:r>
          </w:p>
        </w:tc>
        <w:tc>
          <w:tcPr>
            <w:tcW w:w="1320" w:type="dxa"/>
            <w:tcBorders>
              <w:top w:val="nil"/>
              <w:left w:val="nil"/>
              <w:bottom w:val="nil"/>
              <w:right w:val="nil"/>
            </w:tcBorders>
            <w:shd w:val="clear" w:color="auto" w:fill="auto"/>
            <w:noWrap/>
            <w:vAlign w:val="bottom"/>
            <w:hideMark/>
          </w:tcPr>
          <w:p w14:paraId="64971B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9/26/2011</w:t>
            </w:r>
          </w:p>
        </w:tc>
        <w:tc>
          <w:tcPr>
            <w:tcW w:w="1114" w:type="dxa"/>
            <w:tcBorders>
              <w:top w:val="nil"/>
              <w:left w:val="nil"/>
              <w:bottom w:val="nil"/>
              <w:right w:val="nil"/>
            </w:tcBorders>
            <w:shd w:val="clear" w:color="auto" w:fill="auto"/>
            <w:noWrap/>
            <w:vAlign w:val="bottom"/>
            <w:hideMark/>
          </w:tcPr>
          <w:p w14:paraId="13F704B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67CC5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442_0</w:t>
            </w:r>
          </w:p>
        </w:tc>
        <w:tc>
          <w:tcPr>
            <w:tcW w:w="673" w:type="dxa"/>
            <w:tcBorders>
              <w:top w:val="nil"/>
              <w:left w:val="nil"/>
              <w:bottom w:val="nil"/>
              <w:right w:val="nil"/>
            </w:tcBorders>
            <w:shd w:val="clear" w:color="auto" w:fill="auto"/>
            <w:noWrap/>
            <w:vAlign w:val="bottom"/>
            <w:hideMark/>
          </w:tcPr>
          <w:p w14:paraId="7BB6B9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2C07D6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43C63D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273E7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1B621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33B31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70E9C3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4" w:type="dxa"/>
            <w:tcBorders>
              <w:top w:val="nil"/>
              <w:left w:val="nil"/>
              <w:bottom w:val="nil"/>
              <w:right w:val="nil"/>
            </w:tcBorders>
            <w:shd w:val="clear" w:color="auto" w:fill="auto"/>
            <w:noWrap/>
            <w:vAlign w:val="bottom"/>
            <w:hideMark/>
          </w:tcPr>
          <w:p w14:paraId="52FEAD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35.2</w:t>
            </w:r>
          </w:p>
        </w:tc>
      </w:tr>
      <w:tr w:rsidR="004B0B49" w:rsidRPr="0089132E" w14:paraId="157DC0C2" w14:textId="77777777" w:rsidTr="004B0B49">
        <w:trPr>
          <w:trHeight w:val="300"/>
        </w:trPr>
        <w:tc>
          <w:tcPr>
            <w:tcW w:w="1166" w:type="dxa"/>
            <w:tcBorders>
              <w:top w:val="nil"/>
              <w:left w:val="nil"/>
              <w:bottom w:val="nil"/>
              <w:right w:val="nil"/>
            </w:tcBorders>
            <w:shd w:val="clear" w:color="auto" w:fill="auto"/>
            <w:noWrap/>
            <w:vAlign w:val="bottom"/>
            <w:hideMark/>
          </w:tcPr>
          <w:p w14:paraId="48A6CC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NGP0237</w:t>
            </w:r>
          </w:p>
        </w:tc>
        <w:tc>
          <w:tcPr>
            <w:tcW w:w="1320" w:type="dxa"/>
            <w:tcBorders>
              <w:top w:val="nil"/>
              <w:left w:val="nil"/>
              <w:bottom w:val="nil"/>
              <w:right w:val="nil"/>
            </w:tcBorders>
            <w:shd w:val="clear" w:color="auto" w:fill="auto"/>
            <w:noWrap/>
            <w:vAlign w:val="bottom"/>
            <w:hideMark/>
          </w:tcPr>
          <w:p w14:paraId="41F241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9/28/2011</w:t>
            </w:r>
          </w:p>
        </w:tc>
        <w:tc>
          <w:tcPr>
            <w:tcW w:w="1114" w:type="dxa"/>
            <w:tcBorders>
              <w:top w:val="nil"/>
              <w:left w:val="nil"/>
              <w:bottom w:val="nil"/>
              <w:right w:val="nil"/>
            </w:tcBorders>
            <w:shd w:val="clear" w:color="auto" w:fill="auto"/>
            <w:noWrap/>
            <w:vAlign w:val="bottom"/>
            <w:hideMark/>
          </w:tcPr>
          <w:p w14:paraId="05D6A63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B446E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444_0</w:t>
            </w:r>
          </w:p>
        </w:tc>
        <w:tc>
          <w:tcPr>
            <w:tcW w:w="673" w:type="dxa"/>
            <w:tcBorders>
              <w:top w:val="nil"/>
              <w:left w:val="nil"/>
              <w:bottom w:val="nil"/>
              <w:right w:val="nil"/>
            </w:tcBorders>
            <w:shd w:val="clear" w:color="auto" w:fill="auto"/>
            <w:noWrap/>
            <w:vAlign w:val="bottom"/>
            <w:hideMark/>
          </w:tcPr>
          <w:p w14:paraId="1D10F6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2ECC18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66CD69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716125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27.8</w:t>
            </w:r>
          </w:p>
        </w:tc>
        <w:tc>
          <w:tcPr>
            <w:tcW w:w="673" w:type="dxa"/>
            <w:tcBorders>
              <w:top w:val="nil"/>
              <w:left w:val="nil"/>
              <w:bottom w:val="nil"/>
              <w:right w:val="nil"/>
            </w:tcBorders>
            <w:shd w:val="clear" w:color="auto" w:fill="auto"/>
            <w:noWrap/>
            <w:vAlign w:val="bottom"/>
            <w:hideMark/>
          </w:tcPr>
          <w:p w14:paraId="36EC8B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2BAB69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6A0A3A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4" w:type="dxa"/>
            <w:tcBorders>
              <w:top w:val="nil"/>
              <w:left w:val="nil"/>
              <w:bottom w:val="nil"/>
              <w:right w:val="nil"/>
            </w:tcBorders>
            <w:shd w:val="clear" w:color="auto" w:fill="auto"/>
            <w:noWrap/>
            <w:vAlign w:val="bottom"/>
            <w:hideMark/>
          </w:tcPr>
          <w:p w14:paraId="256E59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r>
      <w:tr w:rsidR="004B0B49" w:rsidRPr="0089132E" w14:paraId="04E11833" w14:textId="77777777" w:rsidTr="004B0B49">
        <w:trPr>
          <w:trHeight w:val="300"/>
        </w:trPr>
        <w:tc>
          <w:tcPr>
            <w:tcW w:w="1166" w:type="dxa"/>
            <w:tcBorders>
              <w:top w:val="nil"/>
              <w:left w:val="nil"/>
              <w:bottom w:val="nil"/>
              <w:right w:val="nil"/>
            </w:tcBorders>
            <w:shd w:val="clear" w:color="auto" w:fill="auto"/>
            <w:noWrap/>
            <w:vAlign w:val="bottom"/>
            <w:hideMark/>
          </w:tcPr>
          <w:p w14:paraId="145881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NGP0253</w:t>
            </w:r>
          </w:p>
        </w:tc>
        <w:tc>
          <w:tcPr>
            <w:tcW w:w="1320" w:type="dxa"/>
            <w:tcBorders>
              <w:top w:val="nil"/>
              <w:left w:val="nil"/>
              <w:bottom w:val="nil"/>
              <w:right w:val="nil"/>
            </w:tcBorders>
            <w:shd w:val="clear" w:color="auto" w:fill="auto"/>
            <w:noWrap/>
            <w:vAlign w:val="bottom"/>
            <w:hideMark/>
          </w:tcPr>
          <w:p w14:paraId="225FBB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6/21/2011</w:t>
            </w:r>
          </w:p>
        </w:tc>
        <w:tc>
          <w:tcPr>
            <w:tcW w:w="1114" w:type="dxa"/>
            <w:tcBorders>
              <w:top w:val="nil"/>
              <w:left w:val="nil"/>
              <w:bottom w:val="nil"/>
              <w:right w:val="nil"/>
            </w:tcBorders>
            <w:shd w:val="clear" w:color="auto" w:fill="auto"/>
            <w:noWrap/>
            <w:vAlign w:val="bottom"/>
            <w:hideMark/>
          </w:tcPr>
          <w:p w14:paraId="4DAC647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966C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445_0</w:t>
            </w:r>
          </w:p>
        </w:tc>
        <w:tc>
          <w:tcPr>
            <w:tcW w:w="673" w:type="dxa"/>
            <w:tcBorders>
              <w:top w:val="nil"/>
              <w:left w:val="nil"/>
              <w:bottom w:val="nil"/>
              <w:right w:val="nil"/>
            </w:tcBorders>
            <w:shd w:val="clear" w:color="auto" w:fill="auto"/>
            <w:noWrap/>
            <w:vAlign w:val="bottom"/>
            <w:hideMark/>
          </w:tcPr>
          <w:p w14:paraId="4AC8FF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c>
          <w:tcPr>
            <w:tcW w:w="673" w:type="dxa"/>
            <w:tcBorders>
              <w:top w:val="nil"/>
              <w:left w:val="nil"/>
              <w:bottom w:val="nil"/>
              <w:right w:val="nil"/>
            </w:tcBorders>
            <w:shd w:val="clear" w:color="auto" w:fill="auto"/>
            <w:noWrap/>
            <w:vAlign w:val="bottom"/>
            <w:hideMark/>
          </w:tcPr>
          <w:p w14:paraId="1BF66D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16.0</w:t>
            </w:r>
          </w:p>
        </w:tc>
        <w:tc>
          <w:tcPr>
            <w:tcW w:w="673" w:type="dxa"/>
            <w:tcBorders>
              <w:top w:val="nil"/>
              <w:left w:val="nil"/>
              <w:bottom w:val="nil"/>
              <w:right w:val="nil"/>
            </w:tcBorders>
            <w:shd w:val="clear" w:color="auto" w:fill="auto"/>
            <w:noWrap/>
            <w:vAlign w:val="bottom"/>
            <w:hideMark/>
          </w:tcPr>
          <w:p w14:paraId="57E253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209E3B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71576F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42697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642297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4" w:type="dxa"/>
            <w:tcBorders>
              <w:top w:val="nil"/>
              <w:left w:val="nil"/>
              <w:bottom w:val="nil"/>
              <w:right w:val="nil"/>
            </w:tcBorders>
            <w:shd w:val="clear" w:color="auto" w:fill="auto"/>
            <w:noWrap/>
            <w:vAlign w:val="bottom"/>
            <w:hideMark/>
          </w:tcPr>
          <w:p w14:paraId="1E217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45.0</w:t>
            </w:r>
          </w:p>
        </w:tc>
      </w:tr>
      <w:tr w:rsidR="004B0B49" w:rsidRPr="0089132E" w14:paraId="1BA5F22C" w14:textId="77777777" w:rsidTr="004B0B49">
        <w:trPr>
          <w:trHeight w:val="300"/>
        </w:trPr>
        <w:tc>
          <w:tcPr>
            <w:tcW w:w="1166" w:type="dxa"/>
            <w:tcBorders>
              <w:top w:val="nil"/>
              <w:left w:val="nil"/>
              <w:bottom w:val="nil"/>
              <w:right w:val="nil"/>
            </w:tcBorders>
            <w:shd w:val="clear" w:color="auto" w:fill="auto"/>
            <w:noWrap/>
            <w:vAlign w:val="bottom"/>
            <w:hideMark/>
          </w:tcPr>
          <w:p w14:paraId="4A6A144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MRE0027</w:t>
            </w:r>
          </w:p>
        </w:tc>
        <w:tc>
          <w:tcPr>
            <w:tcW w:w="1320" w:type="dxa"/>
            <w:tcBorders>
              <w:top w:val="nil"/>
              <w:left w:val="nil"/>
              <w:bottom w:val="nil"/>
              <w:right w:val="nil"/>
            </w:tcBorders>
            <w:shd w:val="clear" w:color="auto" w:fill="auto"/>
            <w:noWrap/>
            <w:vAlign w:val="bottom"/>
            <w:hideMark/>
          </w:tcPr>
          <w:p w14:paraId="6298A0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6/22/2011</w:t>
            </w:r>
          </w:p>
        </w:tc>
        <w:tc>
          <w:tcPr>
            <w:tcW w:w="1114" w:type="dxa"/>
            <w:tcBorders>
              <w:top w:val="nil"/>
              <w:left w:val="nil"/>
              <w:bottom w:val="nil"/>
              <w:right w:val="nil"/>
            </w:tcBorders>
            <w:shd w:val="clear" w:color="auto" w:fill="auto"/>
            <w:noWrap/>
            <w:vAlign w:val="bottom"/>
            <w:hideMark/>
          </w:tcPr>
          <w:p w14:paraId="14586E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1F912F2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446_0</w:t>
            </w:r>
          </w:p>
        </w:tc>
        <w:tc>
          <w:tcPr>
            <w:tcW w:w="673" w:type="dxa"/>
            <w:tcBorders>
              <w:top w:val="nil"/>
              <w:left w:val="nil"/>
              <w:bottom w:val="nil"/>
              <w:right w:val="nil"/>
            </w:tcBorders>
            <w:shd w:val="clear" w:color="auto" w:fill="auto"/>
            <w:noWrap/>
            <w:vAlign w:val="bottom"/>
            <w:hideMark/>
          </w:tcPr>
          <w:p w14:paraId="1FCBB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65C067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215331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3" w:type="dxa"/>
            <w:tcBorders>
              <w:top w:val="nil"/>
              <w:left w:val="nil"/>
              <w:bottom w:val="nil"/>
              <w:right w:val="nil"/>
            </w:tcBorders>
            <w:shd w:val="clear" w:color="auto" w:fill="auto"/>
            <w:noWrap/>
            <w:vAlign w:val="bottom"/>
            <w:hideMark/>
          </w:tcPr>
          <w:p w14:paraId="0F914D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447D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32444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015B9F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4" w:type="dxa"/>
            <w:tcBorders>
              <w:top w:val="nil"/>
              <w:left w:val="nil"/>
              <w:bottom w:val="nil"/>
              <w:right w:val="nil"/>
            </w:tcBorders>
            <w:shd w:val="clear" w:color="auto" w:fill="auto"/>
            <w:noWrap/>
            <w:vAlign w:val="bottom"/>
            <w:hideMark/>
          </w:tcPr>
          <w:p w14:paraId="330681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r>
      <w:tr w:rsidR="004B0B49" w:rsidRPr="0089132E" w14:paraId="21C12111" w14:textId="77777777" w:rsidTr="004B0B49">
        <w:trPr>
          <w:trHeight w:val="300"/>
        </w:trPr>
        <w:tc>
          <w:tcPr>
            <w:tcW w:w="1166" w:type="dxa"/>
            <w:tcBorders>
              <w:top w:val="nil"/>
              <w:left w:val="nil"/>
              <w:bottom w:val="nil"/>
              <w:right w:val="nil"/>
            </w:tcBorders>
            <w:shd w:val="clear" w:color="auto" w:fill="auto"/>
            <w:noWrap/>
            <w:vAlign w:val="bottom"/>
            <w:hideMark/>
          </w:tcPr>
          <w:p w14:paraId="484834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MRE0034</w:t>
            </w:r>
          </w:p>
        </w:tc>
        <w:tc>
          <w:tcPr>
            <w:tcW w:w="1320" w:type="dxa"/>
            <w:tcBorders>
              <w:top w:val="nil"/>
              <w:left w:val="nil"/>
              <w:bottom w:val="nil"/>
              <w:right w:val="nil"/>
            </w:tcBorders>
            <w:shd w:val="clear" w:color="auto" w:fill="auto"/>
            <w:noWrap/>
            <w:vAlign w:val="bottom"/>
            <w:hideMark/>
          </w:tcPr>
          <w:p w14:paraId="150293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7/12/2011</w:t>
            </w:r>
          </w:p>
        </w:tc>
        <w:tc>
          <w:tcPr>
            <w:tcW w:w="1114" w:type="dxa"/>
            <w:tcBorders>
              <w:top w:val="nil"/>
              <w:left w:val="nil"/>
              <w:bottom w:val="nil"/>
              <w:right w:val="nil"/>
            </w:tcBorders>
            <w:shd w:val="clear" w:color="auto" w:fill="auto"/>
            <w:noWrap/>
            <w:vAlign w:val="bottom"/>
            <w:hideMark/>
          </w:tcPr>
          <w:p w14:paraId="1EF1FD8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973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447_0</w:t>
            </w:r>
          </w:p>
        </w:tc>
        <w:tc>
          <w:tcPr>
            <w:tcW w:w="673" w:type="dxa"/>
            <w:tcBorders>
              <w:top w:val="nil"/>
              <w:left w:val="nil"/>
              <w:bottom w:val="nil"/>
              <w:right w:val="nil"/>
            </w:tcBorders>
            <w:shd w:val="clear" w:color="auto" w:fill="auto"/>
            <w:noWrap/>
            <w:vAlign w:val="bottom"/>
            <w:hideMark/>
          </w:tcPr>
          <w:p w14:paraId="78C7A8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1EA21D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11.5</w:t>
            </w:r>
          </w:p>
        </w:tc>
        <w:tc>
          <w:tcPr>
            <w:tcW w:w="673" w:type="dxa"/>
            <w:tcBorders>
              <w:top w:val="nil"/>
              <w:left w:val="nil"/>
              <w:bottom w:val="nil"/>
              <w:right w:val="nil"/>
            </w:tcBorders>
            <w:shd w:val="clear" w:color="auto" w:fill="auto"/>
            <w:noWrap/>
            <w:vAlign w:val="bottom"/>
            <w:hideMark/>
          </w:tcPr>
          <w:p w14:paraId="4C4DD2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48.6</w:t>
            </w:r>
          </w:p>
        </w:tc>
        <w:tc>
          <w:tcPr>
            <w:tcW w:w="673" w:type="dxa"/>
            <w:tcBorders>
              <w:top w:val="nil"/>
              <w:left w:val="nil"/>
              <w:bottom w:val="nil"/>
              <w:right w:val="nil"/>
            </w:tcBorders>
            <w:shd w:val="clear" w:color="auto" w:fill="auto"/>
            <w:noWrap/>
            <w:vAlign w:val="bottom"/>
            <w:hideMark/>
          </w:tcPr>
          <w:p w14:paraId="6089B9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1E9B62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4A12B2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4A4CB0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4" w:type="dxa"/>
            <w:tcBorders>
              <w:top w:val="nil"/>
              <w:left w:val="nil"/>
              <w:bottom w:val="nil"/>
              <w:right w:val="nil"/>
            </w:tcBorders>
            <w:shd w:val="clear" w:color="auto" w:fill="auto"/>
            <w:noWrap/>
            <w:vAlign w:val="bottom"/>
            <w:hideMark/>
          </w:tcPr>
          <w:p w14:paraId="7B0C4B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6BD95731" w14:textId="77777777" w:rsidTr="004B0B49">
        <w:trPr>
          <w:trHeight w:val="300"/>
        </w:trPr>
        <w:tc>
          <w:tcPr>
            <w:tcW w:w="1166" w:type="dxa"/>
            <w:tcBorders>
              <w:top w:val="nil"/>
              <w:left w:val="nil"/>
              <w:bottom w:val="nil"/>
              <w:right w:val="nil"/>
            </w:tcBorders>
            <w:shd w:val="clear" w:color="auto" w:fill="auto"/>
            <w:noWrap/>
            <w:vAlign w:val="bottom"/>
            <w:hideMark/>
          </w:tcPr>
          <w:p w14:paraId="091E59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MRE0028</w:t>
            </w:r>
          </w:p>
        </w:tc>
        <w:tc>
          <w:tcPr>
            <w:tcW w:w="1320" w:type="dxa"/>
            <w:tcBorders>
              <w:top w:val="nil"/>
              <w:left w:val="nil"/>
              <w:bottom w:val="nil"/>
              <w:right w:val="nil"/>
            </w:tcBorders>
            <w:shd w:val="clear" w:color="auto" w:fill="auto"/>
            <w:noWrap/>
            <w:vAlign w:val="bottom"/>
            <w:hideMark/>
          </w:tcPr>
          <w:p w14:paraId="6C5F32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7/13/2011</w:t>
            </w:r>
          </w:p>
        </w:tc>
        <w:tc>
          <w:tcPr>
            <w:tcW w:w="1114" w:type="dxa"/>
            <w:tcBorders>
              <w:top w:val="nil"/>
              <w:left w:val="nil"/>
              <w:bottom w:val="nil"/>
              <w:right w:val="nil"/>
            </w:tcBorders>
            <w:shd w:val="clear" w:color="auto" w:fill="auto"/>
            <w:noWrap/>
            <w:vAlign w:val="bottom"/>
            <w:hideMark/>
          </w:tcPr>
          <w:p w14:paraId="1B1E20C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DCD1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448_0</w:t>
            </w:r>
          </w:p>
        </w:tc>
        <w:tc>
          <w:tcPr>
            <w:tcW w:w="673" w:type="dxa"/>
            <w:tcBorders>
              <w:top w:val="nil"/>
              <w:left w:val="nil"/>
              <w:bottom w:val="nil"/>
              <w:right w:val="nil"/>
            </w:tcBorders>
            <w:shd w:val="clear" w:color="auto" w:fill="auto"/>
            <w:noWrap/>
            <w:vAlign w:val="bottom"/>
            <w:hideMark/>
          </w:tcPr>
          <w:p w14:paraId="4B52A0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3BDE0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506D70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11731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075C32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25.3</w:t>
            </w:r>
          </w:p>
        </w:tc>
        <w:tc>
          <w:tcPr>
            <w:tcW w:w="673" w:type="dxa"/>
            <w:tcBorders>
              <w:top w:val="nil"/>
              <w:left w:val="nil"/>
              <w:bottom w:val="nil"/>
              <w:right w:val="nil"/>
            </w:tcBorders>
            <w:shd w:val="clear" w:color="auto" w:fill="auto"/>
            <w:noWrap/>
            <w:vAlign w:val="bottom"/>
            <w:hideMark/>
          </w:tcPr>
          <w:p w14:paraId="7712D8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23.7</w:t>
            </w:r>
          </w:p>
        </w:tc>
        <w:tc>
          <w:tcPr>
            <w:tcW w:w="673" w:type="dxa"/>
            <w:tcBorders>
              <w:top w:val="nil"/>
              <w:left w:val="nil"/>
              <w:bottom w:val="nil"/>
              <w:right w:val="nil"/>
            </w:tcBorders>
            <w:shd w:val="clear" w:color="auto" w:fill="auto"/>
            <w:noWrap/>
            <w:vAlign w:val="bottom"/>
            <w:hideMark/>
          </w:tcPr>
          <w:p w14:paraId="290D17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4" w:type="dxa"/>
            <w:tcBorders>
              <w:top w:val="nil"/>
              <w:left w:val="nil"/>
              <w:bottom w:val="nil"/>
              <w:right w:val="nil"/>
            </w:tcBorders>
            <w:shd w:val="clear" w:color="auto" w:fill="auto"/>
            <w:noWrap/>
            <w:vAlign w:val="bottom"/>
            <w:hideMark/>
          </w:tcPr>
          <w:p w14:paraId="76490F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r>
      <w:tr w:rsidR="004B0B49" w:rsidRPr="0089132E" w14:paraId="4256E088" w14:textId="77777777" w:rsidTr="004B0B49">
        <w:trPr>
          <w:trHeight w:val="300"/>
        </w:trPr>
        <w:tc>
          <w:tcPr>
            <w:tcW w:w="1166" w:type="dxa"/>
            <w:tcBorders>
              <w:top w:val="nil"/>
              <w:left w:val="nil"/>
              <w:bottom w:val="nil"/>
              <w:right w:val="nil"/>
            </w:tcBorders>
            <w:shd w:val="clear" w:color="auto" w:fill="auto"/>
            <w:noWrap/>
            <w:vAlign w:val="bottom"/>
            <w:hideMark/>
          </w:tcPr>
          <w:p w14:paraId="0BF2E5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NGP0249</w:t>
            </w:r>
          </w:p>
        </w:tc>
        <w:tc>
          <w:tcPr>
            <w:tcW w:w="1320" w:type="dxa"/>
            <w:tcBorders>
              <w:top w:val="nil"/>
              <w:left w:val="nil"/>
              <w:bottom w:val="nil"/>
              <w:right w:val="nil"/>
            </w:tcBorders>
            <w:shd w:val="clear" w:color="auto" w:fill="auto"/>
            <w:noWrap/>
            <w:vAlign w:val="bottom"/>
            <w:hideMark/>
          </w:tcPr>
          <w:p w14:paraId="005056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8/10/2011</w:t>
            </w:r>
          </w:p>
        </w:tc>
        <w:tc>
          <w:tcPr>
            <w:tcW w:w="1114" w:type="dxa"/>
            <w:tcBorders>
              <w:top w:val="nil"/>
              <w:left w:val="nil"/>
              <w:bottom w:val="nil"/>
              <w:right w:val="nil"/>
            </w:tcBorders>
            <w:shd w:val="clear" w:color="auto" w:fill="auto"/>
            <w:noWrap/>
            <w:vAlign w:val="bottom"/>
            <w:hideMark/>
          </w:tcPr>
          <w:p w14:paraId="2522D9A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0487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449_0</w:t>
            </w:r>
          </w:p>
        </w:tc>
        <w:tc>
          <w:tcPr>
            <w:tcW w:w="673" w:type="dxa"/>
            <w:tcBorders>
              <w:top w:val="nil"/>
              <w:left w:val="nil"/>
              <w:bottom w:val="nil"/>
              <w:right w:val="nil"/>
            </w:tcBorders>
            <w:shd w:val="clear" w:color="auto" w:fill="auto"/>
            <w:noWrap/>
            <w:vAlign w:val="bottom"/>
            <w:hideMark/>
          </w:tcPr>
          <w:p w14:paraId="59C3AC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42B250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4DCE24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786808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A2379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4DE6B0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260EDA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4" w:type="dxa"/>
            <w:tcBorders>
              <w:top w:val="nil"/>
              <w:left w:val="nil"/>
              <w:bottom w:val="nil"/>
              <w:right w:val="nil"/>
            </w:tcBorders>
            <w:shd w:val="clear" w:color="auto" w:fill="auto"/>
            <w:noWrap/>
            <w:vAlign w:val="bottom"/>
            <w:hideMark/>
          </w:tcPr>
          <w:p w14:paraId="22D78D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0.9</w:t>
            </w:r>
          </w:p>
        </w:tc>
      </w:tr>
      <w:tr w:rsidR="004B0B49" w:rsidRPr="0089132E" w14:paraId="4BB69CD4" w14:textId="77777777" w:rsidTr="004B0B49">
        <w:trPr>
          <w:trHeight w:val="300"/>
        </w:trPr>
        <w:tc>
          <w:tcPr>
            <w:tcW w:w="1166" w:type="dxa"/>
            <w:tcBorders>
              <w:top w:val="nil"/>
              <w:left w:val="nil"/>
              <w:bottom w:val="nil"/>
              <w:right w:val="nil"/>
            </w:tcBorders>
            <w:shd w:val="clear" w:color="auto" w:fill="auto"/>
            <w:noWrap/>
            <w:vAlign w:val="bottom"/>
            <w:hideMark/>
          </w:tcPr>
          <w:p w14:paraId="19F0A0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NGP0250</w:t>
            </w:r>
          </w:p>
        </w:tc>
        <w:tc>
          <w:tcPr>
            <w:tcW w:w="1320" w:type="dxa"/>
            <w:tcBorders>
              <w:top w:val="nil"/>
              <w:left w:val="nil"/>
              <w:bottom w:val="nil"/>
              <w:right w:val="nil"/>
            </w:tcBorders>
            <w:shd w:val="clear" w:color="auto" w:fill="auto"/>
            <w:noWrap/>
            <w:vAlign w:val="bottom"/>
            <w:hideMark/>
          </w:tcPr>
          <w:p w14:paraId="3F4F88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8/15/2011</w:t>
            </w:r>
          </w:p>
        </w:tc>
        <w:tc>
          <w:tcPr>
            <w:tcW w:w="1114" w:type="dxa"/>
            <w:tcBorders>
              <w:top w:val="nil"/>
              <w:left w:val="nil"/>
              <w:bottom w:val="nil"/>
              <w:right w:val="nil"/>
            </w:tcBorders>
            <w:shd w:val="clear" w:color="auto" w:fill="auto"/>
            <w:noWrap/>
            <w:vAlign w:val="bottom"/>
            <w:hideMark/>
          </w:tcPr>
          <w:p w14:paraId="692ABC7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78D0A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450_0</w:t>
            </w:r>
          </w:p>
        </w:tc>
        <w:tc>
          <w:tcPr>
            <w:tcW w:w="673" w:type="dxa"/>
            <w:tcBorders>
              <w:top w:val="nil"/>
              <w:left w:val="nil"/>
              <w:bottom w:val="nil"/>
              <w:right w:val="nil"/>
            </w:tcBorders>
            <w:shd w:val="clear" w:color="auto" w:fill="auto"/>
            <w:noWrap/>
            <w:vAlign w:val="bottom"/>
            <w:hideMark/>
          </w:tcPr>
          <w:p w14:paraId="68D5F8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3" w:type="dxa"/>
            <w:tcBorders>
              <w:top w:val="nil"/>
              <w:left w:val="nil"/>
              <w:bottom w:val="nil"/>
              <w:right w:val="nil"/>
            </w:tcBorders>
            <w:shd w:val="clear" w:color="auto" w:fill="auto"/>
            <w:noWrap/>
            <w:vAlign w:val="bottom"/>
            <w:hideMark/>
          </w:tcPr>
          <w:p w14:paraId="73B2C3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w:t>
            </w:r>
          </w:p>
        </w:tc>
        <w:tc>
          <w:tcPr>
            <w:tcW w:w="673" w:type="dxa"/>
            <w:tcBorders>
              <w:top w:val="nil"/>
              <w:left w:val="nil"/>
              <w:bottom w:val="nil"/>
              <w:right w:val="nil"/>
            </w:tcBorders>
            <w:shd w:val="clear" w:color="auto" w:fill="auto"/>
            <w:noWrap/>
            <w:vAlign w:val="bottom"/>
            <w:hideMark/>
          </w:tcPr>
          <w:p w14:paraId="2C066C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3" w:type="dxa"/>
            <w:tcBorders>
              <w:top w:val="nil"/>
              <w:left w:val="nil"/>
              <w:bottom w:val="nil"/>
              <w:right w:val="nil"/>
            </w:tcBorders>
            <w:shd w:val="clear" w:color="auto" w:fill="auto"/>
            <w:noWrap/>
            <w:vAlign w:val="bottom"/>
            <w:hideMark/>
          </w:tcPr>
          <w:p w14:paraId="0D7DFD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56410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12.9</w:t>
            </w:r>
          </w:p>
        </w:tc>
        <w:tc>
          <w:tcPr>
            <w:tcW w:w="673" w:type="dxa"/>
            <w:tcBorders>
              <w:top w:val="nil"/>
              <w:left w:val="nil"/>
              <w:bottom w:val="nil"/>
              <w:right w:val="nil"/>
            </w:tcBorders>
            <w:shd w:val="clear" w:color="auto" w:fill="auto"/>
            <w:noWrap/>
            <w:vAlign w:val="bottom"/>
            <w:hideMark/>
          </w:tcPr>
          <w:p w14:paraId="5AD476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23D51D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4" w:type="dxa"/>
            <w:tcBorders>
              <w:top w:val="nil"/>
              <w:left w:val="nil"/>
              <w:bottom w:val="nil"/>
              <w:right w:val="nil"/>
            </w:tcBorders>
            <w:shd w:val="clear" w:color="auto" w:fill="auto"/>
            <w:noWrap/>
            <w:vAlign w:val="bottom"/>
            <w:hideMark/>
          </w:tcPr>
          <w:p w14:paraId="41D2B6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21.4</w:t>
            </w:r>
          </w:p>
        </w:tc>
      </w:tr>
      <w:tr w:rsidR="004B0B49" w:rsidRPr="0089132E" w14:paraId="7779F8AA" w14:textId="77777777" w:rsidTr="004B0B49">
        <w:trPr>
          <w:trHeight w:val="300"/>
        </w:trPr>
        <w:tc>
          <w:tcPr>
            <w:tcW w:w="1166" w:type="dxa"/>
            <w:tcBorders>
              <w:top w:val="nil"/>
              <w:left w:val="nil"/>
              <w:bottom w:val="nil"/>
              <w:right w:val="nil"/>
            </w:tcBorders>
            <w:shd w:val="clear" w:color="auto" w:fill="auto"/>
            <w:noWrap/>
            <w:vAlign w:val="bottom"/>
            <w:hideMark/>
          </w:tcPr>
          <w:p w14:paraId="37AB61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MRE0031</w:t>
            </w:r>
          </w:p>
        </w:tc>
        <w:tc>
          <w:tcPr>
            <w:tcW w:w="1320" w:type="dxa"/>
            <w:tcBorders>
              <w:top w:val="nil"/>
              <w:left w:val="nil"/>
              <w:bottom w:val="nil"/>
              <w:right w:val="nil"/>
            </w:tcBorders>
            <w:shd w:val="clear" w:color="auto" w:fill="auto"/>
            <w:noWrap/>
            <w:vAlign w:val="bottom"/>
            <w:hideMark/>
          </w:tcPr>
          <w:p w14:paraId="44CD5D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8/16/2011</w:t>
            </w:r>
          </w:p>
        </w:tc>
        <w:tc>
          <w:tcPr>
            <w:tcW w:w="1114" w:type="dxa"/>
            <w:tcBorders>
              <w:top w:val="nil"/>
              <w:left w:val="nil"/>
              <w:bottom w:val="nil"/>
              <w:right w:val="nil"/>
            </w:tcBorders>
            <w:shd w:val="clear" w:color="auto" w:fill="auto"/>
            <w:noWrap/>
            <w:vAlign w:val="bottom"/>
            <w:hideMark/>
          </w:tcPr>
          <w:p w14:paraId="1598C09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2107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452_0</w:t>
            </w:r>
          </w:p>
        </w:tc>
        <w:tc>
          <w:tcPr>
            <w:tcW w:w="673" w:type="dxa"/>
            <w:tcBorders>
              <w:top w:val="nil"/>
              <w:left w:val="nil"/>
              <w:bottom w:val="nil"/>
              <w:right w:val="nil"/>
            </w:tcBorders>
            <w:shd w:val="clear" w:color="auto" w:fill="auto"/>
            <w:noWrap/>
            <w:vAlign w:val="bottom"/>
            <w:hideMark/>
          </w:tcPr>
          <w:p w14:paraId="2E2A4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273289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w:t>
            </w:r>
          </w:p>
        </w:tc>
        <w:tc>
          <w:tcPr>
            <w:tcW w:w="673" w:type="dxa"/>
            <w:tcBorders>
              <w:top w:val="nil"/>
              <w:left w:val="nil"/>
              <w:bottom w:val="nil"/>
              <w:right w:val="nil"/>
            </w:tcBorders>
            <w:shd w:val="clear" w:color="auto" w:fill="auto"/>
            <w:noWrap/>
            <w:vAlign w:val="bottom"/>
            <w:hideMark/>
          </w:tcPr>
          <w:p w14:paraId="58CA76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6A343E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71618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32.0</w:t>
            </w:r>
          </w:p>
        </w:tc>
        <w:tc>
          <w:tcPr>
            <w:tcW w:w="673" w:type="dxa"/>
            <w:tcBorders>
              <w:top w:val="nil"/>
              <w:left w:val="nil"/>
              <w:bottom w:val="nil"/>
              <w:right w:val="nil"/>
            </w:tcBorders>
            <w:shd w:val="clear" w:color="auto" w:fill="auto"/>
            <w:noWrap/>
            <w:vAlign w:val="bottom"/>
            <w:hideMark/>
          </w:tcPr>
          <w:p w14:paraId="44DFBA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55F491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4" w:type="dxa"/>
            <w:tcBorders>
              <w:top w:val="nil"/>
              <w:left w:val="nil"/>
              <w:bottom w:val="nil"/>
              <w:right w:val="nil"/>
            </w:tcBorders>
            <w:shd w:val="clear" w:color="auto" w:fill="auto"/>
            <w:noWrap/>
            <w:vAlign w:val="bottom"/>
            <w:hideMark/>
          </w:tcPr>
          <w:p w14:paraId="228586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r>
      <w:tr w:rsidR="004B0B49" w:rsidRPr="0089132E" w14:paraId="3E692BB7" w14:textId="77777777" w:rsidTr="004B0B49">
        <w:trPr>
          <w:trHeight w:val="300"/>
        </w:trPr>
        <w:tc>
          <w:tcPr>
            <w:tcW w:w="1166" w:type="dxa"/>
            <w:tcBorders>
              <w:top w:val="nil"/>
              <w:left w:val="nil"/>
              <w:bottom w:val="nil"/>
              <w:right w:val="nil"/>
            </w:tcBorders>
            <w:shd w:val="clear" w:color="auto" w:fill="auto"/>
            <w:noWrap/>
            <w:vAlign w:val="bottom"/>
            <w:hideMark/>
          </w:tcPr>
          <w:p w14:paraId="1D457D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NGP0251</w:t>
            </w:r>
          </w:p>
        </w:tc>
        <w:tc>
          <w:tcPr>
            <w:tcW w:w="1320" w:type="dxa"/>
            <w:tcBorders>
              <w:top w:val="nil"/>
              <w:left w:val="nil"/>
              <w:bottom w:val="nil"/>
              <w:right w:val="nil"/>
            </w:tcBorders>
            <w:shd w:val="clear" w:color="auto" w:fill="auto"/>
            <w:noWrap/>
            <w:vAlign w:val="bottom"/>
            <w:hideMark/>
          </w:tcPr>
          <w:p w14:paraId="0DDB60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8/17/2011</w:t>
            </w:r>
          </w:p>
        </w:tc>
        <w:tc>
          <w:tcPr>
            <w:tcW w:w="1114" w:type="dxa"/>
            <w:tcBorders>
              <w:top w:val="nil"/>
              <w:left w:val="nil"/>
              <w:bottom w:val="nil"/>
              <w:right w:val="nil"/>
            </w:tcBorders>
            <w:shd w:val="clear" w:color="auto" w:fill="auto"/>
            <w:noWrap/>
            <w:vAlign w:val="bottom"/>
            <w:hideMark/>
          </w:tcPr>
          <w:p w14:paraId="34035D8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27DC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453_0</w:t>
            </w:r>
          </w:p>
        </w:tc>
        <w:tc>
          <w:tcPr>
            <w:tcW w:w="673" w:type="dxa"/>
            <w:tcBorders>
              <w:top w:val="nil"/>
              <w:left w:val="nil"/>
              <w:bottom w:val="nil"/>
              <w:right w:val="nil"/>
            </w:tcBorders>
            <w:shd w:val="clear" w:color="auto" w:fill="auto"/>
            <w:noWrap/>
            <w:vAlign w:val="bottom"/>
            <w:hideMark/>
          </w:tcPr>
          <w:p w14:paraId="144FBA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19.0</w:t>
            </w:r>
          </w:p>
        </w:tc>
        <w:tc>
          <w:tcPr>
            <w:tcW w:w="673" w:type="dxa"/>
            <w:tcBorders>
              <w:top w:val="nil"/>
              <w:left w:val="nil"/>
              <w:bottom w:val="nil"/>
              <w:right w:val="nil"/>
            </w:tcBorders>
            <w:shd w:val="clear" w:color="auto" w:fill="auto"/>
            <w:noWrap/>
            <w:vAlign w:val="bottom"/>
            <w:hideMark/>
          </w:tcPr>
          <w:p w14:paraId="51B5D2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766CC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DC1CA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w:t>
            </w:r>
          </w:p>
        </w:tc>
        <w:tc>
          <w:tcPr>
            <w:tcW w:w="673" w:type="dxa"/>
            <w:tcBorders>
              <w:top w:val="nil"/>
              <w:left w:val="nil"/>
              <w:bottom w:val="nil"/>
              <w:right w:val="nil"/>
            </w:tcBorders>
            <w:shd w:val="clear" w:color="auto" w:fill="auto"/>
            <w:noWrap/>
            <w:vAlign w:val="bottom"/>
            <w:hideMark/>
          </w:tcPr>
          <w:p w14:paraId="1E7937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B417E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0A9F0F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4" w:type="dxa"/>
            <w:tcBorders>
              <w:top w:val="nil"/>
              <w:left w:val="nil"/>
              <w:bottom w:val="nil"/>
              <w:right w:val="nil"/>
            </w:tcBorders>
            <w:shd w:val="clear" w:color="auto" w:fill="auto"/>
            <w:noWrap/>
            <w:vAlign w:val="bottom"/>
            <w:hideMark/>
          </w:tcPr>
          <w:p w14:paraId="131241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r>
      <w:tr w:rsidR="004B0B49" w:rsidRPr="0089132E" w14:paraId="3B7D2744" w14:textId="77777777" w:rsidTr="004B0B49">
        <w:trPr>
          <w:trHeight w:val="300"/>
        </w:trPr>
        <w:tc>
          <w:tcPr>
            <w:tcW w:w="1166" w:type="dxa"/>
            <w:tcBorders>
              <w:top w:val="nil"/>
              <w:left w:val="nil"/>
              <w:bottom w:val="nil"/>
              <w:right w:val="nil"/>
            </w:tcBorders>
            <w:shd w:val="clear" w:color="auto" w:fill="auto"/>
            <w:noWrap/>
            <w:vAlign w:val="bottom"/>
            <w:hideMark/>
          </w:tcPr>
          <w:p w14:paraId="63BEEA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NGP0252</w:t>
            </w:r>
          </w:p>
        </w:tc>
        <w:tc>
          <w:tcPr>
            <w:tcW w:w="1320" w:type="dxa"/>
            <w:tcBorders>
              <w:top w:val="nil"/>
              <w:left w:val="nil"/>
              <w:bottom w:val="nil"/>
              <w:right w:val="nil"/>
            </w:tcBorders>
            <w:shd w:val="clear" w:color="auto" w:fill="auto"/>
            <w:noWrap/>
            <w:vAlign w:val="bottom"/>
            <w:hideMark/>
          </w:tcPr>
          <w:p w14:paraId="2E36A3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8/17/2011</w:t>
            </w:r>
          </w:p>
        </w:tc>
        <w:tc>
          <w:tcPr>
            <w:tcW w:w="1114" w:type="dxa"/>
            <w:tcBorders>
              <w:top w:val="nil"/>
              <w:left w:val="nil"/>
              <w:bottom w:val="nil"/>
              <w:right w:val="nil"/>
            </w:tcBorders>
            <w:shd w:val="clear" w:color="auto" w:fill="auto"/>
            <w:noWrap/>
            <w:vAlign w:val="bottom"/>
            <w:hideMark/>
          </w:tcPr>
          <w:p w14:paraId="012CAEB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3764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454_0</w:t>
            </w:r>
          </w:p>
        </w:tc>
        <w:tc>
          <w:tcPr>
            <w:tcW w:w="673" w:type="dxa"/>
            <w:tcBorders>
              <w:top w:val="nil"/>
              <w:left w:val="nil"/>
              <w:bottom w:val="nil"/>
              <w:right w:val="nil"/>
            </w:tcBorders>
            <w:shd w:val="clear" w:color="auto" w:fill="auto"/>
            <w:noWrap/>
            <w:vAlign w:val="bottom"/>
            <w:hideMark/>
          </w:tcPr>
          <w:p w14:paraId="2A0B9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18CA8D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DB514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6CF65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D6434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8323D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3A744B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A6F50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r>
      <w:tr w:rsidR="004B0B49" w:rsidRPr="0089132E" w14:paraId="3C2E987D" w14:textId="77777777" w:rsidTr="004B0B49">
        <w:trPr>
          <w:trHeight w:val="300"/>
        </w:trPr>
        <w:tc>
          <w:tcPr>
            <w:tcW w:w="1166" w:type="dxa"/>
            <w:tcBorders>
              <w:top w:val="nil"/>
              <w:left w:val="nil"/>
              <w:bottom w:val="nil"/>
              <w:right w:val="nil"/>
            </w:tcBorders>
            <w:shd w:val="clear" w:color="auto" w:fill="auto"/>
            <w:noWrap/>
            <w:vAlign w:val="bottom"/>
            <w:hideMark/>
          </w:tcPr>
          <w:p w14:paraId="4B5829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MRC0125</w:t>
            </w:r>
          </w:p>
        </w:tc>
        <w:tc>
          <w:tcPr>
            <w:tcW w:w="1320" w:type="dxa"/>
            <w:tcBorders>
              <w:top w:val="nil"/>
              <w:left w:val="nil"/>
              <w:bottom w:val="nil"/>
              <w:right w:val="nil"/>
            </w:tcBorders>
            <w:shd w:val="clear" w:color="auto" w:fill="auto"/>
            <w:noWrap/>
            <w:vAlign w:val="bottom"/>
            <w:hideMark/>
          </w:tcPr>
          <w:p w14:paraId="10393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8/29/2011</w:t>
            </w:r>
          </w:p>
        </w:tc>
        <w:tc>
          <w:tcPr>
            <w:tcW w:w="1114" w:type="dxa"/>
            <w:tcBorders>
              <w:top w:val="nil"/>
              <w:left w:val="nil"/>
              <w:bottom w:val="nil"/>
              <w:right w:val="nil"/>
            </w:tcBorders>
            <w:shd w:val="clear" w:color="auto" w:fill="auto"/>
            <w:noWrap/>
            <w:vAlign w:val="bottom"/>
            <w:hideMark/>
          </w:tcPr>
          <w:p w14:paraId="7EC433B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011E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455_0</w:t>
            </w:r>
          </w:p>
        </w:tc>
        <w:tc>
          <w:tcPr>
            <w:tcW w:w="673" w:type="dxa"/>
            <w:tcBorders>
              <w:top w:val="nil"/>
              <w:left w:val="nil"/>
              <w:bottom w:val="nil"/>
              <w:right w:val="nil"/>
            </w:tcBorders>
            <w:shd w:val="clear" w:color="auto" w:fill="auto"/>
            <w:noWrap/>
            <w:vAlign w:val="bottom"/>
            <w:hideMark/>
          </w:tcPr>
          <w:p w14:paraId="6DFAA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3" w:type="dxa"/>
            <w:tcBorders>
              <w:top w:val="nil"/>
              <w:left w:val="nil"/>
              <w:bottom w:val="nil"/>
              <w:right w:val="nil"/>
            </w:tcBorders>
            <w:shd w:val="clear" w:color="auto" w:fill="auto"/>
            <w:noWrap/>
            <w:vAlign w:val="bottom"/>
            <w:hideMark/>
          </w:tcPr>
          <w:p w14:paraId="442103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41936D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4FE569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3" w:type="dxa"/>
            <w:tcBorders>
              <w:top w:val="nil"/>
              <w:left w:val="nil"/>
              <w:bottom w:val="nil"/>
              <w:right w:val="nil"/>
            </w:tcBorders>
            <w:shd w:val="clear" w:color="auto" w:fill="auto"/>
            <w:noWrap/>
            <w:vAlign w:val="bottom"/>
            <w:hideMark/>
          </w:tcPr>
          <w:p w14:paraId="2F09D0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2681C2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5B190D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6B371B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r>
      <w:tr w:rsidR="004B0B49" w:rsidRPr="0089132E" w14:paraId="2F364E6F" w14:textId="77777777" w:rsidTr="004B0B49">
        <w:trPr>
          <w:trHeight w:val="300"/>
        </w:trPr>
        <w:tc>
          <w:tcPr>
            <w:tcW w:w="1166" w:type="dxa"/>
            <w:tcBorders>
              <w:top w:val="nil"/>
              <w:left w:val="nil"/>
              <w:bottom w:val="nil"/>
              <w:right w:val="nil"/>
            </w:tcBorders>
            <w:shd w:val="clear" w:color="auto" w:fill="auto"/>
            <w:noWrap/>
            <w:vAlign w:val="bottom"/>
            <w:hideMark/>
          </w:tcPr>
          <w:p w14:paraId="629CD3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MRC0124</w:t>
            </w:r>
          </w:p>
        </w:tc>
        <w:tc>
          <w:tcPr>
            <w:tcW w:w="1320" w:type="dxa"/>
            <w:tcBorders>
              <w:top w:val="nil"/>
              <w:left w:val="nil"/>
              <w:bottom w:val="nil"/>
              <w:right w:val="nil"/>
            </w:tcBorders>
            <w:shd w:val="clear" w:color="auto" w:fill="auto"/>
            <w:noWrap/>
            <w:vAlign w:val="bottom"/>
            <w:hideMark/>
          </w:tcPr>
          <w:p w14:paraId="357D96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8/30/2011</w:t>
            </w:r>
          </w:p>
        </w:tc>
        <w:tc>
          <w:tcPr>
            <w:tcW w:w="1114" w:type="dxa"/>
            <w:tcBorders>
              <w:top w:val="nil"/>
              <w:left w:val="nil"/>
              <w:bottom w:val="nil"/>
              <w:right w:val="nil"/>
            </w:tcBorders>
            <w:shd w:val="clear" w:color="auto" w:fill="auto"/>
            <w:noWrap/>
            <w:vAlign w:val="bottom"/>
            <w:hideMark/>
          </w:tcPr>
          <w:p w14:paraId="2DFB2E4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82B70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456_0</w:t>
            </w:r>
          </w:p>
        </w:tc>
        <w:tc>
          <w:tcPr>
            <w:tcW w:w="673" w:type="dxa"/>
            <w:tcBorders>
              <w:top w:val="nil"/>
              <w:left w:val="nil"/>
              <w:bottom w:val="nil"/>
              <w:right w:val="nil"/>
            </w:tcBorders>
            <w:shd w:val="clear" w:color="auto" w:fill="auto"/>
            <w:noWrap/>
            <w:vAlign w:val="bottom"/>
            <w:hideMark/>
          </w:tcPr>
          <w:p w14:paraId="557857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w:t>
            </w:r>
          </w:p>
        </w:tc>
        <w:tc>
          <w:tcPr>
            <w:tcW w:w="673" w:type="dxa"/>
            <w:tcBorders>
              <w:top w:val="nil"/>
              <w:left w:val="nil"/>
              <w:bottom w:val="nil"/>
              <w:right w:val="nil"/>
            </w:tcBorders>
            <w:shd w:val="clear" w:color="auto" w:fill="auto"/>
            <w:noWrap/>
            <w:vAlign w:val="bottom"/>
            <w:hideMark/>
          </w:tcPr>
          <w:p w14:paraId="04B47E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97.6</w:t>
            </w:r>
          </w:p>
        </w:tc>
        <w:tc>
          <w:tcPr>
            <w:tcW w:w="673" w:type="dxa"/>
            <w:tcBorders>
              <w:top w:val="nil"/>
              <w:left w:val="nil"/>
              <w:bottom w:val="nil"/>
              <w:right w:val="nil"/>
            </w:tcBorders>
            <w:shd w:val="clear" w:color="auto" w:fill="auto"/>
            <w:noWrap/>
            <w:vAlign w:val="bottom"/>
            <w:hideMark/>
          </w:tcPr>
          <w:p w14:paraId="1B72A1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17A68EB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BBEA37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B926F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0BD484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39.5</w:t>
            </w:r>
          </w:p>
        </w:tc>
        <w:tc>
          <w:tcPr>
            <w:tcW w:w="674" w:type="dxa"/>
            <w:tcBorders>
              <w:top w:val="nil"/>
              <w:left w:val="nil"/>
              <w:bottom w:val="nil"/>
              <w:right w:val="nil"/>
            </w:tcBorders>
            <w:shd w:val="clear" w:color="auto" w:fill="auto"/>
            <w:noWrap/>
            <w:vAlign w:val="bottom"/>
            <w:hideMark/>
          </w:tcPr>
          <w:p w14:paraId="72F154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w:t>
            </w:r>
          </w:p>
        </w:tc>
      </w:tr>
      <w:tr w:rsidR="004B0B49" w:rsidRPr="0089132E" w14:paraId="6001ABF6" w14:textId="77777777" w:rsidTr="004B0B49">
        <w:trPr>
          <w:trHeight w:val="300"/>
        </w:trPr>
        <w:tc>
          <w:tcPr>
            <w:tcW w:w="1166" w:type="dxa"/>
            <w:tcBorders>
              <w:top w:val="nil"/>
              <w:left w:val="nil"/>
              <w:bottom w:val="nil"/>
              <w:right w:val="nil"/>
            </w:tcBorders>
            <w:shd w:val="clear" w:color="auto" w:fill="auto"/>
            <w:noWrap/>
            <w:vAlign w:val="bottom"/>
            <w:hideMark/>
          </w:tcPr>
          <w:p w14:paraId="516BD2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MRC0126</w:t>
            </w:r>
          </w:p>
        </w:tc>
        <w:tc>
          <w:tcPr>
            <w:tcW w:w="1320" w:type="dxa"/>
            <w:tcBorders>
              <w:top w:val="nil"/>
              <w:left w:val="nil"/>
              <w:bottom w:val="nil"/>
              <w:right w:val="nil"/>
            </w:tcBorders>
            <w:shd w:val="clear" w:color="auto" w:fill="auto"/>
            <w:noWrap/>
            <w:vAlign w:val="bottom"/>
            <w:hideMark/>
          </w:tcPr>
          <w:p w14:paraId="307026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9/6/2011</w:t>
            </w:r>
          </w:p>
        </w:tc>
        <w:tc>
          <w:tcPr>
            <w:tcW w:w="1114" w:type="dxa"/>
            <w:tcBorders>
              <w:top w:val="nil"/>
              <w:left w:val="nil"/>
              <w:bottom w:val="nil"/>
              <w:right w:val="nil"/>
            </w:tcBorders>
            <w:shd w:val="clear" w:color="auto" w:fill="auto"/>
            <w:noWrap/>
            <w:vAlign w:val="bottom"/>
            <w:hideMark/>
          </w:tcPr>
          <w:p w14:paraId="598865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0AFC6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457_0</w:t>
            </w:r>
          </w:p>
        </w:tc>
        <w:tc>
          <w:tcPr>
            <w:tcW w:w="673" w:type="dxa"/>
            <w:tcBorders>
              <w:top w:val="nil"/>
              <w:left w:val="nil"/>
              <w:bottom w:val="nil"/>
              <w:right w:val="nil"/>
            </w:tcBorders>
            <w:shd w:val="clear" w:color="auto" w:fill="auto"/>
            <w:noWrap/>
            <w:vAlign w:val="bottom"/>
            <w:hideMark/>
          </w:tcPr>
          <w:p w14:paraId="526B77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7FDCE3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c>
          <w:tcPr>
            <w:tcW w:w="673" w:type="dxa"/>
            <w:tcBorders>
              <w:top w:val="nil"/>
              <w:left w:val="nil"/>
              <w:bottom w:val="nil"/>
              <w:right w:val="nil"/>
            </w:tcBorders>
            <w:shd w:val="clear" w:color="auto" w:fill="auto"/>
            <w:noWrap/>
            <w:vAlign w:val="bottom"/>
            <w:hideMark/>
          </w:tcPr>
          <w:p w14:paraId="58182E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32C2BA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3840C4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BD8E6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3AFD5E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4" w:type="dxa"/>
            <w:tcBorders>
              <w:top w:val="nil"/>
              <w:left w:val="nil"/>
              <w:bottom w:val="nil"/>
              <w:right w:val="nil"/>
            </w:tcBorders>
            <w:shd w:val="clear" w:color="auto" w:fill="auto"/>
            <w:noWrap/>
            <w:vAlign w:val="bottom"/>
            <w:hideMark/>
          </w:tcPr>
          <w:p w14:paraId="25198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r>
      <w:tr w:rsidR="004B0B49" w:rsidRPr="0089132E" w14:paraId="25DB53A4" w14:textId="77777777" w:rsidTr="004B0B49">
        <w:trPr>
          <w:trHeight w:val="300"/>
        </w:trPr>
        <w:tc>
          <w:tcPr>
            <w:tcW w:w="1166" w:type="dxa"/>
            <w:tcBorders>
              <w:top w:val="nil"/>
              <w:left w:val="nil"/>
              <w:bottom w:val="nil"/>
              <w:right w:val="nil"/>
            </w:tcBorders>
            <w:shd w:val="clear" w:color="auto" w:fill="auto"/>
            <w:noWrap/>
            <w:vAlign w:val="bottom"/>
            <w:hideMark/>
          </w:tcPr>
          <w:p w14:paraId="3B2EF5E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MRC0123</w:t>
            </w:r>
          </w:p>
        </w:tc>
        <w:tc>
          <w:tcPr>
            <w:tcW w:w="1320" w:type="dxa"/>
            <w:tcBorders>
              <w:top w:val="nil"/>
              <w:left w:val="nil"/>
              <w:bottom w:val="nil"/>
              <w:right w:val="nil"/>
            </w:tcBorders>
            <w:shd w:val="clear" w:color="auto" w:fill="auto"/>
            <w:noWrap/>
            <w:vAlign w:val="bottom"/>
            <w:hideMark/>
          </w:tcPr>
          <w:p w14:paraId="139C6A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9/7/2011</w:t>
            </w:r>
          </w:p>
        </w:tc>
        <w:tc>
          <w:tcPr>
            <w:tcW w:w="1114" w:type="dxa"/>
            <w:tcBorders>
              <w:top w:val="nil"/>
              <w:left w:val="nil"/>
              <w:bottom w:val="nil"/>
              <w:right w:val="nil"/>
            </w:tcBorders>
            <w:shd w:val="clear" w:color="auto" w:fill="auto"/>
            <w:noWrap/>
            <w:vAlign w:val="bottom"/>
            <w:hideMark/>
          </w:tcPr>
          <w:p w14:paraId="72A3D5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23858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458_0</w:t>
            </w:r>
          </w:p>
        </w:tc>
        <w:tc>
          <w:tcPr>
            <w:tcW w:w="673" w:type="dxa"/>
            <w:tcBorders>
              <w:top w:val="nil"/>
              <w:left w:val="nil"/>
              <w:bottom w:val="nil"/>
              <w:right w:val="nil"/>
            </w:tcBorders>
            <w:shd w:val="clear" w:color="auto" w:fill="auto"/>
            <w:noWrap/>
            <w:vAlign w:val="bottom"/>
            <w:hideMark/>
          </w:tcPr>
          <w:p w14:paraId="16A460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84.0</w:t>
            </w:r>
          </w:p>
        </w:tc>
        <w:tc>
          <w:tcPr>
            <w:tcW w:w="673" w:type="dxa"/>
            <w:tcBorders>
              <w:top w:val="nil"/>
              <w:left w:val="nil"/>
              <w:bottom w:val="nil"/>
              <w:right w:val="nil"/>
            </w:tcBorders>
            <w:shd w:val="clear" w:color="auto" w:fill="auto"/>
            <w:noWrap/>
            <w:vAlign w:val="bottom"/>
            <w:hideMark/>
          </w:tcPr>
          <w:p w14:paraId="3B089D5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489EE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4A9525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w:t>
            </w:r>
          </w:p>
        </w:tc>
        <w:tc>
          <w:tcPr>
            <w:tcW w:w="673" w:type="dxa"/>
            <w:tcBorders>
              <w:top w:val="nil"/>
              <w:left w:val="nil"/>
              <w:bottom w:val="nil"/>
              <w:right w:val="nil"/>
            </w:tcBorders>
            <w:shd w:val="clear" w:color="auto" w:fill="auto"/>
            <w:noWrap/>
            <w:vAlign w:val="bottom"/>
            <w:hideMark/>
          </w:tcPr>
          <w:p w14:paraId="56C9BF9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4C884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B924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46.6</w:t>
            </w:r>
          </w:p>
        </w:tc>
        <w:tc>
          <w:tcPr>
            <w:tcW w:w="674" w:type="dxa"/>
            <w:tcBorders>
              <w:top w:val="nil"/>
              <w:left w:val="nil"/>
              <w:bottom w:val="nil"/>
              <w:right w:val="nil"/>
            </w:tcBorders>
            <w:shd w:val="clear" w:color="auto" w:fill="auto"/>
            <w:noWrap/>
            <w:vAlign w:val="bottom"/>
            <w:hideMark/>
          </w:tcPr>
          <w:p w14:paraId="65C732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90.5</w:t>
            </w:r>
          </w:p>
        </w:tc>
      </w:tr>
      <w:tr w:rsidR="004B0B49" w:rsidRPr="0089132E" w14:paraId="52A46035" w14:textId="77777777" w:rsidTr="004B0B49">
        <w:trPr>
          <w:trHeight w:val="300"/>
        </w:trPr>
        <w:tc>
          <w:tcPr>
            <w:tcW w:w="1166" w:type="dxa"/>
            <w:tcBorders>
              <w:top w:val="nil"/>
              <w:left w:val="nil"/>
              <w:bottom w:val="nil"/>
              <w:right w:val="nil"/>
            </w:tcBorders>
            <w:shd w:val="clear" w:color="auto" w:fill="auto"/>
            <w:noWrap/>
            <w:vAlign w:val="bottom"/>
            <w:hideMark/>
          </w:tcPr>
          <w:p w14:paraId="6A2475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NGP0243</w:t>
            </w:r>
          </w:p>
        </w:tc>
        <w:tc>
          <w:tcPr>
            <w:tcW w:w="1320" w:type="dxa"/>
            <w:tcBorders>
              <w:top w:val="nil"/>
              <w:left w:val="nil"/>
              <w:bottom w:val="nil"/>
              <w:right w:val="nil"/>
            </w:tcBorders>
            <w:shd w:val="clear" w:color="auto" w:fill="auto"/>
            <w:noWrap/>
            <w:vAlign w:val="bottom"/>
            <w:hideMark/>
          </w:tcPr>
          <w:p w14:paraId="13C6F3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9/12/2011</w:t>
            </w:r>
          </w:p>
        </w:tc>
        <w:tc>
          <w:tcPr>
            <w:tcW w:w="1114" w:type="dxa"/>
            <w:tcBorders>
              <w:top w:val="nil"/>
              <w:left w:val="nil"/>
              <w:bottom w:val="nil"/>
              <w:right w:val="nil"/>
            </w:tcBorders>
            <w:shd w:val="clear" w:color="auto" w:fill="auto"/>
            <w:noWrap/>
            <w:vAlign w:val="bottom"/>
            <w:hideMark/>
          </w:tcPr>
          <w:p w14:paraId="5275E69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01C96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459_0</w:t>
            </w:r>
          </w:p>
        </w:tc>
        <w:tc>
          <w:tcPr>
            <w:tcW w:w="673" w:type="dxa"/>
            <w:tcBorders>
              <w:top w:val="nil"/>
              <w:left w:val="nil"/>
              <w:bottom w:val="nil"/>
              <w:right w:val="nil"/>
            </w:tcBorders>
            <w:shd w:val="clear" w:color="auto" w:fill="auto"/>
            <w:noWrap/>
            <w:vAlign w:val="bottom"/>
            <w:hideMark/>
          </w:tcPr>
          <w:p w14:paraId="33D07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5E910B5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D6C77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453219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E0E4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73CC8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40.0</w:t>
            </w:r>
          </w:p>
        </w:tc>
        <w:tc>
          <w:tcPr>
            <w:tcW w:w="673" w:type="dxa"/>
            <w:tcBorders>
              <w:top w:val="nil"/>
              <w:left w:val="nil"/>
              <w:bottom w:val="nil"/>
              <w:right w:val="nil"/>
            </w:tcBorders>
            <w:shd w:val="clear" w:color="auto" w:fill="auto"/>
            <w:noWrap/>
            <w:vAlign w:val="bottom"/>
            <w:hideMark/>
          </w:tcPr>
          <w:p w14:paraId="084AF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4" w:type="dxa"/>
            <w:tcBorders>
              <w:top w:val="nil"/>
              <w:left w:val="nil"/>
              <w:bottom w:val="nil"/>
              <w:right w:val="nil"/>
            </w:tcBorders>
            <w:shd w:val="clear" w:color="auto" w:fill="auto"/>
            <w:noWrap/>
            <w:vAlign w:val="bottom"/>
            <w:hideMark/>
          </w:tcPr>
          <w:p w14:paraId="3E36AD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14.4</w:t>
            </w:r>
          </w:p>
        </w:tc>
      </w:tr>
      <w:tr w:rsidR="004B0B49" w:rsidRPr="0089132E" w14:paraId="3F44B152" w14:textId="77777777" w:rsidTr="004B0B49">
        <w:trPr>
          <w:trHeight w:val="300"/>
        </w:trPr>
        <w:tc>
          <w:tcPr>
            <w:tcW w:w="1166" w:type="dxa"/>
            <w:tcBorders>
              <w:top w:val="nil"/>
              <w:left w:val="nil"/>
              <w:bottom w:val="nil"/>
              <w:right w:val="nil"/>
            </w:tcBorders>
            <w:shd w:val="clear" w:color="auto" w:fill="auto"/>
            <w:noWrap/>
            <w:vAlign w:val="bottom"/>
            <w:hideMark/>
          </w:tcPr>
          <w:p w14:paraId="070BB24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NGP0244</w:t>
            </w:r>
          </w:p>
        </w:tc>
        <w:tc>
          <w:tcPr>
            <w:tcW w:w="1320" w:type="dxa"/>
            <w:tcBorders>
              <w:top w:val="nil"/>
              <w:left w:val="nil"/>
              <w:bottom w:val="nil"/>
              <w:right w:val="nil"/>
            </w:tcBorders>
            <w:shd w:val="clear" w:color="auto" w:fill="auto"/>
            <w:noWrap/>
            <w:vAlign w:val="bottom"/>
            <w:hideMark/>
          </w:tcPr>
          <w:p w14:paraId="66C37C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9/13/2011</w:t>
            </w:r>
          </w:p>
        </w:tc>
        <w:tc>
          <w:tcPr>
            <w:tcW w:w="1114" w:type="dxa"/>
            <w:tcBorders>
              <w:top w:val="nil"/>
              <w:left w:val="nil"/>
              <w:bottom w:val="nil"/>
              <w:right w:val="nil"/>
            </w:tcBorders>
            <w:shd w:val="clear" w:color="auto" w:fill="auto"/>
            <w:noWrap/>
            <w:vAlign w:val="bottom"/>
            <w:hideMark/>
          </w:tcPr>
          <w:p w14:paraId="749E503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87866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460_0</w:t>
            </w:r>
          </w:p>
        </w:tc>
        <w:tc>
          <w:tcPr>
            <w:tcW w:w="673" w:type="dxa"/>
            <w:tcBorders>
              <w:top w:val="nil"/>
              <w:left w:val="nil"/>
              <w:bottom w:val="nil"/>
              <w:right w:val="nil"/>
            </w:tcBorders>
            <w:shd w:val="clear" w:color="auto" w:fill="auto"/>
            <w:noWrap/>
            <w:vAlign w:val="bottom"/>
            <w:hideMark/>
          </w:tcPr>
          <w:p w14:paraId="3E0268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3" w:type="dxa"/>
            <w:tcBorders>
              <w:top w:val="nil"/>
              <w:left w:val="nil"/>
              <w:bottom w:val="nil"/>
              <w:right w:val="nil"/>
            </w:tcBorders>
            <w:shd w:val="clear" w:color="auto" w:fill="auto"/>
            <w:noWrap/>
            <w:vAlign w:val="bottom"/>
            <w:hideMark/>
          </w:tcPr>
          <w:p w14:paraId="7D7811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023D2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26.8</w:t>
            </w:r>
          </w:p>
        </w:tc>
        <w:tc>
          <w:tcPr>
            <w:tcW w:w="673" w:type="dxa"/>
            <w:tcBorders>
              <w:top w:val="nil"/>
              <w:left w:val="nil"/>
              <w:bottom w:val="nil"/>
              <w:right w:val="nil"/>
            </w:tcBorders>
            <w:shd w:val="clear" w:color="auto" w:fill="auto"/>
            <w:noWrap/>
            <w:vAlign w:val="bottom"/>
            <w:hideMark/>
          </w:tcPr>
          <w:p w14:paraId="7FD8E1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17.0</w:t>
            </w:r>
          </w:p>
        </w:tc>
        <w:tc>
          <w:tcPr>
            <w:tcW w:w="673" w:type="dxa"/>
            <w:tcBorders>
              <w:top w:val="nil"/>
              <w:left w:val="nil"/>
              <w:bottom w:val="nil"/>
              <w:right w:val="nil"/>
            </w:tcBorders>
            <w:shd w:val="clear" w:color="auto" w:fill="auto"/>
            <w:noWrap/>
            <w:vAlign w:val="bottom"/>
            <w:hideMark/>
          </w:tcPr>
          <w:p w14:paraId="3E3DDB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3" w:type="dxa"/>
            <w:tcBorders>
              <w:top w:val="nil"/>
              <w:left w:val="nil"/>
              <w:bottom w:val="nil"/>
              <w:right w:val="nil"/>
            </w:tcBorders>
            <w:shd w:val="clear" w:color="auto" w:fill="auto"/>
            <w:noWrap/>
            <w:vAlign w:val="bottom"/>
            <w:hideMark/>
          </w:tcPr>
          <w:p w14:paraId="66098F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17C9DB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4" w:type="dxa"/>
            <w:tcBorders>
              <w:top w:val="nil"/>
              <w:left w:val="nil"/>
              <w:bottom w:val="nil"/>
              <w:right w:val="nil"/>
            </w:tcBorders>
            <w:shd w:val="clear" w:color="auto" w:fill="auto"/>
            <w:noWrap/>
            <w:vAlign w:val="bottom"/>
            <w:hideMark/>
          </w:tcPr>
          <w:p w14:paraId="360029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r>
      <w:tr w:rsidR="004B0B49" w:rsidRPr="0089132E" w14:paraId="2AD0A3D0" w14:textId="77777777" w:rsidTr="004B0B49">
        <w:trPr>
          <w:trHeight w:val="300"/>
        </w:trPr>
        <w:tc>
          <w:tcPr>
            <w:tcW w:w="1166" w:type="dxa"/>
            <w:tcBorders>
              <w:top w:val="nil"/>
              <w:left w:val="nil"/>
              <w:bottom w:val="nil"/>
              <w:right w:val="nil"/>
            </w:tcBorders>
            <w:shd w:val="clear" w:color="auto" w:fill="auto"/>
            <w:noWrap/>
            <w:vAlign w:val="bottom"/>
            <w:hideMark/>
          </w:tcPr>
          <w:p w14:paraId="49537B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MRE0033</w:t>
            </w:r>
          </w:p>
        </w:tc>
        <w:tc>
          <w:tcPr>
            <w:tcW w:w="1320" w:type="dxa"/>
            <w:tcBorders>
              <w:top w:val="nil"/>
              <w:left w:val="nil"/>
              <w:bottom w:val="nil"/>
              <w:right w:val="nil"/>
            </w:tcBorders>
            <w:shd w:val="clear" w:color="auto" w:fill="auto"/>
            <w:noWrap/>
            <w:vAlign w:val="bottom"/>
            <w:hideMark/>
          </w:tcPr>
          <w:p w14:paraId="22C3CE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9/19/2011</w:t>
            </w:r>
          </w:p>
        </w:tc>
        <w:tc>
          <w:tcPr>
            <w:tcW w:w="1114" w:type="dxa"/>
            <w:tcBorders>
              <w:top w:val="nil"/>
              <w:left w:val="nil"/>
              <w:bottom w:val="nil"/>
              <w:right w:val="nil"/>
            </w:tcBorders>
            <w:shd w:val="clear" w:color="auto" w:fill="auto"/>
            <w:noWrap/>
            <w:vAlign w:val="bottom"/>
            <w:hideMark/>
          </w:tcPr>
          <w:p w14:paraId="4CDFE3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436352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461_0</w:t>
            </w:r>
          </w:p>
        </w:tc>
        <w:tc>
          <w:tcPr>
            <w:tcW w:w="673" w:type="dxa"/>
            <w:tcBorders>
              <w:top w:val="nil"/>
              <w:left w:val="nil"/>
              <w:bottom w:val="nil"/>
              <w:right w:val="nil"/>
            </w:tcBorders>
            <w:shd w:val="clear" w:color="auto" w:fill="auto"/>
            <w:noWrap/>
            <w:vAlign w:val="bottom"/>
            <w:hideMark/>
          </w:tcPr>
          <w:p w14:paraId="6EA23A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60AAAA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w:t>
            </w:r>
          </w:p>
        </w:tc>
        <w:tc>
          <w:tcPr>
            <w:tcW w:w="673" w:type="dxa"/>
            <w:tcBorders>
              <w:top w:val="nil"/>
              <w:left w:val="nil"/>
              <w:bottom w:val="nil"/>
              <w:right w:val="nil"/>
            </w:tcBorders>
            <w:shd w:val="clear" w:color="auto" w:fill="auto"/>
            <w:noWrap/>
            <w:vAlign w:val="bottom"/>
            <w:hideMark/>
          </w:tcPr>
          <w:p w14:paraId="0E496F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32396C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5FF417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3230BA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127376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4" w:type="dxa"/>
            <w:tcBorders>
              <w:top w:val="nil"/>
              <w:left w:val="nil"/>
              <w:bottom w:val="nil"/>
              <w:right w:val="nil"/>
            </w:tcBorders>
            <w:shd w:val="clear" w:color="auto" w:fill="auto"/>
            <w:noWrap/>
            <w:vAlign w:val="bottom"/>
            <w:hideMark/>
          </w:tcPr>
          <w:p w14:paraId="72A123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r>
      <w:tr w:rsidR="004B0B49" w:rsidRPr="0089132E" w14:paraId="552AC447" w14:textId="77777777" w:rsidTr="004B0B49">
        <w:trPr>
          <w:trHeight w:val="300"/>
        </w:trPr>
        <w:tc>
          <w:tcPr>
            <w:tcW w:w="1166" w:type="dxa"/>
            <w:tcBorders>
              <w:top w:val="nil"/>
              <w:left w:val="nil"/>
              <w:bottom w:val="nil"/>
              <w:right w:val="nil"/>
            </w:tcBorders>
            <w:shd w:val="clear" w:color="auto" w:fill="auto"/>
            <w:noWrap/>
            <w:vAlign w:val="bottom"/>
            <w:hideMark/>
          </w:tcPr>
          <w:p w14:paraId="21292A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MRE0032</w:t>
            </w:r>
          </w:p>
        </w:tc>
        <w:tc>
          <w:tcPr>
            <w:tcW w:w="1320" w:type="dxa"/>
            <w:tcBorders>
              <w:top w:val="nil"/>
              <w:left w:val="nil"/>
              <w:bottom w:val="nil"/>
              <w:right w:val="nil"/>
            </w:tcBorders>
            <w:shd w:val="clear" w:color="auto" w:fill="auto"/>
            <w:noWrap/>
            <w:vAlign w:val="bottom"/>
            <w:hideMark/>
          </w:tcPr>
          <w:p w14:paraId="43476C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9/20/2011</w:t>
            </w:r>
          </w:p>
        </w:tc>
        <w:tc>
          <w:tcPr>
            <w:tcW w:w="1114" w:type="dxa"/>
            <w:tcBorders>
              <w:top w:val="nil"/>
              <w:left w:val="nil"/>
              <w:bottom w:val="nil"/>
              <w:right w:val="nil"/>
            </w:tcBorders>
            <w:shd w:val="clear" w:color="auto" w:fill="auto"/>
            <w:noWrap/>
            <w:vAlign w:val="bottom"/>
            <w:hideMark/>
          </w:tcPr>
          <w:p w14:paraId="2615EB3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ED10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462_0</w:t>
            </w:r>
          </w:p>
        </w:tc>
        <w:tc>
          <w:tcPr>
            <w:tcW w:w="673" w:type="dxa"/>
            <w:tcBorders>
              <w:top w:val="nil"/>
              <w:left w:val="nil"/>
              <w:bottom w:val="nil"/>
              <w:right w:val="nil"/>
            </w:tcBorders>
            <w:shd w:val="clear" w:color="auto" w:fill="auto"/>
            <w:noWrap/>
            <w:vAlign w:val="bottom"/>
            <w:hideMark/>
          </w:tcPr>
          <w:p w14:paraId="6EA078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1D3B45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c>
          <w:tcPr>
            <w:tcW w:w="673" w:type="dxa"/>
            <w:tcBorders>
              <w:top w:val="nil"/>
              <w:left w:val="nil"/>
              <w:bottom w:val="nil"/>
              <w:right w:val="nil"/>
            </w:tcBorders>
            <w:shd w:val="clear" w:color="auto" w:fill="auto"/>
            <w:noWrap/>
            <w:vAlign w:val="bottom"/>
            <w:hideMark/>
          </w:tcPr>
          <w:p w14:paraId="05D2F8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09A4737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4EE6E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4A03AF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0A80B2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4" w:type="dxa"/>
            <w:tcBorders>
              <w:top w:val="nil"/>
              <w:left w:val="nil"/>
              <w:bottom w:val="nil"/>
              <w:right w:val="nil"/>
            </w:tcBorders>
            <w:shd w:val="clear" w:color="auto" w:fill="auto"/>
            <w:noWrap/>
            <w:vAlign w:val="bottom"/>
            <w:hideMark/>
          </w:tcPr>
          <w:p w14:paraId="065064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95.7</w:t>
            </w:r>
          </w:p>
        </w:tc>
      </w:tr>
      <w:tr w:rsidR="004B0B49" w:rsidRPr="0089132E" w14:paraId="5F1C21F7" w14:textId="77777777" w:rsidTr="004B0B49">
        <w:trPr>
          <w:trHeight w:val="300"/>
        </w:trPr>
        <w:tc>
          <w:tcPr>
            <w:tcW w:w="1166" w:type="dxa"/>
            <w:tcBorders>
              <w:top w:val="nil"/>
              <w:left w:val="nil"/>
              <w:bottom w:val="nil"/>
              <w:right w:val="nil"/>
            </w:tcBorders>
            <w:shd w:val="clear" w:color="auto" w:fill="auto"/>
            <w:noWrap/>
            <w:vAlign w:val="bottom"/>
            <w:hideMark/>
          </w:tcPr>
          <w:p w14:paraId="64B8C7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NGP0248</w:t>
            </w:r>
          </w:p>
        </w:tc>
        <w:tc>
          <w:tcPr>
            <w:tcW w:w="1320" w:type="dxa"/>
            <w:tcBorders>
              <w:top w:val="nil"/>
              <w:left w:val="nil"/>
              <w:bottom w:val="nil"/>
              <w:right w:val="nil"/>
            </w:tcBorders>
            <w:shd w:val="clear" w:color="auto" w:fill="auto"/>
            <w:noWrap/>
            <w:vAlign w:val="bottom"/>
            <w:hideMark/>
          </w:tcPr>
          <w:p w14:paraId="1FCD9F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9/26/2011</w:t>
            </w:r>
          </w:p>
        </w:tc>
        <w:tc>
          <w:tcPr>
            <w:tcW w:w="1114" w:type="dxa"/>
            <w:tcBorders>
              <w:top w:val="nil"/>
              <w:left w:val="nil"/>
              <w:bottom w:val="nil"/>
              <w:right w:val="nil"/>
            </w:tcBorders>
            <w:shd w:val="clear" w:color="auto" w:fill="auto"/>
            <w:noWrap/>
            <w:vAlign w:val="bottom"/>
            <w:hideMark/>
          </w:tcPr>
          <w:p w14:paraId="2E71D10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F6D0F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464_0</w:t>
            </w:r>
          </w:p>
        </w:tc>
        <w:tc>
          <w:tcPr>
            <w:tcW w:w="673" w:type="dxa"/>
            <w:tcBorders>
              <w:top w:val="nil"/>
              <w:left w:val="nil"/>
              <w:bottom w:val="nil"/>
              <w:right w:val="nil"/>
            </w:tcBorders>
            <w:shd w:val="clear" w:color="auto" w:fill="auto"/>
            <w:noWrap/>
            <w:vAlign w:val="bottom"/>
            <w:hideMark/>
          </w:tcPr>
          <w:p w14:paraId="75EC01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79F1F3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5219E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c>
          <w:tcPr>
            <w:tcW w:w="673" w:type="dxa"/>
            <w:tcBorders>
              <w:top w:val="nil"/>
              <w:left w:val="nil"/>
              <w:bottom w:val="nil"/>
              <w:right w:val="nil"/>
            </w:tcBorders>
            <w:shd w:val="clear" w:color="auto" w:fill="auto"/>
            <w:noWrap/>
            <w:vAlign w:val="bottom"/>
            <w:hideMark/>
          </w:tcPr>
          <w:p w14:paraId="47DB88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34.4</w:t>
            </w:r>
          </w:p>
        </w:tc>
        <w:tc>
          <w:tcPr>
            <w:tcW w:w="673" w:type="dxa"/>
            <w:tcBorders>
              <w:top w:val="nil"/>
              <w:left w:val="nil"/>
              <w:bottom w:val="nil"/>
              <w:right w:val="nil"/>
            </w:tcBorders>
            <w:shd w:val="clear" w:color="auto" w:fill="auto"/>
            <w:noWrap/>
            <w:vAlign w:val="bottom"/>
            <w:hideMark/>
          </w:tcPr>
          <w:p w14:paraId="4C0177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w:t>
            </w:r>
          </w:p>
        </w:tc>
        <w:tc>
          <w:tcPr>
            <w:tcW w:w="673" w:type="dxa"/>
            <w:tcBorders>
              <w:top w:val="nil"/>
              <w:left w:val="nil"/>
              <w:bottom w:val="nil"/>
              <w:right w:val="nil"/>
            </w:tcBorders>
            <w:shd w:val="clear" w:color="auto" w:fill="auto"/>
            <w:noWrap/>
            <w:vAlign w:val="bottom"/>
            <w:hideMark/>
          </w:tcPr>
          <w:p w14:paraId="6F5F02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2AE2F2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4" w:type="dxa"/>
            <w:tcBorders>
              <w:top w:val="nil"/>
              <w:left w:val="nil"/>
              <w:bottom w:val="nil"/>
              <w:right w:val="nil"/>
            </w:tcBorders>
            <w:shd w:val="clear" w:color="auto" w:fill="auto"/>
            <w:noWrap/>
            <w:vAlign w:val="bottom"/>
            <w:hideMark/>
          </w:tcPr>
          <w:p w14:paraId="5F83D2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r>
      <w:tr w:rsidR="004B0B49" w:rsidRPr="0089132E" w14:paraId="1282BDB3" w14:textId="77777777" w:rsidTr="004B0B49">
        <w:trPr>
          <w:trHeight w:val="300"/>
        </w:trPr>
        <w:tc>
          <w:tcPr>
            <w:tcW w:w="1166" w:type="dxa"/>
            <w:tcBorders>
              <w:top w:val="nil"/>
              <w:left w:val="nil"/>
              <w:bottom w:val="nil"/>
              <w:right w:val="nil"/>
            </w:tcBorders>
            <w:shd w:val="clear" w:color="auto" w:fill="auto"/>
            <w:noWrap/>
            <w:vAlign w:val="bottom"/>
            <w:hideMark/>
          </w:tcPr>
          <w:p w14:paraId="554FE4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MRC0127</w:t>
            </w:r>
          </w:p>
        </w:tc>
        <w:tc>
          <w:tcPr>
            <w:tcW w:w="1320" w:type="dxa"/>
            <w:tcBorders>
              <w:top w:val="nil"/>
              <w:left w:val="nil"/>
              <w:bottom w:val="nil"/>
              <w:right w:val="nil"/>
            </w:tcBorders>
            <w:shd w:val="clear" w:color="auto" w:fill="auto"/>
            <w:noWrap/>
            <w:vAlign w:val="bottom"/>
            <w:hideMark/>
          </w:tcPr>
          <w:p w14:paraId="74EB1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9/27/2011</w:t>
            </w:r>
          </w:p>
        </w:tc>
        <w:tc>
          <w:tcPr>
            <w:tcW w:w="1114" w:type="dxa"/>
            <w:tcBorders>
              <w:top w:val="nil"/>
              <w:left w:val="nil"/>
              <w:bottom w:val="nil"/>
              <w:right w:val="nil"/>
            </w:tcBorders>
            <w:shd w:val="clear" w:color="auto" w:fill="auto"/>
            <w:noWrap/>
            <w:vAlign w:val="bottom"/>
            <w:hideMark/>
          </w:tcPr>
          <w:p w14:paraId="797B11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1640A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465_0</w:t>
            </w:r>
          </w:p>
        </w:tc>
        <w:tc>
          <w:tcPr>
            <w:tcW w:w="673" w:type="dxa"/>
            <w:tcBorders>
              <w:top w:val="nil"/>
              <w:left w:val="nil"/>
              <w:bottom w:val="nil"/>
              <w:right w:val="nil"/>
            </w:tcBorders>
            <w:shd w:val="clear" w:color="auto" w:fill="auto"/>
            <w:noWrap/>
            <w:vAlign w:val="bottom"/>
            <w:hideMark/>
          </w:tcPr>
          <w:p w14:paraId="75E35E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2EA6BE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28.0</w:t>
            </w:r>
          </w:p>
        </w:tc>
        <w:tc>
          <w:tcPr>
            <w:tcW w:w="673" w:type="dxa"/>
            <w:tcBorders>
              <w:top w:val="nil"/>
              <w:left w:val="nil"/>
              <w:bottom w:val="nil"/>
              <w:right w:val="nil"/>
            </w:tcBorders>
            <w:shd w:val="clear" w:color="auto" w:fill="auto"/>
            <w:noWrap/>
            <w:vAlign w:val="bottom"/>
            <w:hideMark/>
          </w:tcPr>
          <w:p w14:paraId="4DD959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264F19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98.0</w:t>
            </w:r>
          </w:p>
        </w:tc>
        <w:tc>
          <w:tcPr>
            <w:tcW w:w="673" w:type="dxa"/>
            <w:tcBorders>
              <w:top w:val="nil"/>
              <w:left w:val="nil"/>
              <w:bottom w:val="nil"/>
              <w:right w:val="nil"/>
            </w:tcBorders>
            <w:shd w:val="clear" w:color="auto" w:fill="auto"/>
            <w:noWrap/>
            <w:vAlign w:val="bottom"/>
            <w:hideMark/>
          </w:tcPr>
          <w:p w14:paraId="438C52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88.1</w:t>
            </w:r>
          </w:p>
        </w:tc>
        <w:tc>
          <w:tcPr>
            <w:tcW w:w="673" w:type="dxa"/>
            <w:tcBorders>
              <w:top w:val="nil"/>
              <w:left w:val="nil"/>
              <w:bottom w:val="nil"/>
              <w:right w:val="nil"/>
            </w:tcBorders>
            <w:shd w:val="clear" w:color="auto" w:fill="auto"/>
            <w:noWrap/>
            <w:vAlign w:val="bottom"/>
            <w:hideMark/>
          </w:tcPr>
          <w:p w14:paraId="793AA42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9B851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67.3</w:t>
            </w:r>
          </w:p>
        </w:tc>
        <w:tc>
          <w:tcPr>
            <w:tcW w:w="674" w:type="dxa"/>
            <w:tcBorders>
              <w:top w:val="nil"/>
              <w:left w:val="nil"/>
              <w:bottom w:val="nil"/>
              <w:right w:val="nil"/>
            </w:tcBorders>
            <w:shd w:val="clear" w:color="auto" w:fill="auto"/>
            <w:noWrap/>
            <w:vAlign w:val="bottom"/>
            <w:hideMark/>
          </w:tcPr>
          <w:p w14:paraId="0F177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r>
      <w:tr w:rsidR="004B0B49" w:rsidRPr="0089132E" w14:paraId="0D907DFD" w14:textId="77777777" w:rsidTr="004B0B49">
        <w:trPr>
          <w:trHeight w:val="300"/>
        </w:trPr>
        <w:tc>
          <w:tcPr>
            <w:tcW w:w="1166" w:type="dxa"/>
            <w:tcBorders>
              <w:top w:val="nil"/>
              <w:left w:val="nil"/>
              <w:bottom w:val="nil"/>
              <w:right w:val="nil"/>
            </w:tcBorders>
            <w:shd w:val="clear" w:color="auto" w:fill="auto"/>
            <w:noWrap/>
            <w:vAlign w:val="bottom"/>
            <w:hideMark/>
          </w:tcPr>
          <w:p w14:paraId="3CB432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NGP0240</w:t>
            </w:r>
          </w:p>
        </w:tc>
        <w:tc>
          <w:tcPr>
            <w:tcW w:w="1320" w:type="dxa"/>
            <w:tcBorders>
              <w:top w:val="nil"/>
              <w:left w:val="nil"/>
              <w:bottom w:val="nil"/>
              <w:right w:val="nil"/>
            </w:tcBorders>
            <w:shd w:val="clear" w:color="auto" w:fill="auto"/>
            <w:noWrap/>
            <w:vAlign w:val="bottom"/>
            <w:hideMark/>
          </w:tcPr>
          <w:p w14:paraId="67FC74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9/28/2011</w:t>
            </w:r>
          </w:p>
        </w:tc>
        <w:tc>
          <w:tcPr>
            <w:tcW w:w="1114" w:type="dxa"/>
            <w:tcBorders>
              <w:top w:val="nil"/>
              <w:left w:val="nil"/>
              <w:bottom w:val="nil"/>
              <w:right w:val="nil"/>
            </w:tcBorders>
            <w:shd w:val="clear" w:color="auto" w:fill="auto"/>
            <w:noWrap/>
            <w:vAlign w:val="bottom"/>
            <w:hideMark/>
          </w:tcPr>
          <w:p w14:paraId="5B12CE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75D8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466_0</w:t>
            </w:r>
          </w:p>
        </w:tc>
        <w:tc>
          <w:tcPr>
            <w:tcW w:w="673" w:type="dxa"/>
            <w:tcBorders>
              <w:top w:val="nil"/>
              <w:left w:val="nil"/>
              <w:bottom w:val="nil"/>
              <w:right w:val="nil"/>
            </w:tcBorders>
            <w:shd w:val="clear" w:color="auto" w:fill="auto"/>
            <w:noWrap/>
            <w:vAlign w:val="bottom"/>
            <w:hideMark/>
          </w:tcPr>
          <w:p w14:paraId="730BF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2CEA99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3F20E1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6B7DD6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55A752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14.0</w:t>
            </w:r>
          </w:p>
        </w:tc>
        <w:tc>
          <w:tcPr>
            <w:tcW w:w="673" w:type="dxa"/>
            <w:tcBorders>
              <w:top w:val="nil"/>
              <w:left w:val="nil"/>
              <w:bottom w:val="nil"/>
              <w:right w:val="nil"/>
            </w:tcBorders>
            <w:shd w:val="clear" w:color="auto" w:fill="auto"/>
            <w:noWrap/>
            <w:vAlign w:val="bottom"/>
            <w:hideMark/>
          </w:tcPr>
          <w:p w14:paraId="0F26A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57E36A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11.2</w:t>
            </w:r>
          </w:p>
        </w:tc>
        <w:tc>
          <w:tcPr>
            <w:tcW w:w="674" w:type="dxa"/>
            <w:tcBorders>
              <w:top w:val="nil"/>
              <w:left w:val="nil"/>
              <w:bottom w:val="nil"/>
              <w:right w:val="nil"/>
            </w:tcBorders>
            <w:shd w:val="clear" w:color="auto" w:fill="auto"/>
            <w:noWrap/>
            <w:vAlign w:val="bottom"/>
            <w:hideMark/>
          </w:tcPr>
          <w:p w14:paraId="4A6B33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13.8</w:t>
            </w:r>
          </w:p>
        </w:tc>
      </w:tr>
      <w:tr w:rsidR="004B0B49" w:rsidRPr="0089132E" w14:paraId="2227645D" w14:textId="77777777" w:rsidTr="004B0B49">
        <w:trPr>
          <w:trHeight w:val="300"/>
        </w:trPr>
        <w:tc>
          <w:tcPr>
            <w:tcW w:w="1166" w:type="dxa"/>
            <w:tcBorders>
              <w:top w:val="nil"/>
              <w:left w:val="nil"/>
              <w:bottom w:val="nil"/>
              <w:right w:val="nil"/>
            </w:tcBorders>
            <w:shd w:val="clear" w:color="auto" w:fill="auto"/>
            <w:noWrap/>
            <w:vAlign w:val="bottom"/>
            <w:hideMark/>
          </w:tcPr>
          <w:p w14:paraId="7B3E17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NGP0247</w:t>
            </w:r>
          </w:p>
        </w:tc>
        <w:tc>
          <w:tcPr>
            <w:tcW w:w="1320" w:type="dxa"/>
            <w:tcBorders>
              <w:top w:val="nil"/>
              <w:left w:val="nil"/>
              <w:bottom w:val="nil"/>
              <w:right w:val="nil"/>
            </w:tcBorders>
            <w:shd w:val="clear" w:color="auto" w:fill="auto"/>
            <w:noWrap/>
            <w:vAlign w:val="bottom"/>
            <w:hideMark/>
          </w:tcPr>
          <w:p w14:paraId="181738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10/3/2011</w:t>
            </w:r>
          </w:p>
        </w:tc>
        <w:tc>
          <w:tcPr>
            <w:tcW w:w="1114" w:type="dxa"/>
            <w:tcBorders>
              <w:top w:val="nil"/>
              <w:left w:val="nil"/>
              <w:bottom w:val="nil"/>
              <w:right w:val="nil"/>
            </w:tcBorders>
            <w:shd w:val="clear" w:color="auto" w:fill="auto"/>
            <w:noWrap/>
            <w:vAlign w:val="bottom"/>
            <w:hideMark/>
          </w:tcPr>
          <w:p w14:paraId="4DD1F6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AF6E1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468_0</w:t>
            </w:r>
          </w:p>
        </w:tc>
        <w:tc>
          <w:tcPr>
            <w:tcW w:w="673" w:type="dxa"/>
            <w:tcBorders>
              <w:top w:val="nil"/>
              <w:left w:val="nil"/>
              <w:bottom w:val="nil"/>
              <w:right w:val="nil"/>
            </w:tcBorders>
            <w:shd w:val="clear" w:color="auto" w:fill="auto"/>
            <w:noWrap/>
            <w:vAlign w:val="bottom"/>
            <w:hideMark/>
          </w:tcPr>
          <w:p w14:paraId="3C35FE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7E6EC9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7B3DE9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3" w:type="dxa"/>
            <w:tcBorders>
              <w:top w:val="nil"/>
              <w:left w:val="nil"/>
              <w:bottom w:val="nil"/>
              <w:right w:val="nil"/>
            </w:tcBorders>
            <w:shd w:val="clear" w:color="auto" w:fill="auto"/>
            <w:noWrap/>
            <w:vAlign w:val="bottom"/>
            <w:hideMark/>
          </w:tcPr>
          <w:p w14:paraId="1141C8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23C45A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88.0</w:t>
            </w:r>
          </w:p>
        </w:tc>
        <w:tc>
          <w:tcPr>
            <w:tcW w:w="673" w:type="dxa"/>
            <w:tcBorders>
              <w:top w:val="nil"/>
              <w:left w:val="nil"/>
              <w:bottom w:val="nil"/>
              <w:right w:val="nil"/>
            </w:tcBorders>
            <w:shd w:val="clear" w:color="auto" w:fill="auto"/>
            <w:noWrap/>
            <w:vAlign w:val="bottom"/>
            <w:hideMark/>
          </w:tcPr>
          <w:p w14:paraId="3EDDFB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64F3AD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735515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60E42ADC" w14:textId="77777777" w:rsidTr="004B0B49">
        <w:trPr>
          <w:trHeight w:val="300"/>
        </w:trPr>
        <w:tc>
          <w:tcPr>
            <w:tcW w:w="1166" w:type="dxa"/>
            <w:tcBorders>
              <w:top w:val="nil"/>
              <w:left w:val="nil"/>
              <w:bottom w:val="nil"/>
              <w:right w:val="nil"/>
            </w:tcBorders>
            <w:shd w:val="clear" w:color="auto" w:fill="auto"/>
            <w:noWrap/>
            <w:vAlign w:val="bottom"/>
            <w:hideMark/>
          </w:tcPr>
          <w:p w14:paraId="5C41FD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NGP0245</w:t>
            </w:r>
          </w:p>
        </w:tc>
        <w:tc>
          <w:tcPr>
            <w:tcW w:w="1320" w:type="dxa"/>
            <w:tcBorders>
              <w:top w:val="nil"/>
              <w:left w:val="nil"/>
              <w:bottom w:val="nil"/>
              <w:right w:val="nil"/>
            </w:tcBorders>
            <w:shd w:val="clear" w:color="auto" w:fill="auto"/>
            <w:noWrap/>
            <w:vAlign w:val="bottom"/>
            <w:hideMark/>
          </w:tcPr>
          <w:p w14:paraId="6AA90C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10/12/2011</w:t>
            </w:r>
          </w:p>
        </w:tc>
        <w:tc>
          <w:tcPr>
            <w:tcW w:w="1114" w:type="dxa"/>
            <w:tcBorders>
              <w:top w:val="nil"/>
              <w:left w:val="nil"/>
              <w:bottom w:val="nil"/>
              <w:right w:val="nil"/>
            </w:tcBorders>
            <w:shd w:val="clear" w:color="auto" w:fill="auto"/>
            <w:noWrap/>
            <w:vAlign w:val="bottom"/>
            <w:hideMark/>
          </w:tcPr>
          <w:p w14:paraId="7243E64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E6B8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469_0</w:t>
            </w:r>
          </w:p>
        </w:tc>
        <w:tc>
          <w:tcPr>
            <w:tcW w:w="673" w:type="dxa"/>
            <w:tcBorders>
              <w:top w:val="nil"/>
              <w:left w:val="nil"/>
              <w:bottom w:val="nil"/>
              <w:right w:val="nil"/>
            </w:tcBorders>
            <w:shd w:val="clear" w:color="auto" w:fill="auto"/>
            <w:noWrap/>
            <w:vAlign w:val="bottom"/>
            <w:hideMark/>
          </w:tcPr>
          <w:p w14:paraId="7B51CC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0C1B06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97.3</w:t>
            </w:r>
          </w:p>
        </w:tc>
        <w:tc>
          <w:tcPr>
            <w:tcW w:w="673" w:type="dxa"/>
            <w:tcBorders>
              <w:top w:val="nil"/>
              <w:left w:val="nil"/>
              <w:bottom w:val="nil"/>
              <w:right w:val="nil"/>
            </w:tcBorders>
            <w:shd w:val="clear" w:color="auto" w:fill="auto"/>
            <w:noWrap/>
            <w:vAlign w:val="bottom"/>
            <w:hideMark/>
          </w:tcPr>
          <w:p w14:paraId="03C8AA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45.4</w:t>
            </w:r>
          </w:p>
        </w:tc>
        <w:tc>
          <w:tcPr>
            <w:tcW w:w="673" w:type="dxa"/>
            <w:tcBorders>
              <w:top w:val="nil"/>
              <w:left w:val="nil"/>
              <w:bottom w:val="nil"/>
              <w:right w:val="nil"/>
            </w:tcBorders>
            <w:shd w:val="clear" w:color="auto" w:fill="auto"/>
            <w:noWrap/>
            <w:vAlign w:val="bottom"/>
            <w:hideMark/>
          </w:tcPr>
          <w:p w14:paraId="4451A0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A7B085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CFC90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704931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4" w:type="dxa"/>
            <w:tcBorders>
              <w:top w:val="nil"/>
              <w:left w:val="nil"/>
              <w:bottom w:val="nil"/>
              <w:right w:val="nil"/>
            </w:tcBorders>
            <w:shd w:val="clear" w:color="auto" w:fill="auto"/>
            <w:noWrap/>
            <w:vAlign w:val="bottom"/>
            <w:hideMark/>
          </w:tcPr>
          <w:p w14:paraId="42FF8D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r>
      <w:tr w:rsidR="004B0B49" w:rsidRPr="0089132E" w14:paraId="74D102C8" w14:textId="77777777" w:rsidTr="004B0B49">
        <w:trPr>
          <w:trHeight w:val="300"/>
        </w:trPr>
        <w:tc>
          <w:tcPr>
            <w:tcW w:w="1166" w:type="dxa"/>
            <w:tcBorders>
              <w:top w:val="nil"/>
              <w:left w:val="nil"/>
              <w:bottom w:val="nil"/>
              <w:right w:val="nil"/>
            </w:tcBorders>
            <w:shd w:val="clear" w:color="auto" w:fill="auto"/>
            <w:noWrap/>
            <w:vAlign w:val="bottom"/>
            <w:hideMark/>
          </w:tcPr>
          <w:p w14:paraId="2C4D1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NGP0246</w:t>
            </w:r>
          </w:p>
        </w:tc>
        <w:tc>
          <w:tcPr>
            <w:tcW w:w="1320" w:type="dxa"/>
            <w:tcBorders>
              <w:top w:val="nil"/>
              <w:left w:val="nil"/>
              <w:bottom w:val="nil"/>
              <w:right w:val="nil"/>
            </w:tcBorders>
            <w:shd w:val="clear" w:color="auto" w:fill="auto"/>
            <w:noWrap/>
            <w:vAlign w:val="bottom"/>
            <w:hideMark/>
          </w:tcPr>
          <w:p w14:paraId="25ADFD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10/13/2011</w:t>
            </w:r>
          </w:p>
        </w:tc>
        <w:tc>
          <w:tcPr>
            <w:tcW w:w="1114" w:type="dxa"/>
            <w:tcBorders>
              <w:top w:val="nil"/>
              <w:left w:val="nil"/>
              <w:bottom w:val="nil"/>
              <w:right w:val="nil"/>
            </w:tcBorders>
            <w:shd w:val="clear" w:color="auto" w:fill="auto"/>
            <w:noWrap/>
            <w:vAlign w:val="bottom"/>
            <w:hideMark/>
          </w:tcPr>
          <w:p w14:paraId="1EF57D7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DB450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470_0</w:t>
            </w:r>
          </w:p>
        </w:tc>
        <w:tc>
          <w:tcPr>
            <w:tcW w:w="673" w:type="dxa"/>
            <w:tcBorders>
              <w:top w:val="nil"/>
              <w:left w:val="nil"/>
              <w:bottom w:val="nil"/>
              <w:right w:val="nil"/>
            </w:tcBorders>
            <w:shd w:val="clear" w:color="auto" w:fill="auto"/>
            <w:noWrap/>
            <w:vAlign w:val="bottom"/>
            <w:hideMark/>
          </w:tcPr>
          <w:p w14:paraId="58F3EE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2115EB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60F4BD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11.9</w:t>
            </w:r>
          </w:p>
        </w:tc>
        <w:tc>
          <w:tcPr>
            <w:tcW w:w="673" w:type="dxa"/>
            <w:tcBorders>
              <w:top w:val="nil"/>
              <w:left w:val="nil"/>
              <w:bottom w:val="nil"/>
              <w:right w:val="nil"/>
            </w:tcBorders>
            <w:shd w:val="clear" w:color="auto" w:fill="auto"/>
            <w:noWrap/>
            <w:vAlign w:val="bottom"/>
            <w:hideMark/>
          </w:tcPr>
          <w:p w14:paraId="281AF8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2DC74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95.1</w:t>
            </w:r>
          </w:p>
        </w:tc>
        <w:tc>
          <w:tcPr>
            <w:tcW w:w="673" w:type="dxa"/>
            <w:tcBorders>
              <w:top w:val="nil"/>
              <w:left w:val="nil"/>
              <w:bottom w:val="nil"/>
              <w:right w:val="nil"/>
            </w:tcBorders>
            <w:shd w:val="clear" w:color="auto" w:fill="auto"/>
            <w:noWrap/>
            <w:vAlign w:val="bottom"/>
            <w:hideMark/>
          </w:tcPr>
          <w:p w14:paraId="50C35E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7213FE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0420AE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65.7</w:t>
            </w:r>
          </w:p>
        </w:tc>
      </w:tr>
      <w:tr w:rsidR="004B0B49" w:rsidRPr="0089132E" w14:paraId="22FE14D1" w14:textId="77777777" w:rsidTr="004B0B49">
        <w:trPr>
          <w:trHeight w:val="300"/>
        </w:trPr>
        <w:tc>
          <w:tcPr>
            <w:tcW w:w="1166" w:type="dxa"/>
            <w:tcBorders>
              <w:top w:val="nil"/>
              <w:left w:val="nil"/>
              <w:bottom w:val="nil"/>
              <w:right w:val="nil"/>
            </w:tcBorders>
            <w:shd w:val="clear" w:color="auto" w:fill="auto"/>
            <w:noWrap/>
            <w:vAlign w:val="bottom"/>
            <w:hideMark/>
          </w:tcPr>
          <w:p w14:paraId="1164BB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NGP0242</w:t>
            </w:r>
          </w:p>
        </w:tc>
        <w:tc>
          <w:tcPr>
            <w:tcW w:w="1320" w:type="dxa"/>
            <w:tcBorders>
              <w:top w:val="nil"/>
              <w:left w:val="nil"/>
              <w:bottom w:val="nil"/>
              <w:right w:val="nil"/>
            </w:tcBorders>
            <w:shd w:val="clear" w:color="auto" w:fill="auto"/>
            <w:noWrap/>
            <w:vAlign w:val="bottom"/>
            <w:hideMark/>
          </w:tcPr>
          <w:p w14:paraId="608484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10/25/2011</w:t>
            </w:r>
          </w:p>
        </w:tc>
        <w:tc>
          <w:tcPr>
            <w:tcW w:w="1114" w:type="dxa"/>
            <w:tcBorders>
              <w:top w:val="nil"/>
              <w:left w:val="nil"/>
              <w:bottom w:val="nil"/>
              <w:right w:val="nil"/>
            </w:tcBorders>
            <w:shd w:val="clear" w:color="auto" w:fill="auto"/>
            <w:noWrap/>
            <w:vAlign w:val="bottom"/>
            <w:hideMark/>
          </w:tcPr>
          <w:p w14:paraId="56D660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93AB5C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471_0</w:t>
            </w:r>
          </w:p>
        </w:tc>
        <w:tc>
          <w:tcPr>
            <w:tcW w:w="673" w:type="dxa"/>
            <w:tcBorders>
              <w:top w:val="nil"/>
              <w:left w:val="nil"/>
              <w:bottom w:val="nil"/>
              <w:right w:val="nil"/>
            </w:tcBorders>
            <w:shd w:val="clear" w:color="auto" w:fill="auto"/>
            <w:noWrap/>
            <w:vAlign w:val="bottom"/>
            <w:hideMark/>
          </w:tcPr>
          <w:p w14:paraId="5C5D95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23.9</w:t>
            </w:r>
          </w:p>
        </w:tc>
        <w:tc>
          <w:tcPr>
            <w:tcW w:w="673" w:type="dxa"/>
            <w:tcBorders>
              <w:top w:val="nil"/>
              <w:left w:val="nil"/>
              <w:bottom w:val="nil"/>
              <w:right w:val="nil"/>
            </w:tcBorders>
            <w:shd w:val="clear" w:color="auto" w:fill="auto"/>
            <w:noWrap/>
            <w:vAlign w:val="bottom"/>
            <w:hideMark/>
          </w:tcPr>
          <w:p w14:paraId="0D41E3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3" w:type="dxa"/>
            <w:tcBorders>
              <w:top w:val="nil"/>
              <w:left w:val="nil"/>
              <w:bottom w:val="nil"/>
              <w:right w:val="nil"/>
            </w:tcBorders>
            <w:shd w:val="clear" w:color="auto" w:fill="auto"/>
            <w:noWrap/>
            <w:vAlign w:val="bottom"/>
            <w:hideMark/>
          </w:tcPr>
          <w:p w14:paraId="33B917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5ED79F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1130C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w:t>
            </w:r>
          </w:p>
        </w:tc>
        <w:tc>
          <w:tcPr>
            <w:tcW w:w="673" w:type="dxa"/>
            <w:tcBorders>
              <w:top w:val="nil"/>
              <w:left w:val="nil"/>
              <w:bottom w:val="nil"/>
              <w:right w:val="nil"/>
            </w:tcBorders>
            <w:shd w:val="clear" w:color="auto" w:fill="auto"/>
            <w:noWrap/>
            <w:vAlign w:val="bottom"/>
            <w:hideMark/>
          </w:tcPr>
          <w:p w14:paraId="22D622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0BED7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4" w:type="dxa"/>
            <w:tcBorders>
              <w:top w:val="nil"/>
              <w:left w:val="nil"/>
              <w:bottom w:val="nil"/>
              <w:right w:val="nil"/>
            </w:tcBorders>
            <w:shd w:val="clear" w:color="auto" w:fill="auto"/>
            <w:noWrap/>
            <w:vAlign w:val="bottom"/>
            <w:hideMark/>
          </w:tcPr>
          <w:p w14:paraId="2F7E7F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r>
      <w:tr w:rsidR="004B0B49" w:rsidRPr="0089132E" w14:paraId="38DE8E66" w14:textId="77777777" w:rsidTr="004B0B49">
        <w:trPr>
          <w:trHeight w:val="300"/>
        </w:trPr>
        <w:tc>
          <w:tcPr>
            <w:tcW w:w="1166" w:type="dxa"/>
            <w:tcBorders>
              <w:top w:val="nil"/>
              <w:left w:val="nil"/>
              <w:bottom w:val="nil"/>
              <w:right w:val="nil"/>
            </w:tcBorders>
            <w:shd w:val="clear" w:color="auto" w:fill="auto"/>
            <w:noWrap/>
            <w:vAlign w:val="bottom"/>
            <w:hideMark/>
          </w:tcPr>
          <w:p w14:paraId="087163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NGP0241</w:t>
            </w:r>
          </w:p>
        </w:tc>
        <w:tc>
          <w:tcPr>
            <w:tcW w:w="1320" w:type="dxa"/>
            <w:tcBorders>
              <w:top w:val="nil"/>
              <w:left w:val="nil"/>
              <w:bottom w:val="nil"/>
              <w:right w:val="nil"/>
            </w:tcBorders>
            <w:shd w:val="clear" w:color="auto" w:fill="auto"/>
            <w:noWrap/>
            <w:vAlign w:val="bottom"/>
            <w:hideMark/>
          </w:tcPr>
          <w:p w14:paraId="010219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10/26/2011</w:t>
            </w:r>
          </w:p>
        </w:tc>
        <w:tc>
          <w:tcPr>
            <w:tcW w:w="1114" w:type="dxa"/>
            <w:tcBorders>
              <w:top w:val="nil"/>
              <w:left w:val="nil"/>
              <w:bottom w:val="nil"/>
              <w:right w:val="nil"/>
            </w:tcBorders>
            <w:shd w:val="clear" w:color="auto" w:fill="auto"/>
            <w:noWrap/>
            <w:vAlign w:val="bottom"/>
            <w:hideMark/>
          </w:tcPr>
          <w:p w14:paraId="48892BB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15E29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472_0</w:t>
            </w:r>
          </w:p>
        </w:tc>
        <w:tc>
          <w:tcPr>
            <w:tcW w:w="673" w:type="dxa"/>
            <w:tcBorders>
              <w:top w:val="nil"/>
              <w:left w:val="nil"/>
              <w:bottom w:val="nil"/>
              <w:right w:val="nil"/>
            </w:tcBorders>
            <w:shd w:val="clear" w:color="auto" w:fill="auto"/>
            <w:noWrap/>
            <w:vAlign w:val="bottom"/>
            <w:hideMark/>
          </w:tcPr>
          <w:p w14:paraId="245E7C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3" w:type="dxa"/>
            <w:tcBorders>
              <w:top w:val="nil"/>
              <w:left w:val="nil"/>
              <w:bottom w:val="nil"/>
              <w:right w:val="nil"/>
            </w:tcBorders>
            <w:shd w:val="clear" w:color="auto" w:fill="auto"/>
            <w:noWrap/>
            <w:vAlign w:val="bottom"/>
            <w:hideMark/>
          </w:tcPr>
          <w:p w14:paraId="57E14D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3" w:type="dxa"/>
            <w:tcBorders>
              <w:top w:val="nil"/>
              <w:left w:val="nil"/>
              <w:bottom w:val="nil"/>
              <w:right w:val="nil"/>
            </w:tcBorders>
            <w:shd w:val="clear" w:color="auto" w:fill="auto"/>
            <w:noWrap/>
            <w:vAlign w:val="bottom"/>
            <w:hideMark/>
          </w:tcPr>
          <w:p w14:paraId="795462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354CFC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w:t>
            </w:r>
          </w:p>
        </w:tc>
        <w:tc>
          <w:tcPr>
            <w:tcW w:w="673" w:type="dxa"/>
            <w:tcBorders>
              <w:top w:val="nil"/>
              <w:left w:val="nil"/>
              <w:bottom w:val="nil"/>
              <w:right w:val="nil"/>
            </w:tcBorders>
            <w:shd w:val="clear" w:color="auto" w:fill="auto"/>
            <w:noWrap/>
            <w:vAlign w:val="bottom"/>
            <w:hideMark/>
          </w:tcPr>
          <w:p w14:paraId="6570EF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389C2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59696A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w:t>
            </w:r>
          </w:p>
        </w:tc>
        <w:tc>
          <w:tcPr>
            <w:tcW w:w="674" w:type="dxa"/>
            <w:tcBorders>
              <w:top w:val="nil"/>
              <w:left w:val="nil"/>
              <w:bottom w:val="nil"/>
              <w:right w:val="nil"/>
            </w:tcBorders>
            <w:shd w:val="clear" w:color="auto" w:fill="auto"/>
            <w:noWrap/>
            <w:vAlign w:val="bottom"/>
            <w:hideMark/>
          </w:tcPr>
          <w:p w14:paraId="3C30D8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r>
      <w:tr w:rsidR="004B0B49" w:rsidRPr="0089132E" w14:paraId="2FC79355" w14:textId="77777777" w:rsidTr="004B0B49">
        <w:trPr>
          <w:trHeight w:val="300"/>
        </w:trPr>
        <w:tc>
          <w:tcPr>
            <w:tcW w:w="1166" w:type="dxa"/>
            <w:tcBorders>
              <w:top w:val="nil"/>
              <w:left w:val="nil"/>
              <w:bottom w:val="nil"/>
              <w:right w:val="nil"/>
            </w:tcBorders>
            <w:shd w:val="clear" w:color="auto" w:fill="auto"/>
            <w:noWrap/>
            <w:vAlign w:val="bottom"/>
            <w:hideMark/>
          </w:tcPr>
          <w:p w14:paraId="4D09A0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WB0379</w:t>
            </w:r>
          </w:p>
        </w:tc>
        <w:tc>
          <w:tcPr>
            <w:tcW w:w="1320" w:type="dxa"/>
            <w:tcBorders>
              <w:top w:val="nil"/>
              <w:left w:val="nil"/>
              <w:bottom w:val="nil"/>
              <w:right w:val="nil"/>
            </w:tcBorders>
            <w:shd w:val="clear" w:color="auto" w:fill="auto"/>
            <w:noWrap/>
            <w:vAlign w:val="bottom"/>
            <w:hideMark/>
          </w:tcPr>
          <w:p w14:paraId="056684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9/12/2011</w:t>
            </w:r>
          </w:p>
        </w:tc>
        <w:tc>
          <w:tcPr>
            <w:tcW w:w="1114" w:type="dxa"/>
            <w:tcBorders>
              <w:top w:val="nil"/>
              <w:left w:val="nil"/>
              <w:bottom w:val="nil"/>
              <w:right w:val="nil"/>
            </w:tcBorders>
            <w:shd w:val="clear" w:color="auto" w:fill="auto"/>
            <w:noWrap/>
            <w:vAlign w:val="bottom"/>
            <w:hideMark/>
          </w:tcPr>
          <w:p w14:paraId="48FB2EF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468E9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474_0</w:t>
            </w:r>
          </w:p>
        </w:tc>
        <w:tc>
          <w:tcPr>
            <w:tcW w:w="673" w:type="dxa"/>
            <w:tcBorders>
              <w:top w:val="nil"/>
              <w:left w:val="nil"/>
              <w:bottom w:val="nil"/>
              <w:right w:val="nil"/>
            </w:tcBorders>
            <w:shd w:val="clear" w:color="auto" w:fill="auto"/>
            <w:noWrap/>
            <w:vAlign w:val="bottom"/>
            <w:hideMark/>
          </w:tcPr>
          <w:p w14:paraId="18D8A8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4AC3E2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w:t>
            </w:r>
          </w:p>
        </w:tc>
        <w:tc>
          <w:tcPr>
            <w:tcW w:w="673" w:type="dxa"/>
            <w:tcBorders>
              <w:top w:val="nil"/>
              <w:left w:val="nil"/>
              <w:bottom w:val="nil"/>
              <w:right w:val="nil"/>
            </w:tcBorders>
            <w:shd w:val="clear" w:color="auto" w:fill="auto"/>
            <w:noWrap/>
            <w:vAlign w:val="bottom"/>
            <w:hideMark/>
          </w:tcPr>
          <w:p w14:paraId="57CAB4B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683D5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w:t>
            </w:r>
          </w:p>
        </w:tc>
        <w:tc>
          <w:tcPr>
            <w:tcW w:w="673" w:type="dxa"/>
            <w:tcBorders>
              <w:top w:val="nil"/>
              <w:left w:val="nil"/>
              <w:bottom w:val="nil"/>
              <w:right w:val="nil"/>
            </w:tcBorders>
            <w:shd w:val="clear" w:color="auto" w:fill="auto"/>
            <w:noWrap/>
            <w:vAlign w:val="bottom"/>
            <w:hideMark/>
          </w:tcPr>
          <w:p w14:paraId="5A9053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6DE99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355032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4" w:type="dxa"/>
            <w:tcBorders>
              <w:top w:val="nil"/>
              <w:left w:val="nil"/>
              <w:bottom w:val="nil"/>
              <w:right w:val="nil"/>
            </w:tcBorders>
            <w:shd w:val="clear" w:color="auto" w:fill="auto"/>
            <w:noWrap/>
            <w:vAlign w:val="bottom"/>
            <w:hideMark/>
          </w:tcPr>
          <w:p w14:paraId="60B8E2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r>
      <w:tr w:rsidR="004B0B49" w:rsidRPr="0089132E" w14:paraId="23DEF154" w14:textId="77777777" w:rsidTr="004B0B49">
        <w:trPr>
          <w:trHeight w:val="300"/>
        </w:trPr>
        <w:tc>
          <w:tcPr>
            <w:tcW w:w="1166" w:type="dxa"/>
            <w:tcBorders>
              <w:top w:val="nil"/>
              <w:left w:val="nil"/>
              <w:bottom w:val="nil"/>
              <w:right w:val="nil"/>
            </w:tcBorders>
            <w:shd w:val="clear" w:color="auto" w:fill="auto"/>
            <w:noWrap/>
            <w:vAlign w:val="bottom"/>
            <w:hideMark/>
          </w:tcPr>
          <w:p w14:paraId="166BF6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MRW0188</w:t>
            </w:r>
          </w:p>
        </w:tc>
        <w:tc>
          <w:tcPr>
            <w:tcW w:w="1320" w:type="dxa"/>
            <w:tcBorders>
              <w:top w:val="nil"/>
              <w:left w:val="nil"/>
              <w:bottom w:val="nil"/>
              <w:right w:val="nil"/>
            </w:tcBorders>
            <w:shd w:val="clear" w:color="auto" w:fill="auto"/>
            <w:noWrap/>
            <w:vAlign w:val="bottom"/>
            <w:hideMark/>
          </w:tcPr>
          <w:p w14:paraId="46CC1A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9/21/2011</w:t>
            </w:r>
          </w:p>
        </w:tc>
        <w:tc>
          <w:tcPr>
            <w:tcW w:w="1114" w:type="dxa"/>
            <w:tcBorders>
              <w:top w:val="nil"/>
              <w:left w:val="nil"/>
              <w:bottom w:val="nil"/>
              <w:right w:val="nil"/>
            </w:tcBorders>
            <w:shd w:val="clear" w:color="auto" w:fill="auto"/>
            <w:noWrap/>
            <w:vAlign w:val="bottom"/>
            <w:hideMark/>
          </w:tcPr>
          <w:p w14:paraId="1F29697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2C0FB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475_0</w:t>
            </w:r>
          </w:p>
        </w:tc>
        <w:tc>
          <w:tcPr>
            <w:tcW w:w="673" w:type="dxa"/>
            <w:tcBorders>
              <w:top w:val="nil"/>
              <w:left w:val="nil"/>
              <w:bottom w:val="nil"/>
              <w:right w:val="nil"/>
            </w:tcBorders>
            <w:shd w:val="clear" w:color="auto" w:fill="auto"/>
            <w:noWrap/>
            <w:vAlign w:val="bottom"/>
            <w:hideMark/>
          </w:tcPr>
          <w:p w14:paraId="107DAA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3FFA4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3" w:type="dxa"/>
            <w:tcBorders>
              <w:top w:val="nil"/>
              <w:left w:val="nil"/>
              <w:bottom w:val="nil"/>
              <w:right w:val="nil"/>
            </w:tcBorders>
            <w:shd w:val="clear" w:color="auto" w:fill="auto"/>
            <w:noWrap/>
            <w:vAlign w:val="bottom"/>
            <w:hideMark/>
          </w:tcPr>
          <w:p w14:paraId="00D7B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6FD8DF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w:t>
            </w:r>
          </w:p>
        </w:tc>
        <w:tc>
          <w:tcPr>
            <w:tcW w:w="673" w:type="dxa"/>
            <w:tcBorders>
              <w:top w:val="nil"/>
              <w:left w:val="nil"/>
              <w:bottom w:val="nil"/>
              <w:right w:val="nil"/>
            </w:tcBorders>
            <w:shd w:val="clear" w:color="auto" w:fill="auto"/>
            <w:noWrap/>
            <w:vAlign w:val="bottom"/>
            <w:hideMark/>
          </w:tcPr>
          <w:p w14:paraId="6DFD05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1ED30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214C18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4" w:type="dxa"/>
            <w:tcBorders>
              <w:top w:val="nil"/>
              <w:left w:val="nil"/>
              <w:bottom w:val="nil"/>
              <w:right w:val="nil"/>
            </w:tcBorders>
            <w:shd w:val="clear" w:color="auto" w:fill="auto"/>
            <w:noWrap/>
            <w:vAlign w:val="bottom"/>
            <w:hideMark/>
          </w:tcPr>
          <w:p w14:paraId="7F5CBD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r>
      <w:tr w:rsidR="004B0B49" w:rsidRPr="0089132E" w14:paraId="252E813A" w14:textId="77777777" w:rsidTr="004B0B49">
        <w:trPr>
          <w:trHeight w:val="300"/>
        </w:trPr>
        <w:tc>
          <w:tcPr>
            <w:tcW w:w="1166" w:type="dxa"/>
            <w:tcBorders>
              <w:top w:val="nil"/>
              <w:left w:val="nil"/>
              <w:bottom w:val="nil"/>
              <w:right w:val="nil"/>
            </w:tcBorders>
            <w:shd w:val="clear" w:color="auto" w:fill="auto"/>
            <w:noWrap/>
            <w:vAlign w:val="bottom"/>
            <w:hideMark/>
          </w:tcPr>
          <w:p w14:paraId="3ADCF9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WB0381</w:t>
            </w:r>
          </w:p>
        </w:tc>
        <w:tc>
          <w:tcPr>
            <w:tcW w:w="1320" w:type="dxa"/>
            <w:tcBorders>
              <w:top w:val="nil"/>
              <w:left w:val="nil"/>
              <w:bottom w:val="nil"/>
              <w:right w:val="nil"/>
            </w:tcBorders>
            <w:shd w:val="clear" w:color="auto" w:fill="auto"/>
            <w:noWrap/>
            <w:vAlign w:val="bottom"/>
            <w:hideMark/>
          </w:tcPr>
          <w:p w14:paraId="4A6C23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10/25/2011</w:t>
            </w:r>
          </w:p>
        </w:tc>
        <w:tc>
          <w:tcPr>
            <w:tcW w:w="1114" w:type="dxa"/>
            <w:tcBorders>
              <w:top w:val="nil"/>
              <w:left w:val="nil"/>
              <w:bottom w:val="nil"/>
              <w:right w:val="nil"/>
            </w:tcBorders>
            <w:shd w:val="clear" w:color="auto" w:fill="auto"/>
            <w:noWrap/>
            <w:vAlign w:val="bottom"/>
            <w:hideMark/>
          </w:tcPr>
          <w:p w14:paraId="31A1A15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B7DD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476_0</w:t>
            </w:r>
          </w:p>
        </w:tc>
        <w:tc>
          <w:tcPr>
            <w:tcW w:w="673" w:type="dxa"/>
            <w:tcBorders>
              <w:top w:val="nil"/>
              <w:left w:val="nil"/>
              <w:bottom w:val="nil"/>
              <w:right w:val="nil"/>
            </w:tcBorders>
            <w:shd w:val="clear" w:color="auto" w:fill="auto"/>
            <w:noWrap/>
            <w:vAlign w:val="bottom"/>
            <w:hideMark/>
          </w:tcPr>
          <w:p w14:paraId="48A810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727B508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FCE2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c>
          <w:tcPr>
            <w:tcW w:w="673" w:type="dxa"/>
            <w:tcBorders>
              <w:top w:val="nil"/>
              <w:left w:val="nil"/>
              <w:bottom w:val="nil"/>
              <w:right w:val="nil"/>
            </w:tcBorders>
            <w:shd w:val="clear" w:color="auto" w:fill="auto"/>
            <w:noWrap/>
            <w:vAlign w:val="bottom"/>
            <w:hideMark/>
          </w:tcPr>
          <w:p w14:paraId="23EEF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21BF77E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9679E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272551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57.1</w:t>
            </w:r>
          </w:p>
        </w:tc>
        <w:tc>
          <w:tcPr>
            <w:tcW w:w="674" w:type="dxa"/>
            <w:tcBorders>
              <w:top w:val="nil"/>
              <w:left w:val="nil"/>
              <w:bottom w:val="nil"/>
              <w:right w:val="nil"/>
            </w:tcBorders>
            <w:shd w:val="clear" w:color="auto" w:fill="auto"/>
            <w:noWrap/>
            <w:vAlign w:val="bottom"/>
            <w:hideMark/>
          </w:tcPr>
          <w:p w14:paraId="5DC68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85.6</w:t>
            </w:r>
          </w:p>
        </w:tc>
      </w:tr>
      <w:tr w:rsidR="004B0B49" w:rsidRPr="0089132E" w14:paraId="3124C99C" w14:textId="77777777" w:rsidTr="004B0B49">
        <w:trPr>
          <w:trHeight w:val="300"/>
        </w:trPr>
        <w:tc>
          <w:tcPr>
            <w:tcW w:w="1166" w:type="dxa"/>
            <w:tcBorders>
              <w:top w:val="nil"/>
              <w:left w:val="nil"/>
              <w:bottom w:val="nil"/>
              <w:right w:val="nil"/>
            </w:tcBorders>
            <w:shd w:val="clear" w:color="auto" w:fill="auto"/>
            <w:noWrap/>
            <w:vAlign w:val="bottom"/>
            <w:hideMark/>
          </w:tcPr>
          <w:p w14:paraId="042043D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WB0382</w:t>
            </w:r>
          </w:p>
        </w:tc>
        <w:tc>
          <w:tcPr>
            <w:tcW w:w="1320" w:type="dxa"/>
            <w:tcBorders>
              <w:top w:val="nil"/>
              <w:left w:val="nil"/>
              <w:bottom w:val="nil"/>
              <w:right w:val="nil"/>
            </w:tcBorders>
            <w:shd w:val="clear" w:color="auto" w:fill="auto"/>
            <w:noWrap/>
            <w:vAlign w:val="bottom"/>
            <w:hideMark/>
          </w:tcPr>
          <w:p w14:paraId="64D885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10/25/2011</w:t>
            </w:r>
          </w:p>
        </w:tc>
        <w:tc>
          <w:tcPr>
            <w:tcW w:w="1114" w:type="dxa"/>
            <w:tcBorders>
              <w:top w:val="nil"/>
              <w:left w:val="nil"/>
              <w:bottom w:val="nil"/>
              <w:right w:val="nil"/>
            </w:tcBorders>
            <w:shd w:val="clear" w:color="auto" w:fill="auto"/>
            <w:noWrap/>
            <w:vAlign w:val="bottom"/>
            <w:hideMark/>
          </w:tcPr>
          <w:p w14:paraId="6187326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A5999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477_0</w:t>
            </w:r>
          </w:p>
        </w:tc>
        <w:tc>
          <w:tcPr>
            <w:tcW w:w="673" w:type="dxa"/>
            <w:tcBorders>
              <w:top w:val="nil"/>
              <w:left w:val="nil"/>
              <w:bottom w:val="nil"/>
              <w:right w:val="nil"/>
            </w:tcBorders>
            <w:shd w:val="clear" w:color="auto" w:fill="auto"/>
            <w:noWrap/>
            <w:vAlign w:val="bottom"/>
            <w:hideMark/>
          </w:tcPr>
          <w:p w14:paraId="5E033A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3CE58DB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D7A7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32.7</w:t>
            </w:r>
          </w:p>
        </w:tc>
        <w:tc>
          <w:tcPr>
            <w:tcW w:w="673" w:type="dxa"/>
            <w:tcBorders>
              <w:top w:val="nil"/>
              <w:left w:val="nil"/>
              <w:bottom w:val="nil"/>
              <w:right w:val="nil"/>
            </w:tcBorders>
            <w:shd w:val="clear" w:color="auto" w:fill="auto"/>
            <w:noWrap/>
            <w:vAlign w:val="bottom"/>
            <w:hideMark/>
          </w:tcPr>
          <w:p w14:paraId="6DB5B2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c>
          <w:tcPr>
            <w:tcW w:w="673" w:type="dxa"/>
            <w:tcBorders>
              <w:top w:val="nil"/>
              <w:left w:val="nil"/>
              <w:bottom w:val="nil"/>
              <w:right w:val="nil"/>
            </w:tcBorders>
            <w:shd w:val="clear" w:color="auto" w:fill="auto"/>
            <w:noWrap/>
            <w:vAlign w:val="bottom"/>
            <w:hideMark/>
          </w:tcPr>
          <w:p w14:paraId="6E8DF13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66B38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6A7398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4" w:type="dxa"/>
            <w:tcBorders>
              <w:top w:val="nil"/>
              <w:left w:val="nil"/>
              <w:bottom w:val="nil"/>
              <w:right w:val="nil"/>
            </w:tcBorders>
            <w:shd w:val="clear" w:color="auto" w:fill="auto"/>
            <w:noWrap/>
            <w:vAlign w:val="bottom"/>
            <w:hideMark/>
          </w:tcPr>
          <w:p w14:paraId="6FA53D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r>
      <w:tr w:rsidR="004B0B49" w:rsidRPr="0089132E" w14:paraId="2C08DC99" w14:textId="77777777" w:rsidTr="004B0B49">
        <w:trPr>
          <w:trHeight w:val="300"/>
        </w:trPr>
        <w:tc>
          <w:tcPr>
            <w:tcW w:w="1166" w:type="dxa"/>
            <w:tcBorders>
              <w:top w:val="nil"/>
              <w:left w:val="nil"/>
              <w:bottom w:val="nil"/>
              <w:right w:val="nil"/>
            </w:tcBorders>
            <w:shd w:val="clear" w:color="auto" w:fill="auto"/>
            <w:noWrap/>
            <w:vAlign w:val="bottom"/>
            <w:hideMark/>
          </w:tcPr>
          <w:p w14:paraId="6B5739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WB0383</w:t>
            </w:r>
          </w:p>
        </w:tc>
        <w:tc>
          <w:tcPr>
            <w:tcW w:w="1320" w:type="dxa"/>
            <w:tcBorders>
              <w:top w:val="nil"/>
              <w:left w:val="nil"/>
              <w:bottom w:val="nil"/>
              <w:right w:val="nil"/>
            </w:tcBorders>
            <w:shd w:val="clear" w:color="auto" w:fill="auto"/>
            <w:noWrap/>
            <w:vAlign w:val="bottom"/>
            <w:hideMark/>
          </w:tcPr>
          <w:p w14:paraId="0C3521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10/26/2011</w:t>
            </w:r>
          </w:p>
        </w:tc>
        <w:tc>
          <w:tcPr>
            <w:tcW w:w="1114" w:type="dxa"/>
            <w:tcBorders>
              <w:top w:val="nil"/>
              <w:left w:val="nil"/>
              <w:bottom w:val="nil"/>
              <w:right w:val="nil"/>
            </w:tcBorders>
            <w:shd w:val="clear" w:color="auto" w:fill="auto"/>
            <w:noWrap/>
            <w:vAlign w:val="bottom"/>
            <w:hideMark/>
          </w:tcPr>
          <w:p w14:paraId="6D4E8F2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9D5DF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478_0</w:t>
            </w:r>
          </w:p>
        </w:tc>
        <w:tc>
          <w:tcPr>
            <w:tcW w:w="673" w:type="dxa"/>
            <w:tcBorders>
              <w:top w:val="nil"/>
              <w:left w:val="nil"/>
              <w:bottom w:val="nil"/>
              <w:right w:val="nil"/>
            </w:tcBorders>
            <w:shd w:val="clear" w:color="auto" w:fill="auto"/>
            <w:noWrap/>
            <w:vAlign w:val="bottom"/>
            <w:hideMark/>
          </w:tcPr>
          <w:p w14:paraId="1CF484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6B7B3B2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98D2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28.5</w:t>
            </w:r>
          </w:p>
        </w:tc>
        <w:tc>
          <w:tcPr>
            <w:tcW w:w="673" w:type="dxa"/>
            <w:tcBorders>
              <w:top w:val="nil"/>
              <w:left w:val="nil"/>
              <w:bottom w:val="nil"/>
              <w:right w:val="nil"/>
            </w:tcBorders>
            <w:shd w:val="clear" w:color="auto" w:fill="auto"/>
            <w:noWrap/>
            <w:vAlign w:val="bottom"/>
            <w:hideMark/>
          </w:tcPr>
          <w:p w14:paraId="0ECCC3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069C9F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5757F9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AC97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4" w:type="dxa"/>
            <w:tcBorders>
              <w:top w:val="nil"/>
              <w:left w:val="nil"/>
              <w:bottom w:val="nil"/>
              <w:right w:val="nil"/>
            </w:tcBorders>
            <w:shd w:val="clear" w:color="auto" w:fill="auto"/>
            <w:noWrap/>
            <w:vAlign w:val="bottom"/>
            <w:hideMark/>
          </w:tcPr>
          <w:p w14:paraId="533ED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r>
      <w:tr w:rsidR="004B0B49" w:rsidRPr="0089132E" w14:paraId="767AF135" w14:textId="77777777" w:rsidTr="004B0B49">
        <w:trPr>
          <w:trHeight w:val="300"/>
        </w:trPr>
        <w:tc>
          <w:tcPr>
            <w:tcW w:w="1166" w:type="dxa"/>
            <w:tcBorders>
              <w:top w:val="nil"/>
              <w:left w:val="nil"/>
              <w:bottom w:val="nil"/>
              <w:right w:val="nil"/>
            </w:tcBorders>
            <w:shd w:val="clear" w:color="auto" w:fill="auto"/>
            <w:noWrap/>
            <w:vAlign w:val="bottom"/>
            <w:hideMark/>
          </w:tcPr>
          <w:p w14:paraId="6B03AF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SR0075</w:t>
            </w:r>
          </w:p>
        </w:tc>
        <w:tc>
          <w:tcPr>
            <w:tcW w:w="1320" w:type="dxa"/>
            <w:tcBorders>
              <w:top w:val="nil"/>
              <w:left w:val="nil"/>
              <w:bottom w:val="nil"/>
              <w:right w:val="nil"/>
            </w:tcBorders>
            <w:shd w:val="clear" w:color="auto" w:fill="auto"/>
            <w:noWrap/>
            <w:vAlign w:val="bottom"/>
            <w:hideMark/>
          </w:tcPr>
          <w:p w14:paraId="076EAE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9/25/2012</w:t>
            </w:r>
          </w:p>
        </w:tc>
        <w:tc>
          <w:tcPr>
            <w:tcW w:w="1114" w:type="dxa"/>
            <w:tcBorders>
              <w:top w:val="nil"/>
              <w:left w:val="nil"/>
              <w:bottom w:val="nil"/>
              <w:right w:val="nil"/>
            </w:tcBorders>
            <w:shd w:val="clear" w:color="auto" w:fill="auto"/>
            <w:noWrap/>
            <w:vAlign w:val="bottom"/>
            <w:hideMark/>
          </w:tcPr>
          <w:p w14:paraId="3C333C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4A661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479_0</w:t>
            </w:r>
          </w:p>
        </w:tc>
        <w:tc>
          <w:tcPr>
            <w:tcW w:w="673" w:type="dxa"/>
            <w:tcBorders>
              <w:top w:val="nil"/>
              <w:left w:val="nil"/>
              <w:bottom w:val="nil"/>
              <w:right w:val="nil"/>
            </w:tcBorders>
            <w:shd w:val="clear" w:color="auto" w:fill="auto"/>
            <w:noWrap/>
            <w:vAlign w:val="bottom"/>
            <w:hideMark/>
          </w:tcPr>
          <w:p w14:paraId="4E0411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88.8</w:t>
            </w:r>
          </w:p>
        </w:tc>
        <w:tc>
          <w:tcPr>
            <w:tcW w:w="673" w:type="dxa"/>
            <w:tcBorders>
              <w:top w:val="nil"/>
              <w:left w:val="nil"/>
              <w:bottom w:val="nil"/>
              <w:right w:val="nil"/>
            </w:tcBorders>
            <w:shd w:val="clear" w:color="auto" w:fill="auto"/>
            <w:noWrap/>
            <w:vAlign w:val="bottom"/>
            <w:hideMark/>
          </w:tcPr>
          <w:p w14:paraId="0D14D6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w:t>
            </w:r>
          </w:p>
        </w:tc>
        <w:tc>
          <w:tcPr>
            <w:tcW w:w="673" w:type="dxa"/>
            <w:tcBorders>
              <w:top w:val="nil"/>
              <w:left w:val="nil"/>
              <w:bottom w:val="nil"/>
              <w:right w:val="nil"/>
            </w:tcBorders>
            <w:shd w:val="clear" w:color="auto" w:fill="auto"/>
            <w:noWrap/>
            <w:vAlign w:val="bottom"/>
            <w:hideMark/>
          </w:tcPr>
          <w:p w14:paraId="73685C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05C3AF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3F26E8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A768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7B52D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98.0</w:t>
            </w:r>
          </w:p>
        </w:tc>
        <w:tc>
          <w:tcPr>
            <w:tcW w:w="674" w:type="dxa"/>
            <w:tcBorders>
              <w:top w:val="nil"/>
              <w:left w:val="nil"/>
              <w:bottom w:val="nil"/>
              <w:right w:val="nil"/>
            </w:tcBorders>
            <w:shd w:val="clear" w:color="auto" w:fill="auto"/>
            <w:noWrap/>
            <w:vAlign w:val="bottom"/>
            <w:hideMark/>
          </w:tcPr>
          <w:p w14:paraId="3532BC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93.3</w:t>
            </w:r>
          </w:p>
        </w:tc>
      </w:tr>
      <w:tr w:rsidR="004B0B49" w:rsidRPr="0089132E" w14:paraId="168E8D12" w14:textId="77777777" w:rsidTr="004B0B49">
        <w:trPr>
          <w:trHeight w:val="300"/>
        </w:trPr>
        <w:tc>
          <w:tcPr>
            <w:tcW w:w="1166" w:type="dxa"/>
            <w:tcBorders>
              <w:top w:val="nil"/>
              <w:left w:val="nil"/>
              <w:bottom w:val="nil"/>
              <w:right w:val="nil"/>
            </w:tcBorders>
            <w:shd w:val="clear" w:color="auto" w:fill="auto"/>
            <w:noWrap/>
            <w:vAlign w:val="bottom"/>
            <w:hideMark/>
          </w:tcPr>
          <w:p w14:paraId="658469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SR0070</w:t>
            </w:r>
          </w:p>
        </w:tc>
        <w:tc>
          <w:tcPr>
            <w:tcW w:w="1320" w:type="dxa"/>
            <w:tcBorders>
              <w:top w:val="nil"/>
              <w:left w:val="nil"/>
              <w:bottom w:val="nil"/>
              <w:right w:val="nil"/>
            </w:tcBorders>
            <w:shd w:val="clear" w:color="auto" w:fill="auto"/>
            <w:noWrap/>
            <w:vAlign w:val="bottom"/>
            <w:hideMark/>
          </w:tcPr>
          <w:p w14:paraId="23C0E5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9/25/2012</w:t>
            </w:r>
          </w:p>
        </w:tc>
        <w:tc>
          <w:tcPr>
            <w:tcW w:w="1114" w:type="dxa"/>
            <w:tcBorders>
              <w:top w:val="nil"/>
              <w:left w:val="nil"/>
              <w:bottom w:val="nil"/>
              <w:right w:val="nil"/>
            </w:tcBorders>
            <w:shd w:val="clear" w:color="auto" w:fill="auto"/>
            <w:noWrap/>
            <w:vAlign w:val="bottom"/>
            <w:hideMark/>
          </w:tcPr>
          <w:p w14:paraId="3A2514A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B95A5E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480_0</w:t>
            </w:r>
          </w:p>
        </w:tc>
        <w:tc>
          <w:tcPr>
            <w:tcW w:w="673" w:type="dxa"/>
            <w:tcBorders>
              <w:top w:val="nil"/>
              <w:left w:val="nil"/>
              <w:bottom w:val="nil"/>
              <w:right w:val="nil"/>
            </w:tcBorders>
            <w:shd w:val="clear" w:color="auto" w:fill="auto"/>
            <w:noWrap/>
            <w:vAlign w:val="bottom"/>
            <w:hideMark/>
          </w:tcPr>
          <w:p w14:paraId="77097B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90.0</w:t>
            </w:r>
          </w:p>
        </w:tc>
        <w:tc>
          <w:tcPr>
            <w:tcW w:w="673" w:type="dxa"/>
            <w:tcBorders>
              <w:top w:val="nil"/>
              <w:left w:val="nil"/>
              <w:bottom w:val="nil"/>
              <w:right w:val="nil"/>
            </w:tcBorders>
            <w:shd w:val="clear" w:color="auto" w:fill="auto"/>
            <w:noWrap/>
            <w:vAlign w:val="bottom"/>
            <w:hideMark/>
          </w:tcPr>
          <w:p w14:paraId="41D225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35FE0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w:t>
            </w:r>
          </w:p>
        </w:tc>
        <w:tc>
          <w:tcPr>
            <w:tcW w:w="673" w:type="dxa"/>
            <w:tcBorders>
              <w:top w:val="nil"/>
              <w:left w:val="nil"/>
              <w:bottom w:val="nil"/>
              <w:right w:val="nil"/>
            </w:tcBorders>
            <w:shd w:val="clear" w:color="auto" w:fill="auto"/>
            <w:noWrap/>
            <w:vAlign w:val="bottom"/>
            <w:hideMark/>
          </w:tcPr>
          <w:p w14:paraId="6E0D851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7B7F35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7000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26AD714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6DF10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94.8</w:t>
            </w:r>
          </w:p>
        </w:tc>
      </w:tr>
      <w:tr w:rsidR="004B0B49" w:rsidRPr="0089132E" w14:paraId="19C9C2B2" w14:textId="77777777" w:rsidTr="004B0B49">
        <w:trPr>
          <w:trHeight w:val="300"/>
        </w:trPr>
        <w:tc>
          <w:tcPr>
            <w:tcW w:w="1166" w:type="dxa"/>
            <w:tcBorders>
              <w:top w:val="nil"/>
              <w:left w:val="nil"/>
              <w:bottom w:val="nil"/>
              <w:right w:val="nil"/>
            </w:tcBorders>
            <w:shd w:val="clear" w:color="auto" w:fill="auto"/>
            <w:noWrap/>
            <w:vAlign w:val="bottom"/>
            <w:hideMark/>
          </w:tcPr>
          <w:p w14:paraId="75C69A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SR0071</w:t>
            </w:r>
          </w:p>
        </w:tc>
        <w:tc>
          <w:tcPr>
            <w:tcW w:w="1320" w:type="dxa"/>
            <w:tcBorders>
              <w:top w:val="nil"/>
              <w:left w:val="nil"/>
              <w:bottom w:val="nil"/>
              <w:right w:val="nil"/>
            </w:tcBorders>
            <w:shd w:val="clear" w:color="auto" w:fill="auto"/>
            <w:noWrap/>
            <w:vAlign w:val="bottom"/>
            <w:hideMark/>
          </w:tcPr>
          <w:p w14:paraId="5F1176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9/25/2012</w:t>
            </w:r>
          </w:p>
        </w:tc>
        <w:tc>
          <w:tcPr>
            <w:tcW w:w="1114" w:type="dxa"/>
            <w:tcBorders>
              <w:top w:val="nil"/>
              <w:left w:val="nil"/>
              <w:bottom w:val="nil"/>
              <w:right w:val="nil"/>
            </w:tcBorders>
            <w:shd w:val="clear" w:color="auto" w:fill="auto"/>
            <w:noWrap/>
            <w:vAlign w:val="bottom"/>
            <w:hideMark/>
          </w:tcPr>
          <w:p w14:paraId="3C020E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5E8C9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481_0</w:t>
            </w:r>
          </w:p>
        </w:tc>
        <w:tc>
          <w:tcPr>
            <w:tcW w:w="673" w:type="dxa"/>
            <w:tcBorders>
              <w:top w:val="nil"/>
              <w:left w:val="nil"/>
              <w:bottom w:val="nil"/>
              <w:right w:val="nil"/>
            </w:tcBorders>
            <w:shd w:val="clear" w:color="auto" w:fill="auto"/>
            <w:noWrap/>
            <w:vAlign w:val="bottom"/>
            <w:hideMark/>
          </w:tcPr>
          <w:p w14:paraId="3E7F3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315ED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1F2645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w:t>
            </w:r>
          </w:p>
        </w:tc>
        <w:tc>
          <w:tcPr>
            <w:tcW w:w="673" w:type="dxa"/>
            <w:tcBorders>
              <w:top w:val="nil"/>
              <w:left w:val="nil"/>
              <w:bottom w:val="nil"/>
              <w:right w:val="nil"/>
            </w:tcBorders>
            <w:shd w:val="clear" w:color="auto" w:fill="auto"/>
            <w:noWrap/>
            <w:vAlign w:val="bottom"/>
            <w:hideMark/>
          </w:tcPr>
          <w:p w14:paraId="1A42DF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3" w:type="dxa"/>
            <w:tcBorders>
              <w:top w:val="nil"/>
              <w:left w:val="nil"/>
              <w:bottom w:val="nil"/>
              <w:right w:val="nil"/>
            </w:tcBorders>
            <w:shd w:val="clear" w:color="auto" w:fill="auto"/>
            <w:noWrap/>
            <w:vAlign w:val="bottom"/>
            <w:hideMark/>
          </w:tcPr>
          <w:p w14:paraId="1290E7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3" w:type="dxa"/>
            <w:tcBorders>
              <w:top w:val="nil"/>
              <w:left w:val="nil"/>
              <w:bottom w:val="nil"/>
              <w:right w:val="nil"/>
            </w:tcBorders>
            <w:shd w:val="clear" w:color="auto" w:fill="auto"/>
            <w:noWrap/>
            <w:vAlign w:val="bottom"/>
            <w:hideMark/>
          </w:tcPr>
          <w:p w14:paraId="5C05A2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5F2E5D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4" w:type="dxa"/>
            <w:tcBorders>
              <w:top w:val="nil"/>
              <w:left w:val="nil"/>
              <w:bottom w:val="nil"/>
              <w:right w:val="nil"/>
            </w:tcBorders>
            <w:shd w:val="clear" w:color="auto" w:fill="auto"/>
            <w:noWrap/>
            <w:vAlign w:val="bottom"/>
            <w:hideMark/>
          </w:tcPr>
          <w:p w14:paraId="10B563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w:t>
            </w:r>
          </w:p>
        </w:tc>
      </w:tr>
      <w:tr w:rsidR="004B0B49" w:rsidRPr="0089132E" w14:paraId="4E5DD939" w14:textId="77777777" w:rsidTr="004B0B49">
        <w:trPr>
          <w:trHeight w:val="300"/>
        </w:trPr>
        <w:tc>
          <w:tcPr>
            <w:tcW w:w="1166" w:type="dxa"/>
            <w:tcBorders>
              <w:top w:val="nil"/>
              <w:left w:val="nil"/>
              <w:bottom w:val="nil"/>
              <w:right w:val="nil"/>
            </w:tcBorders>
            <w:shd w:val="clear" w:color="auto" w:fill="auto"/>
            <w:noWrap/>
            <w:vAlign w:val="bottom"/>
            <w:hideMark/>
          </w:tcPr>
          <w:p w14:paraId="6C3EDB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SR0072</w:t>
            </w:r>
          </w:p>
        </w:tc>
        <w:tc>
          <w:tcPr>
            <w:tcW w:w="1320" w:type="dxa"/>
            <w:tcBorders>
              <w:top w:val="nil"/>
              <w:left w:val="nil"/>
              <w:bottom w:val="nil"/>
              <w:right w:val="nil"/>
            </w:tcBorders>
            <w:shd w:val="clear" w:color="auto" w:fill="auto"/>
            <w:noWrap/>
            <w:vAlign w:val="bottom"/>
            <w:hideMark/>
          </w:tcPr>
          <w:p w14:paraId="427FC6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9/26/2012</w:t>
            </w:r>
          </w:p>
        </w:tc>
        <w:tc>
          <w:tcPr>
            <w:tcW w:w="1114" w:type="dxa"/>
            <w:tcBorders>
              <w:top w:val="nil"/>
              <w:left w:val="nil"/>
              <w:bottom w:val="nil"/>
              <w:right w:val="nil"/>
            </w:tcBorders>
            <w:shd w:val="clear" w:color="auto" w:fill="auto"/>
            <w:noWrap/>
            <w:vAlign w:val="bottom"/>
            <w:hideMark/>
          </w:tcPr>
          <w:p w14:paraId="3ADD16E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C512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482_0</w:t>
            </w:r>
          </w:p>
        </w:tc>
        <w:tc>
          <w:tcPr>
            <w:tcW w:w="673" w:type="dxa"/>
            <w:tcBorders>
              <w:top w:val="nil"/>
              <w:left w:val="nil"/>
              <w:bottom w:val="nil"/>
              <w:right w:val="nil"/>
            </w:tcBorders>
            <w:shd w:val="clear" w:color="auto" w:fill="auto"/>
            <w:noWrap/>
            <w:vAlign w:val="bottom"/>
            <w:hideMark/>
          </w:tcPr>
          <w:p w14:paraId="7960F6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17E625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733C30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6718A0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98.5</w:t>
            </w:r>
          </w:p>
        </w:tc>
        <w:tc>
          <w:tcPr>
            <w:tcW w:w="673" w:type="dxa"/>
            <w:tcBorders>
              <w:top w:val="nil"/>
              <w:left w:val="nil"/>
              <w:bottom w:val="nil"/>
              <w:right w:val="nil"/>
            </w:tcBorders>
            <w:shd w:val="clear" w:color="auto" w:fill="auto"/>
            <w:noWrap/>
            <w:vAlign w:val="bottom"/>
            <w:hideMark/>
          </w:tcPr>
          <w:p w14:paraId="36D7EF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14FD6A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58FAF6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c>
          <w:tcPr>
            <w:tcW w:w="674" w:type="dxa"/>
            <w:tcBorders>
              <w:top w:val="nil"/>
              <w:left w:val="nil"/>
              <w:bottom w:val="nil"/>
              <w:right w:val="nil"/>
            </w:tcBorders>
            <w:shd w:val="clear" w:color="auto" w:fill="auto"/>
            <w:noWrap/>
            <w:vAlign w:val="bottom"/>
            <w:hideMark/>
          </w:tcPr>
          <w:p w14:paraId="2EC81F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w:t>
            </w:r>
          </w:p>
        </w:tc>
      </w:tr>
      <w:tr w:rsidR="004B0B49" w:rsidRPr="0089132E" w14:paraId="6CA4E78F" w14:textId="77777777" w:rsidTr="004B0B49">
        <w:trPr>
          <w:trHeight w:val="300"/>
        </w:trPr>
        <w:tc>
          <w:tcPr>
            <w:tcW w:w="1166" w:type="dxa"/>
            <w:tcBorders>
              <w:top w:val="nil"/>
              <w:left w:val="nil"/>
              <w:bottom w:val="nil"/>
              <w:right w:val="nil"/>
            </w:tcBorders>
            <w:shd w:val="clear" w:color="auto" w:fill="auto"/>
            <w:noWrap/>
            <w:vAlign w:val="bottom"/>
            <w:hideMark/>
          </w:tcPr>
          <w:p w14:paraId="016343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MRE1</w:t>
            </w:r>
          </w:p>
        </w:tc>
        <w:tc>
          <w:tcPr>
            <w:tcW w:w="1320" w:type="dxa"/>
            <w:tcBorders>
              <w:top w:val="nil"/>
              <w:left w:val="nil"/>
              <w:bottom w:val="nil"/>
              <w:right w:val="nil"/>
            </w:tcBorders>
            <w:shd w:val="clear" w:color="auto" w:fill="auto"/>
            <w:noWrap/>
            <w:vAlign w:val="bottom"/>
            <w:hideMark/>
          </w:tcPr>
          <w:p w14:paraId="58109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10/3/2012</w:t>
            </w:r>
          </w:p>
        </w:tc>
        <w:tc>
          <w:tcPr>
            <w:tcW w:w="1114" w:type="dxa"/>
            <w:tcBorders>
              <w:top w:val="nil"/>
              <w:left w:val="nil"/>
              <w:bottom w:val="nil"/>
              <w:right w:val="nil"/>
            </w:tcBorders>
            <w:shd w:val="clear" w:color="auto" w:fill="auto"/>
            <w:noWrap/>
            <w:vAlign w:val="bottom"/>
            <w:hideMark/>
          </w:tcPr>
          <w:p w14:paraId="0E9B9F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352908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483_0</w:t>
            </w:r>
          </w:p>
        </w:tc>
        <w:tc>
          <w:tcPr>
            <w:tcW w:w="673" w:type="dxa"/>
            <w:tcBorders>
              <w:top w:val="nil"/>
              <w:left w:val="nil"/>
              <w:bottom w:val="nil"/>
              <w:right w:val="nil"/>
            </w:tcBorders>
            <w:shd w:val="clear" w:color="auto" w:fill="auto"/>
            <w:noWrap/>
            <w:vAlign w:val="bottom"/>
            <w:hideMark/>
          </w:tcPr>
          <w:p w14:paraId="118042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007386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6AE8C0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56.9</w:t>
            </w:r>
          </w:p>
        </w:tc>
        <w:tc>
          <w:tcPr>
            <w:tcW w:w="673" w:type="dxa"/>
            <w:tcBorders>
              <w:top w:val="nil"/>
              <w:left w:val="nil"/>
              <w:bottom w:val="nil"/>
              <w:right w:val="nil"/>
            </w:tcBorders>
            <w:shd w:val="clear" w:color="auto" w:fill="auto"/>
            <w:noWrap/>
            <w:vAlign w:val="bottom"/>
            <w:hideMark/>
          </w:tcPr>
          <w:p w14:paraId="7E3012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15511A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c>
          <w:tcPr>
            <w:tcW w:w="673" w:type="dxa"/>
            <w:tcBorders>
              <w:top w:val="nil"/>
              <w:left w:val="nil"/>
              <w:bottom w:val="nil"/>
              <w:right w:val="nil"/>
            </w:tcBorders>
            <w:shd w:val="clear" w:color="auto" w:fill="auto"/>
            <w:noWrap/>
            <w:vAlign w:val="bottom"/>
            <w:hideMark/>
          </w:tcPr>
          <w:p w14:paraId="637390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63748D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4" w:type="dxa"/>
            <w:tcBorders>
              <w:top w:val="nil"/>
              <w:left w:val="nil"/>
              <w:bottom w:val="nil"/>
              <w:right w:val="nil"/>
            </w:tcBorders>
            <w:shd w:val="clear" w:color="auto" w:fill="auto"/>
            <w:noWrap/>
            <w:vAlign w:val="bottom"/>
            <w:hideMark/>
          </w:tcPr>
          <w:p w14:paraId="09646C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w:t>
            </w:r>
          </w:p>
        </w:tc>
      </w:tr>
      <w:tr w:rsidR="004B0B49" w:rsidRPr="0089132E" w14:paraId="74344285" w14:textId="77777777" w:rsidTr="004B0B49">
        <w:trPr>
          <w:trHeight w:val="300"/>
        </w:trPr>
        <w:tc>
          <w:tcPr>
            <w:tcW w:w="1166" w:type="dxa"/>
            <w:tcBorders>
              <w:top w:val="nil"/>
              <w:left w:val="nil"/>
              <w:bottom w:val="nil"/>
              <w:right w:val="nil"/>
            </w:tcBorders>
            <w:shd w:val="clear" w:color="auto" w:fill="auto"/>
            <w:noWrap/>
            <w:vAlign w:val="bottom"/>
            <w:hideMark/>
          </w:tcPr>
          <w:p w14:paraId="0D545B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MRE0035</w:t>
            </w:r>
          </w:p>
        </w:tc>
        <w:tc>
          <w:tcPr>
            <w:tcW w:w="1320" w:type="dxa"/>
            <w:tcBorders>
              <w:top w:val="nil"/>
              <w:left w:val="nil"/>
              <w:bottom w:val="nil"/>
              <w:right w:val="nil"/>
            </w:tcBorders>
            <w:shd w:val="clear" w:color="auto" w:fill="auto"/>
            <w:noWrap/>
            <w:vAlign w:val="bottom"/>
            <w:hideMark/>
          </w:tcPr>
          <w:p w14:paraId="784EBA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7F5647A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0782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485_0</w:t>
            </w:r>
          </w:p>
        </w:tc>
        <w:tc>
          <w:tcPr>
            <w:tcW w:w="673" w:type="dxa"/>
            <w:tcBorders>
              <w:top w:val="nil"/>
              <w:left w:val="nil"/>
              <w:bottom w:val="nil"/>
              <w:right w:val="nil"/>
            </w:tcBorders>
            <w:shd w:val="clear" w:color="auto" w:fill="auto"/>
            <w:noWrap/>
            <w:vAlign w:val="bottom"/>
            <w:hideMark/>
          </w:tcPr>
          <w:p w14:paraId="3718B3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49A5BC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76309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2548E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40E5C7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4A1E55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08C63F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4" w:type="dxa"/>
            <w:tcBorders>
              <w:top w:val="nil"/>
              <w:left w:val="nil"/>
              <w:bottom w:val="nil"/>
              <w:right w:val="nil"/>
            </w:tcBorders>
            <w:shd w:val="clear" w:color="auto" w:fill="auto"/>
            <w:noWrap/>
            <w:vAlign w:val="bottom"/>
            <w:hideMark/>
          </w:tcPr>
          <w:p w14:paraId="38857D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r>
      <w:tr w:rsidR="004B0B49" w:rsidRPr="0089132E" w14:paraId="6370EA9D" w14:textId="77777777" w:rsidTr="004B0B49">
        <w:trPr>
          <w:trHeight w:val="300"/>
        </w:trPr>
        <w:tc>
          <w:tcPr>
            <w:tcW w:w="1166" w:type="dxa"/>
            <w:tcBorders>
              <w:top w:val="nil"/>
              <w:left w:val="nil"/>
              <w:bottom w:val="nil"/>
              <w:right w:val="nil"/>
            </w:tcBorders>
            <w:shd w:val="clear" w:color="auto" w:fill="auto"/>
            <w:noWrap/>
            <w:vAlign w:val="bottom"/>
            <w:hideMark/>
          </w:tcPr>
          <w:p w14:paraId="13E8EA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WB0390</w:t>
            </w:r>
          </w:p>
        </w:tc>
        <w:tc>
          <w:tcPr>
            <w:tcW w:w="1320" w:type="dxa"/>
            <w:tcBorders>
              <w:top w:val="nil"/>
              <w:left w:val="nil"/>
              <w:bottom w:val="nil"/>
              <w:right w:val="nil"/>
            </w:tcBorders>
            <w:shd w:val="clear" w:color="auto" w:fill="auto"/>
            <w:noWrap/>
            <w:vAlign w:val="bottom"/>
            <w:hideMark/>
          </w:tcPr>
          <w:p w14:paraId="696F25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8/6/2012</w:t>
            </w:r>
          </w:p>
        </w:tc>
        <w:tc>
          <w:tcPr>
            <w:tcW w:w="1114" w:type="dxa"/>
            <w:tcBorders>
              <w:top w:val="nil"/>
              <w:left w:val="nil"/>
              <w:bottom w:val="nil"/>
              <w:right w:val="nil"/>
            </w:tcBorders>
            <w:shd w:val="clear" w:color="auto" w:fill="auto"/>
            <w:noWrap/>
            <w:vAlign w:val="bottom"/>
            <w:hideMark/>
          </w:tcPr>
          <w:p w14:paraId="67F1918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68B6A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486_0</w:t>
            </w:r>
          </w:p>
        </w:tc>
        <w:tc>
          <w:tcPr>
            <w:tcW w:w="673" w:type="dxa"/>
            <w:tcBorders>
              <w:top w:val="nil"/>
              <w:left w:val="nil"/>
              <w:bottom w:val="nil"/>
              <w:right w:val="nil"/>
            </w:tcBorders>
            <w:shd w:val="clear" w:color="auto" w:fill="auto"/>
            <w:noWrap/>
            <w:vAlign w:val="bottom"/>
            <w:hideMark/>
          </w:tcPr>
          <w:p w14:paraId="0133A0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c>
          <w:tcPr>
            <w:tcW w:w="673" w:type="dxa"/>
            <w:tcBorders>
              <w:top w:val="nil"/>
              <w:left w:val="nil"/>
              <w:bottom w:val="nil"/>
              <w:right w:val="nil"/>
            </w:tcBorders>
            <w:shd w:val="clear" w:color="auto" w:fill="auto"/>
            <w:noWrap/>
            <w:vAlign w:val="bottom"/>
            <w:hideMark/>
          </w:tcPr>
          <w:p w14:paraId="349495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434096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3" w:type="dxa"/>
            <w:tcBorders>
              <w:top w:val="nil"/>
              <w:left w:val="nil"/>
              <w:bottom w:val="nil"/>
              <w:right w:val="nil"/>
            </w:tcBorders>
            <w:shd w:val="clear" w:color="auto" w:fill="auto"/>
            <w:noWrap/>
            <w:vAlign w:val="bottom"/>
            <w:hideMark/>
          </w:tcPr>
          <w:p w14:paraId="1FDE60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312373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3810EE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7C92CC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4" w:type="dxa"/>
            <w:tcBorders>
              <w:top w:val="nil"/>
              <w:left w:val="nil"/>
              <w:bottom w:val="nil"/>
              <w:right w:val="nil"/>
            </w:tcBorders>
            <w:shd w:val="clear" w:color="auto" w:fill="auto"/>
            <w:noWrap/>
            <w:vAlign w:val="bottom"/>
            <w:hideMark/>
          </w:tcPr>
          <w:p w14:paraId="26BE09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r>
      <w:tr w:rsidR="004B0B49" w:rsidRPr="0089132E" w14:paraId="34B95C8A" w14:textId="77777777" w:rsidTr="004B0B49">
        <w:trPr>
          <w:trHeight w:val="300"/>
        </w:trPr>
        <w:tc>
          <w:tcPr>
            <w:tcW w:w="1166" w:type="dxa"/>
            <w:tcBorders>
              <w:top w:val="nil"/>
              <w:left w:val="nil"/>
              <w:bottom w:val="nil"/>
              <w:right w:val="nil"/>
            </w:tcBorders>
            <w:shd w:val="clear" w:color="auto" w:fill="auto"/>
            <w:noWrap/>
            <w:vAlign w:val="bottom"/>
            <w:hideMark/>
          </w:tcPr>
          <w:p w14:paraId="7DE568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64EC5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8/6/2012</w:t>
            </w:r>
          </w:p>
        </w:tc>
        <w:tc>
          <w:tcPr>
            <w:tcW w:w="1114" w:type="dxa"/>
            <w:tcBorders>
              <w:top w:val="nil"/>
              <w:left w:val="nil"/>
              <w:bottom w:val="nil"/>
              <w:right w:val="nil"/>
            </w:tcBorders>
            <w:shd w:val="clear" w:color="auto" w:fill="auto"/>
            <w:noWrap/>
            <w:vAlign w:val="bottom"/>
            <w:hideMark/>
          </w:tcPr>
          <w:p w14:paraId="593C686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D7E29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487_0</w:t>
            </w:r>
          </w:p>
        </w:tc>
        <w:tc>
          <w:tcPr>
            <w:tcW w:w="673" w:type="dxa"/>
            <w:tcBorders>
              <w:top w:val="nil"/>
              <w:left w:val="nil"/>
              <w:bottom w:val="nil"/>
              <w:right w:val="nil"/>
            </w:tcBorders>
            <w:shd w:val="clear" w:color="auto" w:fill="auto"/>
            <w:noWrap/>
            <w:vAlign w:val="bottom"/>
            <w:hideMark/>
          </w:tcPr>
          <w:p w14:paraId="6C0958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3DA36E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41D133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11AAF9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67338B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25.9</w:t>
            </w:r>
          </w:p>
        </w:tc>
        <w:tc>
          <w:tcPr>
            <w:tcW w:w="673" w:type="dxa"/>
            <w:tcBorders>
              <w:top w:val="nil"/>
              <w:left w:val="nil"/>
              <w:bottom w:val="nil"/>
              <w:right w:val="nil"/>
            </w:tcBorders>
            <w:shd w:val="clear" w:color="auto" w:fill="auto"/>
            <w:noWrap/>
            <w:vAlign w:val="bottom"/>
            <w:hideMark/>
          </w:tcPr>
          <w:p w14:paraId="3F8DF1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17.1</w:t>
            </w:r>
          </w:p>
        </w:tc>
        <w:tc>
          <w:tcPr>
            <w:tcW w:w="673" w:type="dxa"/>
            <w:tcBorders>
              <w:top w:val="nil"/>
              <w:left w:val="nil"/>
              <w:bottom w:val="nil"/>
              <w:right w:val="nil"/>
            </w:tcBorders>
            <w:shd w:val="clear" w:color="auto" w:fill="auto"/>
            <w:noWrap/>
            <w:vAlign w:val="bottom"/>
            <w:hideMark/>
          </w:tcPr>
          <w:p w14:paraId="43693E4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78642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r>
      <w:tr w:rsidR="004B0B49" w:rsidRPr="0089132E" w14:paraId="5E30F2A5" w14:textId="77777777" w:rsidTr="004B0B49">
        <w:trPr>
          <w:trHeight w:val="300"/>
        </w:trPr>
        <w:tc>
          <w:tcPr>
            <w:tcW w:w="1166" w:type="dxa"/>
            <w:tcBorders>
              <w:top w:val="nil"/>
              <w:left w:val="nil"/>
              <w:bottom w:val="nil"/>
              <w:right w:val="nil"/>
            </w:tcBorders>
            <w:shd w:val="clear" w:color="auto" w:fill="auto"/>
            <w:noWrap/>
            <w:vAlign w:val="bottom"/>
            <w:hideMark/>
          </w:tcPr>
          <w:p w14:paraId="461FE4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50922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116E24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864D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488_0</w:t>
            </w:r>
          </w:p>
        </w:tc>
        <w:tc>
          <w:tcPr>
            <w:tcW w:w="673" w:type="dxa"/>
            <w:tcBorders>
              <w:top w:val="nil"/>
              <w:left w:val="nil"/>
              <w:bottom w:val="nil"/>
              <w:right w:val="nil"/>
            </w:tcBorders>
            <w:shd w:val="clear" w:color="auto" w:fill="auto"/>
            <w:noWrap/>
            <w:vAlign w:val="bottom"/>
            <w:hideMark/>
          </w:tcPr>
          <w:p w14:paraId="40673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29.0</w:t>
            </w:r>
          </w:p>
        </w:tc>
        <w:tc>
          <w:tcPr>
            <w:tcW w:w="673" w:type="dxa"/>
            <w:tcBorders>
              <w:top w:val="nil"/>
              <w:left w:val="nil"/>
              <w:bottom w:val="nil"/>
              <w:right w:val="nil"/>
            </w:tcBorders>
            <w:shd w:val="clear" w:color="auto" w:fill="auto"/>
            <w:noWrap/>
            <w:vAlign w:val="bottom"/>
            <w:hideMark/>
          </w:tcPr>
          <w:p w14:paraId="52761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7EB4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38CB8E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3" w:type="dxa"/>
            <w:tcBorders>
              <w:top w:val="nil"/>
              <w:left w:val="nil"/>
              <w:bottom w:val="nil"/>
              <w:right w:val="nil"/>
            </w:tcBorders>
            <w:shd w:val="clear" w:color="auto" w:fill="auto"/>
            <w:noWrap/>
            <w:vAlign w:val="bottom"/>
            <w:hideMark/>
          </w:tcPr>
          <w:p w14:paraId="742A47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3" w:type="dxa"/>
            <w:tcBorders>
              <w:top w:val="nil"/>
              <w:left w:val="nil"/>
              <w:bottom w:val="nil"/>
              <w:right w:val="nil"/>
            </w:tcBorders>
            <w:shd w:val="clear" w:color="auto" w:fill="auto"/>
            <w:noWrap/>
            <w:vAlign w:val="bottom"/>
            <w:hideMark/>
          </w:tcPr>
          <w:p w14:paraId="15048F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6B0D70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4" w:type="dxa"/>
            <w:tcBorders>
              <w:top w:val="nil"/>
              <w:left w:val="nil"/>
              <w:bottom w:val="nil"/>
              <w:right w:val="nil"/>
            </w:tcBorders>
            <w:shd w:val="clear" w:color="auto" w:fill="auto"/>
            <w:noWrap/>
            <w:vAlign w:val="bottom"/>
            <w:hideMark/>
          </w:tcPr>
          <w:p w14:paraId="7DAC83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11E9505" w14:textId="77777777" w:rsidTr="004B0B49">
        <w:trPr>
          <w:trHeight w:val="300"/>
        </w:trPr>
        <w:tc>
          <w:tcPr>
            <w:tcW w:w="1166" w:type="dxa"/>
            <w:tcBorders>
              <w:top w:val="nil"/>
              <w:left w:val="nil"/>
              <w:bottom w:val="nil"/>
              <w:right w:val="nil"/>
            </w:tcBorders>
            <w:shd w:val="clear" w:color="auto" w:fill="auto"/>
            <w:noWrap/>
            <w:vAlign w:val="bottom"/>
            <w:hideMark/>
          </w:tcPr>
          <w:p w14:paraId="16D97EA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30DDB1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43F9ED9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1CB2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489_0</w:t>
            </w:r>
          </w:p>
        </w:tc>
        <w:tc>
          <w:tcPr>
            <w:tcW w:w="673" w:type="dxa"/>
            <w:tcBorders>
              <w:top w:val="nil"/>
              <w:left w:val="nil"/>
              <w:bottom w:val="nil"/>
              <w:right w:val="nil"/>
            </w:tcBorders>
            <w:shd w:val="clear" w:color="auto" w:fill="auto"/>
            <w:noWrap/>
            <w:vAlign w:val="bottom"/>
            <w:hideMark/>
          </w:tcPr>
          <w:p w14:paraId="76098F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20.1</w:t>
            </w:r>
          </w:p>
        </w:tc>
        <w:tc>
          <w:tcPr>
            <w:tcW w:w="673" w:type="dxa"/>
            <w:tcBorders>
              <w:top w:val="nil"/>
              <w:left w:val="nil"/>
              <w:bottom w:val="nil"/>
              <w:right w:val="nil"/>
            </w:tcBorders>
            <w:shd w:val="clear" w:color="auto" w:fill="auto"/>
            <w:noWrap/>
            <w:vAlign w:val="bottom"/>
            <w:hideMark/>
          </w:tcPr>
          <w:p w14:paraId="67CF6A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c>
          <w:tcPr>
            <w:tcW w:w="673" w:type="dxa"/>
            <w:tcBorders>
              <w:top w:val="nil"/>
              <w:left w:val="nil"/>
              <w:bottom w:val="nil"/>
              <w:right w:val="nil"/>
            </w:tcBorders>
            <w:shd w:val="clear" w:color="auto" w:fill="auto"/>
            <w:noWrap/>
            <w:vAlign w:val="bottom"/>
            <w:hideMark/>
          </w:tcPr>
          <w:p w14:paraId="1B23D2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485A1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426338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737DB5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8A694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42.0</w:t>
            </w:r>
          </w:p>
        </w:tc>
        <w:tc>
          <w:tcPr>
            <w:tcW w:w="674" w:type="dxa"/>
            <w:tcBorders>
              <w:top w:val="nil"/>
              <w:left w:val="nil"/>
              <w:bottom w:val="nil"/>
              <w:right w:val="nil"/>
            </w:tcBorders>
            <w:shd w:val="clear" w:color="auto" w:fill="auto"/>
            <w:noWrap/>
            <w:vAlign w:val="bottom"/>
            <w:hideMark/>
          </w:tcPr>
          <w:p w14:paraId="69A2AE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5A0AF9C2" w14:textId="77777777" w:rsidTr="004B0B49">
        <w:trPr>
          <w:trHeight w:val="300"/>
        </w:trPr>
        <w:tc>
          <w:tcPr>
            <w:tcW w:w="1166" w:type="dxa"/>
            <w:tcBorders>
              <w:top w:val="nil"/>
              <w:left w:val="nil"/>
              <w:bottom w:val="nil"/>
              <w:right w:val="nil"/>
            </w:tcBorders>
            <w:shd w:val="clear" w:color="auto" w:fill="auto"/>
            <w:noWrap/>
            <w:vAlign w:val="bottom"/>
            <w:hideMark/>
          </w:tcPr>
          <w:p w14:paraId="2D4794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2E0B13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79EB86F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BA618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490_0</w:t>
            </w:r>
          </w:p>
        </w:tc>
        <w:tc>
          <w:tcPr>
            <w:tcW w:w="673" w:type="dxa"/>
            <w:tcBorders>
              <w:top w:val="nil"/>
              <w:left w:val="nil"/>
              <w:bottom w:val="nil"/>
              <w:right w:val="nil"/>
            </w:tcBorders>
            <w:shd w:val="clear" w:color="auto" w:fill="auto"/>
            <w:noWrap/>
            <w:vAlign w:val="bottom"/>
            <w:hideMark/>
          </w:tcPr>
          <w:p w14:paraId="0E0CDE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30.9</w:t>
            </w:r>
          </w:p>
        </w:tc>
        <w:tc>
          <w:tcPr>
            <w:tcW w:w="673" w:type="dxa"/>
            <w:tcBorders>
              <w:top w:val="nil"/>
              <w:left w:val="nil"/>
              <w:bottom w:val="nil"/>
              <w:right w:val="nil"/>
            </w:tcBorders>
            <w:shd w:val="clear" w:color="auto" w:fill="auto"/>
            <w:noWrap/>
            <w:vAlign w:val="bottom"/>
            <w:hideMark/>
          </w:tcPr>
          <w:p w14:paraId="1EBA8C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w:t>
            </w:r>
          </w:p>
        </w:tc>
        <w:tc>
          <w:tcPr>
            <w:tcW w:w="673" w:type="dxa"/>
            <w:tcBorders>
              <w:top w:val="nil"/>
              <w:left w:val="nil"/>
              <w:bottom w:val="nil"/>
              <w:right w:val="nil"/>
            </w:tcBorders>
            <w:shd w:val="clear" w:color="auto" w:fill="auto"/>
            <w:noWrap/>
            <w:vAlign w:val="bottom"/>
            <w:hideMark/>
          </w:tcPr>
          <w:p w14:paraId="75A7C7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408BC3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4CC932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5DAC32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320D1C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c>
          <w:tcPr>
            <w:tcW w:w="674" w:type="dxa"/>
            <w:tcBorders>
              <w:top w:val="nil"/>
              <w:left w:val="nil"/>
              <w:bottom w:val="nil"/>
              <w:right w:val="nil"/>
            </w:tcBorders>
            <w:shd w:val="clear" w:color="auto" w:fill="auto"/>
            <w:noWrap/>
            <w:vAlign w:val="bottom"/>
            <w:hideMark/>
          </w:tcPr>
          <w:p w14:paraId="3C1A5A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1E007320" w14:textId="77777777" w:rsidTr="004B0B49">
        <w:trPr>
          <w:trHeight w:val="300"/>
        </w:trPr>
        <w:tc>
          <w:tcPr>
            <w:tcW w:w="1166" w:type="dxa"/>
            <w:tcBorders>
              <w:top w:val="nil"/>
              <w:left w:val="nil"/>
              <w:bottom w:val="nil"/>
              <w:right w:val="nil"/>
            </w:tcBorders>
            <w:shd w:val="clear" w:color="auto" w:fill="auto"/>
            <w:noWrap/>
            <w:vAlign w:val="bottom"/>
            <w:hideMark/>
          </w:tcPr>
          <w:p w14:paraId="721C67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WB0394</w:t>
            </w:r>
          </w:p>
        </w:tc>
        <w:tc>
          <w:tcPr>
            <w:tcW w:w="1320" w:type="dxa"/>
            <w:tcBorders>
              <w:top w:val="nil"/>
              <w:left w:val="nil"/>
              <w:bottom w:val="nil"/>
              <w:right w:val="nil"/>
            </w:tcBorders>
            <w:shd w:val="clear" w:color="auto" w:fill="auto"/>
            <w:noWrap/>
            <w:vAlign w:val="bottom"/>
            <w:hideMark/>
          </w:tcPr>
          <w:p w14:paraId="46B147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1A1F6F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3150A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491_0</w:t>
            </w:r>
          </w:p>
        </w:tc>
        <w:tc>
          <w:tcPr>
            <w:tcW w:w="673" w:type="dxa"/>
            <w:tcBorders>
              <w:top w:val="nil"/>
              <w:left w:val="nil"/>
              <w:bottom w:val="nil"/>
              <w:right w:val="nil"/>
            </w:tcBorders>
            <w:shd w:val="clear" w:color="auto" w:fill="auto"/>
            <w:noWrap/>
            <w:vAlign w:val="bottom"/>
            <w:hideMark/>
          </w:tcPr>
          <w:p w14:paraId="193038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6A027E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w:t>
            </w:r>
          </w:p>
        </w:tc>
        <w:tc>
          <w:tcPr>
            <w:tcW w:w="673" w:type="dxa"/>
            <w:tcBorders>
              <w:top w:val="nil"/>
              <w:left w:val="nil"/>
              <w:bottom w:val="nil"/>
              <w:right w:val="nil"/>
            </w:tcBorders>
            <w:shd w:val="clear" w:color="auto" w:fill="auto"/>
            <w:noWrap/>
            <w:vAlign w:val="bottom"/>
            <w:hideMark/>
          </w:tcPr>
          <w:p w14:paraId="7CC77C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0C08C7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47E8FA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4FE0B7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7AF475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4" w:type="dxa"/>
            <w:tcBorders>
              <w:top w:val="nil"/>
              <w:left w:val="nil"/>
              <w:bottom w:val="nil"/>
              <w:right w:val="nil"/>
            </w:tcBorders>
            <w:shd w:val="clear" w:color="auto" w:fill="auto"/>
            <w:noWrap/>
            <w:vAlign w:val="bottom"/>
            <w:hideMark/>
          </w:tcPr>
          <w:p w14:paraId="0F467B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623DEDCB" w14:textId="77777777" w:rsidTr="004B0B49">
        <w:trPr>
          <w:trHeight w:val="300"/>
        </w:trPr>
        <w:tc>
          <w:tcPr>
            <w:tcW w:w="1166" w:type="dxa"/>
            <w:tcBorders>
              <w:top w:val="nil"/>
              <w:left w:val="nil"/>
              <w:bottom w:val="nil"/>
              <w:right w:val="nil"/>
            </w:tcBorders>
            <w:shd w:val="clear" w:color="auto" w:fill="auto"/>
            <w:noWrap/>
            <w:vAlign w:val="bottom"/>
            <w:hideMark/>
          </w:tcPr>
          <w:p w14:paraId="124D64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WB0392</w:t>
            </w:r>
          </w:p>
        </w:tc>
        <w:tc>
          <w:tcPr>
            <w:tcW w:w="1320" w:type="dxa"/>
            <w:tcBorders>
              <w:top w:val="nil"/>
              <w:left w:val="nil"/>
              <w:bottom w:val="nil"/>
              <w:right w:val="nil"/>
            </w:tcBorders>
            <w:shd w:val="clear" w:color="auto" w:fill="auto"/>
            <w:noWrap/>
            <w:vAlign w:val="bottom"/>
            <w:hideMark/>
          </w:tcPr>
          <w:p w14:paraId="3E191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629A22C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356C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492_0</w:t>
            </w:r>
          </w:p>
        </w:tc>
        <w:tc>
          <w:tcPr>
            <w:tcW w:w="673" w:type="dxa"/>
            <w:tcBorders>
              <w:top w:val="nil"/>
              <w:left w:val="nil"/>
              <w:bottom w:val="nil"/>
              <w:right w:val="nil"/>
            </w:tcBorders>
            <w:shd w:val="clear" w:color="auto" w:fill="auto"/>
            <w:noWrap/>
            <w:vAlign w:val="bottom"/>
            <w:hideMark/>
          </w:tcPr>
          <w:p w14:paraId="729567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68A151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w:t>
            </w:r>
          </w:p>
        </w:tc>
        <w:tc>
          <w:tcPr>
            <w:tcW w:w="673" w:type="dxa"/>
            <w:tcBorders>
              <w:top w:val="nil"/>
              <w:left w:val="nil"/>
              <w:bottom w:val="nil"/>
              <w:right w:val="nil"/>
            </w:tcBorders>
            <w:shd w:val="clear" w:color="auto" w:fill="auto"/>
            <w:noWrap/>
            <w:vAlign w:val="bottom"/>
            <w:hideMark/>
          </w:tcPr>
          <w:p w14:paraId="0FD37F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3FD7BF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52CB8C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43.3</w:t>
            </w:r>
          </w:p>
        </w:tc>
        <w:tc>
          <w:tcPr>
            <w:tcW w:w="673" w:type="dxa"/>
            <w:tcBorders>
              <w:top w:val="nil"/>
              <w:left w:val="nil"/>
              <w:bottom w:val="nil"/>
              <w:right w:val="nil"/>
            </w:tcBorders>
            <w:shd w:val="clear" w:color="auto" w:fill="auto"/>
            <w:noWrap/>
            <w:vAlign w:val="bottom"/>
            <w:hideMark/>
          </w:tcPr>
          <w:p w14:paraId="65D565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469312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13348E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w:t>
            </w:r>
          </w:p>
        </w:tc>
      </w:tr>
      <w:tr w:rsidR="004B0B49" w:rsidRPr="0089132E" w14:paraId="5CDAFB10" w14:textId="77777777" w:rsidTr="004B0B49">
        <w:trPr>
          <w:trHeight w:val="300"/>
        </w:trPr>
        <w:tc>
          <w:tcPr>
            <w:tcW w:w="1166" w:type="dxa"/>
            <w:tcBorders>
              <w:top w:val="nil"/>
              <w:left w:val="nil"/>
              <w:bottom w:val="nil"/>
              <w:right w:val="nil"/>
            </w:tcBorders>
            <w:shd w:val="clear" w:color="auto" w:fill="auto"/>
            <w:noWrap/>
            <w:vAlign w:val="bottom"/>
            <w:hideMark/>
          </w:tcPr>
          <w:p w14:paraId="7CD862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WB0401</w:t>
            </w:r>
          </w:p>
        </w:tc>
        <w:tc>
          <w:tcPr>
            <w:tcW w:w="1320" w:type="dxa"/>
            <w:tcBorders>
              <w:top w:val="nil"/>
              <w:left w:val="nil"/>
              <w:bottom w:val="nil"/>
              <w:right w:val="nil"/>
            </w:tcBorders>
            <w:shd w:val="clear" w:color="auto" w:fill="auto"/>
            <w:noWrap/>
            <w:vAlign w:val="bottom"/>
            <w:hideMark/>
          </w:tcPr>
          <w:p w14:paraId="14388C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5862FF9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F3DD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493_0</w:t>
            </w:r>
          </w:p>
        </w:tc>
        <w:tc>
          <w:tcPr>
            <w:tcW w:w="673" w:type="dxa"/>
            <w:tcBorders>
              <w:top w:val="nil"/>
              <w:left w:val="nil"/>
              <w:bottom w:val="nil"/>
              <w:right w:val="nil"/>
            </w:tcBorders>
            <w:shd w:val="clear" w:color="auto" w:fill="auto"/>
            <w:noWrap/>
            <w:vAlign w:val="bottom"/>
            <w:hideMark/>
          </w:tcPr>
          <w:p w14:paraId="6E95D5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3" w:type="dxa"/>
            <w:tcBorders>
              <w:top w:val="nil"/>
              <w:left w:val="nil"/>
              <w:bottom w:val="nil"/>
              <w:right w:val="nil"/>
            </w:tcBorders>
            <w:shd w:val="clear" w:color="auto" w:fill="auto"/>
            <w:noWrap/>
            <w:vAlign w:val="bottom"/>
            <w:hideMark/>
          </w:tcPr>
          <w:p w14:paraId="052846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752C43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3E2CFB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5EC295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69E82B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0AD337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4" w:type="dxa"/>
            <w:tcBorders>
              <w:top w:val="nil"/>
              <w:left w:val="nil"/>
              <w:bottom w:val="nil"/>
              <w:right w:val="nil"/>
            </w:tcBorders>
            <w:shd w:val="clear" w:color="auto" w:fill="auto"/>
            <w:noWrap/>
            <w:vAlign w:val="bottom"/>
            <w:hideMark/>
          </w:tcPr>
          <w:p w14:paraId="6416E1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01E3E18" w14:textId="77777777" w:rsidTr="004B0B49">
        <w:trPr>
          <w:trHeight w:val="300"/>
        </w:trPr>
        <w:tc>
          <w:tcPr>
            <w:tcW w:w="1166" w:type="dxa"/>
            <w:tcBorders>
              <w:top w:val="nil"/>
              <w:left w:val="nil"/>
              <w:bottom w:val="nil"/>
              <w:right w:val="nil"/>
            </w:tcBorders>
            <w:shd w:val="clear" w:color="auto" w:fill="auto"/>
            <w:noWrap/>
            <w:vAlign w:val="bottom"/>
            <w:hideMark/>
          </w:tcPr>
          <w:p w14:paraId="57DE6E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WB0399</w:t>
            </w:r>
          </w:p>
        </w:tc>
        <w:tc>
          <w:tcPr>
            <w:tcW w:w="1320" w:type="dxa"/>
            <w:tcBorders>
              <w:top w:val="nil"/>
              <w:left w:val="nil"/>
              <w:bottom w:val="nil"/>
              <w:right w:val="nil"/>
            </w:tcBorders>
            <w:shd w:val="clear" w:color="auto" w:fill="auto"/>
            <w:noWrap/>
            <w:vAlign w:val="bottom"/>
            <w:hideMark/>
          </w:tcPr>
          <w:p w14:paraId="0B396E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3563A78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B1F4B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494_0</w:t>
            </w:r>
          </w:p>
        </w:tc>
        <w:tc>
          <w:tcPr>
            <w:tcW w:w="673" w:type="dxa"/>
            <w:tcBorders>
              <w:top w:val="nil"/>
              <w:left w:val="nil"/>
              <w:bottom w:val="nil"/>
              <w:right w:val="nil"/>
            </w:tcBorders>
            <w:shd w:val="clear" w:color="auto" w:fill="auto"/>
            <w:noWrap/>
            <w:vAlign w:val="bottom"/>
            <w:hideMark/>
          </w:tcPr>
          <w:p w14:paraId="0AADA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420DBB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3CEC5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4E8669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1589C6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3" w:type="dxa"/>
            <w:tcBorders>
              <w:top w:val="nil"/>
              <w:left w:val="nil"/>
              <w:bottom w:val="nil"/>
              <w:right w:val="nil"/>
            </w:tcBorders>
            <w:shd w:val="clear" w:color="auto" w:fill="auto"/>
            <w:noWrap/>
            <w:vAlign w:val="bottom"/>
            <w:hideMark/>
          </w:tcPr>
          <w:p w14:paraId="618F85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A0E75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4" w:type="dxa"/>
            <w:tcBorders>
              <w:top w:val="nil"/>
              <w:left w:val="nil"/>
              <w:bottom w:val="nil"/>
              <w:right w:val="nil"/>
            </w:tcBorders>
            <w:shd w:val="clear" w:color="auto" w:fill="auto"/>
            <w:noWrap/>
            <w:vAlign w:val="bottom"/>
            <w:hideMark/>
          </w:tcPr>
          <w:p w14:paraId="77B6EF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21.1</w:t>
            </w:r>
          </w:p>
        </w:tc>
      </w:tr>
      <w:tr w:rsidR="004B0B49" w:rsidRPr="0089132E" w14:paraId="6A86A897" w14:textId="77777777" w:rsidTr="004B0B49">
        <w:trPr>
          <w:trHeight w:val="300"/>
        </w:trPr>
        <w:tc>
          <w:tcPr>
            <w:tcW w:w="1166" w:type="dxa"/>
            <w:tcBorders>
              <w:top w:val="nil"/>
              <w:left w:val="nil"/>
              <w:bottom w:val="nil"/>
              <w:right w:val="nil"/>
            </w:tcBorders>
            <w:shd w:val="clear" w:color="auto" w:fill="auto"/>
            <w:noWrap/>
            <w:vAlign w:val="bottom"/>
            <w:hideMark/>
          </w:tcPr>
          <w:p w14:paraId="6340FC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WB0395</w:t>
            </w:r>
          </w:p>
        </w:tc>
        <w:tc>
          <w:tcPr>
            <w:tcW w:w="1320" w:type="dxa"/>
            <w:tcBorders>
              <w:top w:val="nil"/>
              <w:left w:val="nil"/>
              <w:bottom w:val="nil"/>
              <w:right w:val="nil"/>
            </w:tcBorders>
            <w:shd w:val="clear" w:color="auto" w:fill="auto"/>
            <w:noWrap/>
            <w:vAlign w:val="bottom"/>
            <w:hideMark/>
          </w:tcPr>
          <w:p w14:paraId="4F1651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263E22E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8CDD8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495_0</w:t>
            </w:r>
          </w:p>
        </w:tc>
        <w:tc>
          <w:tcPr>
            <w:tcW w:w="673" w:type="dxa"/>
            <w:tcBorders>
              <w:top w:val="nil"/>
              <w:left w:val="nil"/>
              <w:bottom w:val="nil"/>
              <w:right w:val="nil"/>
            </w:tcBorders>
            <w:shd w:val="clear" w:color="auto" w:fill="auto"/>
            <w:noWrap/>
            <w:vAlign w:val="bottom"/>
            <w:hideMark/>
          </w:tcPr>
          <w:p w14:paraId="4BE92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29.2</w:t>
            </w:r>
          </w:p>
        </w:tc>
        <w:tc>
          <w:tcPr>
            <w:tcW w:w="673" w:type="dxa"/>
            <w:tcBorders>
              <w:top w:val="nil"/>
              <w:left w:val="nil"/>
              <w:bottom w:val="nil"/>
              <w:right w:val="nil"/>
            </w:tcBorders>
            <w:shd w:val="clear" w:color="auto" w:fill="auto"/>
            <w:noWrap/>
            <w:vAlign w:val="bottom"/>
            <w:hideMark/>
          </w:tcPr>
          <w:p w14:paraId="4A69A0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514E85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4C691E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77C1D4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6207F1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65C1AA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c>
          <w:tcPr>
            <w:tcW w:w="674" w:type="dxa"/>
            <w:tcBorders>
              <w:top w:val="nil"/>
              <w:left w:val="nil"/>
              <w:bottom w:val="nil"/>
              <w:right w:val="nil"/>
            </w:tcBorders>
            <w:shd w:val="clear" w:color="auto" w:fill="auto"/>
            <w:noWrap/>
            <w:vAlign w:val="bottom"/>
            <w:hideMark/>
          </w:tcPr>
          <w:p w14:paraId="51C76B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E676D90" w14:textId="77777777" w:rsidTr="004B0B49">
        <w:trPr>
          <w:trHeight w:val="300"/>
        </w:trPr>
        <w:tc>
          <w:tcPr>
            <w:tcW w:w="1166" w:type="dxa"/>
            <w:tcBorders>
              <w:top w:val="nil"/>
              <w:left w:val="nil"/>
              <w:bottom w:val="nil"/>
              <w:right w:val="nil"/>
            </w:tcBorders>
            <w:shd w:val="clear" w:color="auto" w:fill="auto"/>
            <w:noWrap/>
            <w:vAlign w:val="bottom"/>
            <w:hideMark/>
          </w:tcPr>
          <w:p w14:paraId="4AFEA7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WB0397</w:t>
            </w:r>
          </w:p>
        </w:tc>
        <w:tc>
          <w:tcPr>
            <w:tcW w:w="1320" w:type="dxa"/>
            <w:tcBorders>
              <w:top w:val="nil"/>
              <w:left w:val="nil"/>
              <w:bottom w:val="nil"/>
              <w:right w:val="nil"/>
            </w:tcBorders>
            <w:shd w:val="clear" w:color="auto" w:fill="auto"/>
            <w:noWrap/>
            <w:vAlign w:val="bottom"/>
            <w:hideMark/>
          </w:tcPr>
          <w:p w14:paraId="266659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3F74D9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BC0C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496_0</w:t>
            </w:r>
          </w:p>
        </w:tc>
        <w:tc>
          <w:tcPr>
            <w:tcW w:w="673" w:type="dxa"/>
            <w:tcBorders>
              <w:top w:val="nil"/>
              <w:left w:val="nil"/>
              <w:bottom w:val="nil"/>
              <w:right w:val="nil"/>
            </w:tcBorders>
            <w:shd w:val="clear" w:color="auto" w:fill="auto"/>
            <w:noWrap/>
            <w:vAlign w:val="bottom"/>
            <w:hideMark/>
          </w:tcPr>
          <w:p w14:paraId="492E03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054779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21FB82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48CEEF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3" w:type="dxa"/>
            <w:tcBorders>
              <w:top w:val="nil"/>
              <w:left w:val="nil"/>
              <w:bottom w:val="nil"/>
              <w:right w:val="nil"/>
            </w:tcBorders>
            <w:shd w:val="clear" w:color="auto" w:fill="auto"/>
            <w:noWrap/>
            <w:vAlign w:val="bottom"/>
            <w:hideMark/>
          </w:tcPr>
          <w:p w14:paraId="45CB62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269959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14.1</w:t>
            </w:r>
          </w:p>
        </w:tc>
        <w:tc>
          <w:tcPr>
            <w:tcW w:w="673" w:type="dxa"/>
            <w:tcBorders>
              <w:top w:val="nil"/>
              <w:left w:val="nil"/>
              <w:bottom w:val="nil"/>
              <w:right w:val="nil"/>
            </w:tcBorders>
            <w:shd w:val="clear" w:color="auto" w:fill="auto"/>
            <w:noWrap/>
            <w:vAlign w:val="bottom"/>
            <w:hideMark/>
          </w:tcPr>
          <w:p w14:paraId="63FB9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17.4</w:t>
            </w:r>
          </w:p>
        </w:tc>
        <w:tc>
          <w:tcPr>
            <w:tcW w:w="674" w:type="dxa"/>
            <w:tcBorders>
              <w:top w:val="nil"/>
              <w:left w:val="nil"/>
              <w:bottom w:val="nil"/>
              <w:right w:val="nil"/>
            </w:tcBorders>
            <w:shd w:val="clear" w:color="auto" w:fill="auto"/>
            <w:noWrap/>
            <w:vAlign w:val="bottom"/>
            <w:hideMark/>
          </w:tcPr>
          <w:p w14:paraId="45E85D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18.2</w:t>
            </w:r>
          </w:p>
        </w:tc>
      </w:tr>
      <w:tr w:rsidR="004B0B49" w:rsidRPr="0089132E" w14:paraId="09C88163" w14:textId="77777777" w:rsidTr="004B0B49">
        <w:trPr>
          <w:trHeight w:val="300"/>
        </w:trPr>
        <w:tc>
          <w:tcPr>
            <w:tcW w:w="1166" w:type="dxa"/>
            <w:tcBorders>
              <w:top w:val="nil"/>
              <w:left w:val="nil"/>
              <w:bottom w:val="nil"/>
              <w:right w:val="nil"/>
            </w:tcBorders>
            <w:shd w:val="clear" w:color="auto" w:fill="auto"/>
            <w:noWrap/>
            <w:vAlign w:val="bottom"/>
            <w:hideMark/>
          </w:tcPr>
          <w:p w14:paraId="60E316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WB0403</w:t>
            </w:r>
          </w:p>
        </w:tc>
        <w:tc>
          <w:tcPr>
            <w:tcW w:w="1320" w:type="dxa"/>
            <w:tcBorders>
              <w:top w:val="nil"/>
              <w:left w:val="nil"/>
              <w:bottom w:val="nil"/>
              <w:right w:val="nil"/>
            </w:tcBorders>
            <w:shd w:val="clear" w:color="auto" w:fill="auto"/>
            <w:noWrap/>
            <w:vAlign w:val="bottom"/>
            <w:hideMark/>
          </w:tcPr>
          <w:p w14:paraId="02EEF9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8/9/2012</w:t>
            </w:r>
          </w:p>
        </w:tc>
        <w:tc>
          <w:tcPr>
            <w:tcW w:w="1114" w:type="dxa"/>
            <w:tcBorders>
              <w:top w:val="nil"/>
              <w:left w:val="nil"/>
              <w:bottom w:val="nil"/>
              <w:right w:val="nil"/>
            </w:tcBorders>
            <w:shd w:val="clear" w:color="auto" w:fill="auto"/>
            <w:noWrap/>
            <w:vAlign w:val="bottom"/>
            <w:hideMark/>
          </w:tcPr>
          <w:p w14:paraId="24F268A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2A551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498_0</w:t>
            </w:r>
          </w:p>
        </w:tc>
        <w:tc>
          <w:tcPr>
            <w:tcW w:w="673" w:type="dxa"/>
            <w:tcBorders>
              <w:top w:val="nil"/>
              <w:left w:val="nil"/>
              <w:bottom w:val="nil"/>
              <w:right w:val="nil"/>
            </w:tcBorders>
            <w:shd w:val="clear" w:color="auto" w:fill="auto"/>
            <w:noWrap/>
            <w:vAlign w:val="bottom"/>
            <w:hideMark/>
          </w:tcPr>
          <w:p w14:paraId="1B3DC1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2B3B4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1D735E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6E07A0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35950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31BD54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7695E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19.0</w:t>
            </w:r>
          </w:p>
        </w:tc>
        <w:tc>
          <w:tcPr>
            <w:tcW w:w="674" w:type="dxa"/>
            <w:tcBorders>
              <w:top w:val="nil"/>
              <w:left w:val="nil"/>
              <w:bottom w:val="nil"/>
              <w:right w:val="nil"/>
            </w:tcBorders>
            <w:shd w:val="clear" w:color="auto" w:fill="auto"/>
            <w:noWrap/>
            <w:vAlign w:val="bottom"/>
            <w:hideMark/>
          </w:tcPr>
          <w:p w14:paraId="305D63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5DB3C6C4" w14:textId="77777777" w:rsidTr="004B0B49">
        <w:trPr>
          <w:trHeight w:val="300"/>
        </w:trPr>
        <w:tc>
          <w:tcPr>
            <w:tcW w:w="1166" w:type="dxa"/>
            <w:tcBorders>
              <w:top w:val="nil"/>
              <w:left w:val="nil"/>
              <w:bottom w:val="nil"/>
              <w:right w:val="nil"/>
            </w:tcBorders>
            <w:shd w:val="clear" w:color="auto" w:fill="auto"/>
            <w:noWrap/>
            <w:vAlign w:val="bottom"/>
            <w:hideMark/>
          </w:tcPr>
          <w:p w14:paraId="6C1875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015235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8/10/2012</w:t>
            </w:r>
          </w:p>
        </w:tc>
        <w:tc>
          <w:tcPr>
            <w:tcW w:w="1114" w:type="dxa"/>
            <w:tcBorders>
              <w:top w:val="nil"/>
              <w:left w:val="nil"/>
              <w:bottom w:val="nil"/>
              <w:right w:val="nil"/>
            </w:tcBorders>
            <w:shd w:val="clear" w:color="auto" w:fill="auto"/>
            <w:noWrap/>
            <w:vAlign w:val="bottom"/>
            <w:hideMark/>
          </w:tcPr>
          <w:p w14:paraId="49D67B5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45AB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499_0</w:t>
            </w:r>
          </w:p>
        </w:tc>
        <w:tc>
          <w:tcPr>
            <w:tcW w:w="673" w:type="dxa"/>
            <w:tcBorders>
              <w:top w:val="nil"/>
              <w:left w:val="nil"/>
              <w:bottom w:val="nil"/>
              <w:right w:val="nil"/>
            </w:tcBorders>
            <w:shd w:val="clear" w:color="auto" w:fill="auto"/>
            <w:noWrap/>
            <w:vAlign w:val="bottom"/>
            <w:hideMark/>
          </w:tcPr>
          <w:p w14:paraId="3FC92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3" w:type="dxa"/>
            <w:tcBorders>
              <w:top w:val="nil"/>
              <w:left w:val="nil"/>
              <w:bottom w:val="nil"/>
              <w:right w:val="nil"/>
            </w:tcBorders>
            <w:shd w:val="clear" w:color="auto" w:fill="auto"/>
            <w:noWrap/>
            <w:vAlign w:val="bottom"/>
            <w:hideMark/>
          </w:tcPr>
          <w:p w14:paraId="23976D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w:t>
            </w:r>
          </w:p>
        </w:tc>
        <w:tc>
          <w:tcPr>
            <w:tcW w:w="673" w:type="dxa"/>
            <w:tcBorders>
              <w:top w:val="nil"/>
              <w:left w:val="nil"/>
              <w:bottom w:val="nil"/>
              <w:right w:val="nil"/>
            </w:tcBorders>
            <w:shd w:val="clear" w:color="auto" w:fill="auto"/>
            <w:noWrap/>
            <w:vAlign w:val="bottom"/>
            <w:hideMark/>
          </w:tcPr>
          <w:p w14:paraId="035FEF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2764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5F85B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26FC55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96B5A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4" w:type="dxa"/>
            <w:tcBorders>
              <w:top w:val="nil"/>
              <w:left w:val="nil"/>
              <w:bottom w:val="nil"/>
              <w:right w:val="nil"/>
            </w:tcBorders>
            <w:shd w:val="clear" w:color="auto" w:fill="auto"/>
            <w:noWrap/>
            <w:vAlign w:val="bottom"/>
            <w:hideMark/>
          </w:tcPr>
          <w:p w14:paraId="66802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0CE52E2F" w14:textId="77777777" w:rsidTr="004B0B49">
        <w:trPr>
          <w:trHeight w:val="300"/>
        </w:trPr>
        <w:tc>
          <w:tcPr>
            <w:tcW w:w="1166" w:type="dxa"/>
            <w:tcBorders>
              <w:top w:val="nil"/>
              <w:left w:val="nil"/>
              <w:bottom w:val="nil"/>
              <w:right w:val="nil"/>
            </w:tcBorders>
            <w:shd w:val="clear" w:color="auto" w:fill="auto"/>
            <w:noWrap/>
            <w:vAlign w:val="bottom"/>
            <w:hideMark/>
          </w:tcPr>
          <w:p w14:paraId="54DD2E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44495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8/10/2012</w:t>
            </w:r>
          </w:p>
        </w:tc>
        <w:tc>
          <w:tcPr>
            <w:tcW w:w="1114" w:type="dxa"/>
            <w:tcBorders>
              <w:top w:val="nil"/>
              <w:left w:val="nil"/>
              <w:bottom w:val="nil"/>
              <w:right w:val="nil"/>
            </w:tcBorders>
            <w:shd w:val="clear" w:color="auto" w:fill="auto"/>
            <w:noWrap/>
            <w:vAlign w:val="bottom"/>
            <w:hideMark/>
          </w:tcPr>
          <w:p w14:paraId="4C74DC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A474A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500_0</w:t>
            </w:r>
          </w:p>
        </w:tc>
        <w:tc>
          <w:tcPr>
            <w:tcW w:w="673" w:type="dxa"/>
            <w:tcBorders>
              <w:top w:val="nil"/>
              <w:left w:val="nil"/>
              <w:bottom w:val="nil"/>
              <w:right w:val="nil"/>
            </w:tcBorders>
            <w:shd w:val="clear" w:color="auto" w:fill="auto"/>
            <w:noWrap/>
            <w:vAlign w:val="bottom"/>
            <w:hideMark/>
          </w:tcPr>
          <w:p w14:paraId="5C090D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6264CB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4FCD57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13A0F8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21749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29.9</w:t>
            </w:r>
          </w:p>
        </w:tc>
        <w:tc>
          <w:tcPr>
            <w:tcW w:w="673" w:type="dxa"/>
            <w:tcBorders>
              <w:top w:val="nil"/>
              <w:left w:val="nil"/>
              <w:bottom w:val="nil"/>
              <w:right w:val="nil"/>
            </w:tcBorders>
            <w:shd w:val="clear" w:color="auto" w:fill="auto"/>
            <w:noWrap/>
            <w:vAlign w:val="bottom"/>
            <w:hideMark/>
          </w:tcPr>
          <w:p w14:paraId="102633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2497D1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4" w:type="dxa"/>
            <w:tcBorders>
              <w:top w:val="nil"/>
              <w:left w:val="nil"/>
              <w:bottom w:val="nil"/>
              <w:right w:val="nil"/>
            </w:tcBorders>
            <w:shd w:val="clear" w:color="auto" w:fill="auto"/>
            <w:noWrap/>
            <w:vAlign w:val="bottom"/>
            <w:hideMark/>
          </w:tcPr>
          <w:p w14:paraId="6F5E3A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0A90F15" w14:textId="77777777" w:rsidTr="004B0B49">
        <w:trPr>
          <w:trHeight w:val="300"/>
        </w:trPr>
        <w:tc>
          <w:tcPr>
            <w:tcW w:w="1166" w:type="dxa"/>
            <w:tcBorders>
              <w:top w:val="nil"/>
              <w:left w:val="nil"/>
              <w:bottom w:val="nil"/>
              <w:right w:val="nil"/>
            </w:tcBorders>
            <w:shd w:val="clear" w:color="auto" w:fill="auto"/>
            <w:noWrap/>
            <w:vAlign w:val="bottom"/>
            <w:hideMark/>
          </w:tcPr>
          <w:p w14:paraId="4F297C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MRCI35</w:t>
            </w:r>
          </w:p>
        </w:tc>
        <w:tc>
          <w:tcPr>
            <w:tcW w:w="1320" w:type="dxa"/>
            <w:tcBorders>
              <w:top w:val="nil"/>
              <w:left w:val="nil"/>
              <w:bottom w:val="nil"/>
              <w:right w:val="nil"/>
            </w:tcBorders>
            <w:shd w:val="clear" w:color="auto" w:fill="auto"/>
            <w:noWrap/>
            <w:vAlign w:val="bottom"/>
            <w:hideMark/>
          </w:tcPr>
          <w:p w14:paraId="0599C9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9/4/2012</w:t>
            </w:r>
          </w:p>
        </w:tc>
        <w:tc>
          <w:tcPr>
            <w:tcW w:w="1114" w:type="dxa"/>
            <w:tcBorders>
              <w:top w:val="nil"/>
              <w:left w:val="nil"/>
              <w:bottom w:val="nil"/>
              <w:right w:val="nil"/>
            </w:tcBorders>
            <w:shd w:val="clear" w:color="auto" w:fill="auto"/>
            <w:noWrap/>
            <w:vAlign w:val="bottom"/>
            <w:hideMark/>
          </w:tcPr>
          <w:p w14:paraId="77C800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EDADF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501_0</w:t>
            </w:r>
          </w:p>
        </w:tc>
        <w:tc>
          <w:tcPr>
            <w:tcW w:w="673" w:type="dxa"/>
            <w:tcBorders>
              <w:top w:val="nil"/>
              <w:left w:val="nil"/>
              <w:bottom w:val="nil"/>
              <w:right w:val="nil"/>
            </w:tcBorders>
            <w:shd w:val="clear" w:color="auto" w:fill="auto"/>
            <w:noWrap/>
            <w:vAlign w:val="bottom"/>
            <w:hideMark/>
          </w:tcPr>
          <w:p w14:paraId="3DCA5E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c>
          <w:tcPr>
            <w:tcW w:w="673" w:type="dxa"/>
            <w:tcBorders>
              <w:top w:val="nil"/>
              <w:left w:val="nil"/>
              <w:bottom w:val="nil"/>
              <w:right w:val="nil"/>
            </w:tcBorders>
            <w:shd w:val="clear" w:color="auto" w:fill="auto"/>
            <w:noWrap/>
            <w:vAlign w:val="bottom"/>
            <w:hideMark/>
          </w:tcPr>
          <w:p w14:paraId="1787DB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51F75E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19E47A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6D31DE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2D2E25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c>
          <w:tcPr>
            <w:tcW w:w="673" w:type="dxa"/>
            <w:tcBorders>
              <w:top w:val="nil"/>
              <w:left w:val="nil"/>
              <w:bottom w:val="nil"/>
              <w:right w:val="nil"/>
            </w:tcBorders>
            <w:shd w:val="clear" w:color="auto" w:fill="auto"/>
            <w:noWrap/>
            <w:vAlign w:val="bottom"/>
            <w:hideMark/>
          </w:tcPr>
          <w:p w14:paraId="5E6A4A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4" w:type="dxa"/>
            <w:tcBorders>
              <w:top w:val="nil"/>
              <w:left w:val="nil"/>
              <w:bottom w:val="nil"/>
              <w:right w:val="nil"/>
            </w:tcBorders>
            <w:shd w:val="clear" w:color="auto" w:fill="auto"/>
            <w:noWrap/>
            <w:vAlign w:val="bottom"/>
            <w:hideMark/>
          </w:tcPr>
          <w:p w14:paraId="2EC397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r>
      <w:tr w:rsidR="004B0B49" w:rsidRPr="0089132E" w14:paraId="65660044" w14:textId="77777777" w:rsidTr="004B0B49">
        <w:trPr>
          <w:trHeight w:val="300"/>
        </w:trPr>
        <w:tc>
          <w:tcPr>
            <w:tcW w:w="1166" w:type="dxa"/>
            <w:tcBorders>
              <w:top w:val="nil"/>
              <w:left w:val="nil"/>
              <w:bottom w:val="nil"/>
              <w:right w:val="nil"/>
            </w:tcBorders>
            <w:shd w:val="clear" w:color="auto" w:fill="auto"/>
            <w:noWrap/>
            <w:vAlign w:val="bottom"/>
            <w:hideMark/>
          </w:tcPr>
          <w:p w14:paraId="10B46F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MRC5</w:t>
            </w:r>
          </w:p>
        </w:tc>
        <w:tc>
          <w:tcPr>
            <w:tcW w:w="1320" w:type="dxa"/>
            <w:tcBorders>
              <w:top w:val="nil"/>
              <w:left w:val="nil"/>
              <w:bottom w:val="nil"/>
              <w:right w:val="nil"/>
            </w:tcBorders>
            <w:shd w:val="clear" w:color="auto" w:fill="auto"/>
            <w:noWrap/>
            <w:vAlign w:val="bottom"/>
            <w:hideMark/>
          </w:tcPr>
          <w:p w14:paraId="751C9C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9/19/2012</w:t>
            </w:r>
          </w:p>
        </w:tc>
        <w:tc>
          <w:tcPr>
            <w:tcW w:w="1114" w:type="dxa"/>
            <w:tcBorders>
              <w:top w:val="nil"/>
              <w:left w:val="nil"/>
              <w:bottom w:val="nil"/>
              <w:right w:val="nil"/>
            </w:tcBorders>
            <w:shd w:val="clear" w:color="auto" w:fill="auto"/>
            <w:noWrap/>
            <w:vAlign w:val="bottom"/>
            <w:hideMark/>
          </w:tcPr>
          <w:p w14:paraId="65B93B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37BF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502_0</w:t>
            </w:r>
          </w:p>
        </w:tc>
        <w:tc>
          <w:tcPr>
            <w:tcW w:w="673" w:type="dxa"/>
            <w:tcBorders>
              <w:top w:val="nil"/>
              <w:left w:val="nil"/>
              <w:bottom w:val="nil"/>
              <w:right w:val="nil"/>
            </w:tcBorders>
            <w:shd w:val="clear" w:color="auto" w:fill="auto"/>
            <w:noWrap/>
            <w:vAlign w:val="bottom"/>
            <w:hideMark/>
          </w:tcPr>
          <w:p w14:paraId="0BB59D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5169A4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w:t>
            </w:r>
          </w:p>
        </w:tc>
        <w:tc>
          <w:tcPr>
            <w:tcW w:w="673" w:type="dxa"/>
            <w:tcBorders>
              <w:top w:val="nil"/>
              <w:left w:val="nil"/>
              <w:bottom w:val="nil"/>
              <w:right w:val="nil"/>
            </w:tcBorders>
            <w:shd w:val="clear" w:color="auto" w:fill="auto"/>
            <w:noWrap/>
            <w:vAlign w:val="bottom"/>
            <w:hideMark/>
          </w:tcPr>
          <w:p w14:paraId="5CE80F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4DB03C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c>
          <w:tcPr>
            <w:tcW w:w="673" w:type="dxa"/>
            <w:tcBorders>
              <w:top w:val="nil"/>
              <w:left w:val="nil"/>
              <w:bottom w:val="nil"/>
              <w:right w:val="nil"/>
            </w:tcBorders>
            <w:shd w:val="clear" w:color="auto" w:fill="auto"/>
            <w:noWrap/>
            <w:vAlign w:val="bottom"/>
            <w:hideMark/>
          </w:tcPr>
          <w:p w14:paraId="7D05E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25.6</w:t>
            </w:r>
          </w:p>
        </w:tc>
        <w:tc>
          <w:tcPr>
            <w:tcW w:w="673" w:type="dxa"/>
            <w:tcBorders>
              <w:top w:val="nil"/>
              <w:left w:val="nil"/>
              <w:bottom w:val="nil"/>
              <w:right w:val="nil"/>
            </w:tcBorders>
            <w:shd w:val="clear" w:color="auto" w:fill="auto"/>
            <w:noWrap/>
            <w:vAlign w:val="bottom"/>
            <w:hideMark/>
          </w:tcPr>
          <w:p w14:paraId="6797A1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3F0D8CB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5DC09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r>
      <w:tr w:rsidR="004B0B49" w:rsidRPr="0089132E" w14:paraId="590EE46E" w14:textId="77777777" w:rsidTr="004B0B49">
        <w:trPr>
          <w:trHeight w:val="300"/>
        </w:trPr>
        <w:tc>
          <w:tcPr>
            <w:tcW w:w="1166" w:type="dxa"/>
            <w:tcBorders>
              <w:top w:val="nil"/>
              <w:left w:val="nil"/>
              <w:bottom w:val="nil"/>
              <w:right w:val="nil"/>
            </w:tcBorders>
            <w:shd w:val="clear" w:color="auto" w:fill="auto"/>
            <w:noWrap/>
            <w:vAlign w:val="bottom"/>
            <w:hideMark/>
          </w:tcPr>
          <w:p w14:paraId="15251F7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MRC54</w:t>
            </w:r>
          </w:p>
        </w:tc>
        <w:tc>
          <w:tcPr>
            <w:tcW w:w="1320" w:type="dxa"/>
            <w:tcBorders>
              <w:top w:val="nil"/>
              <w:left w:val="nil"/>
              <w:bottom w:val="nil"/>
              <w:right w:val="nil"/>
            </w:tcBorders>
            <w:shd w:val="clear" w:color="auto" w:fill="auto"/>
            <w:noWrap/>
            <w:vAlign w:val="bottom"/>
            <w:hideMark/>
          </w:tcPr>
          <w:p w14:paraId="4C3444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10/3/2012</w:t>
            </w:r>
          </w:p>
        </w:tc>
        <w:tc>
          <w:tcPr>
            <w:tcW w:w="1114" w:type="dxa"/>
            <w:tcBorders>
              <w:top w:val="nil"/>
              <w:left w:val="nil"/>
              <w:bottom w:val="nil"/>
              <w:right w:val="nil"/>
            </w:tcBorders>
            <w:shd w:val="clear" w:color="auto" w:fill="auto"/>
            <w:noWrap/>
            <w:vAlign w:val="bottom"/>
            <w:hideMark/>
          </w:tcPr>
          <w:p w14:paraId="0C24DA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CDF70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503_0</w:t>
            </w:r>
          </w:p>
        </w:tc>
        <w:tc>
          <w:tcPr>
            <w:tcW w:w="673" w:type="dxa"/>
            <w:tcBorders>
              <w:top w:val="nil"/>
              <w:left w:val="nil"/>
              <w:bottom w:val="nil"/>
              <w:right w:val="nil"/>
            </w:tcBorders>
            <w:shd w:val="clear" w:color="auto" w:fill="auto"/>
            <w:noWrap/>
            <w:vAlign w:val="bottom"/>
            <w:hideMark/>
          </w:tcPr>
          <w:p w14:paraId="22FA8F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0151B6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36DC2A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375D39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c>
          <w:tcPr>
            <w:tcW w:w="673" w:type="dxa"/>
            <w:tcBorders>
              <w:top w:val="nil"/>
              <w:left w:val="nil"/>
              <w:bottom w:val="nil"/>
              <w:right w:val="nil"/>
            </w:tcBorders>
            <w:shd w:val="clear" w:color="auto" w:fill="auto"/>
            <w:noWrap/>
            <w:vAlign w:val="bottom"/>
            <w:hideMark/>
          </w:tcPr>
          <w:p w14:paraId="0E65C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723556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03365E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w:t>
            </w:r>
          </w:p>
        </w:tc>
        <w:tc>
          <w:tcPr>
            <w:tcW w:w="674" w:type="dxa"/>
            <w:tcBorders>
              <w:top w:val="nil"/>
              <w:left w:val="nil"/>
              <w:bottom w:val="nil"/>
              <w:right w:val="nil"/>
            </w:tcBorders>
            <w:shd w:val="clear" w:color="auto" w:fill="auto"/>
            <w:noWrap/>
            <w:vAlign w:val="bottom"/>
            <w:hideMark/>
          </w:tcPr>
          <w:p w14:paraId="57D9C9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r>
      <w:tr w:rsidR="004B0B49" w:rsidRPr="0089132E" w14:paraId="7BED9FB2" w14:textId="77777777" w:rsidTr="004B0B49">
        <w:trPr>
          <w:trHeight w:val="300"/>
        </w:trPr>
        <w:tc>
          <w:tcPr>
            <w:tcW w:w="1166" w:type="dxa"/>
            <w:tcBorders>
              <w:top w:val="nil"/>
              <w:left w:val="nil"/>
              <w:bottom w:val="nil"/>
              <w:right w:val="nil"/>
            </w:tcBorders>
            <w:shd w:val="clear" w:color="auto" w:fill="auto"/>
            <w:noWrap/>
            <w:vAlign w:val="bottom"/>
            <w:hideMark/>
          </w:tcPr>
          <w:p w14:paraId="2B5E33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WB0384</w:t>
            </w:r>
          </w:p>
        </w:tc>
        <w:tc>
          <w:tcPr>
            <w:tcW w:w="1320" w:type="dxa"/>
            <w:tcBorders>
              <w:top w:val="nil"/>
              <w:left w:val="nil"/>
              <w:bottom w:val="nil"/>
              <w:right w:val="nil"/>
            </w:tcBorders>
            <w:shd w:val="clear" w:color="auto" w:fill="auto"/>
            <w:noWrap/>
            <w:vAlign w:val="bottom"/>
            <w:hideMark/>
          </w:tcPr>
          <w:p w14:paraId="57DDB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8/7/2012</w:t>
            </w:r>
          </w:p>
        </w:tc>
        <w:tc>
          <w:tcPr>
            <w:tcW w:w="1114" w:type="dxa"/>
            <w:tcBorders>
              <w:top w:val="nil"/>
              <w:left w:val="nil"/>
              <w:bottom w:val="nil"/>
              <w:right w:val="nil"/>
            </w:tcBorders>
            <w:shd w:val="clear" w:color="auto" w:fill="auto"/>
            <w:noWrap/>
            <w:vAlign w:val="bottom"/>
            <w:hideMark/>
          </w:tcPr>
          <w:p w14:paraId="70F46C2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BE65D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505_0</w:t>
            </w:r>
          </w:p>
        </w:tc>
        <w:tc>
          <w:tcPr>
            <w:tcW w:w="673" w:type="dxa"/>
            <w:tcBorders>
              <w:top w:val="nil"/>
              <w:left w:val="nil"/>
              <w:bottom w:val="nil"/>
              <w:right w:val="nil"/>
            </w:tcBorders>
            <w:shd w:val="clear" w:color="auto" w:fill="auto"/>
            <w:noWrap/>
            <w:vAlign w:val="bottom"/>
            <w:hideMark/>
          </w:tcPr>
          <w:p w14:paraId="7FAF13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7A82BF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04E7CA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4B4CE7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c>
          <w:tcPr>
            <w:tcW w:w="673" w:type="dxa"/>
            <w:tcBorders>
              <w:top w:val="nil"/>
              <w:left w:val="nil"/>
              <w:bottom w:val="nil"/>
              <w:right w:val="nil"/>
            </w:tcBorders>
            <w:shd w:val="clear" w:color="auto" w:fill="auto"/>
            <w:noWrap/>
            <w:vAlign w:val="bottom"/>
            <w:hideMark/>
          </w:tcPr>
          <w:p w14:paraId="605FAC6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16621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c>
          <w:tcPr>
            <w:tcW w:w="673" w:type="dxa"/>
            <w:tcBorders>
              <w:top w:val="nil"/>
              <w:left w:val="nil"/>
              <w:bottom w:val="nil"/>
              <w:right w:val="nil"/>
            </w:tcBorders>
            <w:shd w:val="clear" w:color="auto" w:fill="auto"/>
            <w:noWrap/>
            <w:vAlign w:val="bottom"/>
            <w:hideMark/>
          </w:tcPr>
          <w:p w14:paraId="5622A7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12.1</w:t>
            </w:r>
          </w:p>
        </w:tc>
        <w:tc>
          <w:tcPr>
            <w:tcW w:w="674" w:type="dxa"/>
            <w:tcBorders>
              <w:top w:val="nil"/>
              <w:left w:val="nil"/>
              <w:bottom w:val="nil"/>
              <w:right w:val="nil"/>
            </w:tcBorders>
            <w:shd w:val="clear" w:color="auto" w:fill="auto"/>
            <w:noWrap/>
            <w:vAlign w:val="bottom"/>
            <w:hideMark/>
          </w:tcPr>
          <w:p w14:paraId="0A79C0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52.2</w:t>
            </w:r>
          </w:p>
        </w:tc>
      </w:tr>
      <w:tr w:rsidR="004B0B49" w:rsidRPr="0089132E" w14:paraId="65DEDA5E" w14:textId="77777777" w:rsidTr="004B0B49">
        <w:trPr>
          <w:trHeight w:val="300"/>
        </w:trPr>
        <w:tc>
          <w:tcPr>
            <w:tcW w:w="1166" w:type="dxa"/>
            <w:tcBorders>
              <w:top w:val="nil"/>
              <w:left w:val="nil"/>
              <w:bottom w:val="nil"/>
              <w:right w:val="nil"/>
            </w:tcBorders>
            <w:shd w:val="clear" w:color="auto" w:fill="auto"/>
            <w:noWrap/>
            <w:vAlign w:val="bottom"/>
            <w:hideMark/>
          </w:tcPr>
          <w:p w14:paraId="66145E2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WB0386</w:t>
            </w:r>
          </w:p>
        </w:tc>
        <w:tc>
          <w:tcPr>
            <w:tcW w:w="1320" w:type="dxa"/>
            <w:tcBorders>
              <w:top w:val="nil"/>
              <w:left w:val="nil"/>
              <w:bottom w:val="nil"/>
              <w:right w:val="nil"/>
            </w:tcBorders>
            <w:shd w:val="clear" w:color="auto" w:fill="auto"/>
            <w:noWrap/>
            <w:vAlign w:val="bottom"/>
            <w:hideMark/>
          </w:tcPr>
          <w:p w14:paraId="366E07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8/2/2012</w:t>
            </w:r>
          </w:p>
        </w:tc>
        <w:tc>
          <w:tcPr>
            <w:tcW w:w="1114" w:type="dxa"/>
            <w:tcBorders>
              <w:top w:val="nil"/>
              <w:left w:val="nil"/>
              <w:bottom w:val="nil"/>
              <w:right w:val="nil"/>
            </w:tcBorders>
            <w:shd w:val="clear" w:color="auto" w:fill="auto"/>
            <w:noWrap/>
            <w:vAlign w:val="bottom"/>
            <w:hideMark/>
          </w:tcPr>
          <w:p w14:paraId="363289D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BDF54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507_0</w:t>
            </w:r>
          </w:p>
        </w:tc>
        <w:tc>
          <w:tcPr>
            <w:tcW w:w="673" w:type="dxa"/>
            <w:tcBorders>
              <w:top w:val="nil"/>
              <w:left w:val="nil"/>
              <w:bottom w:val="nil"/>
              <w:right w:val="nil"/>
            </w:tcBorders>
            <w:shd w:val="clear" w:color="auto" w:fill="auto"/>
            <w:noWrap/>
            <w:vAlign w:val="bottom"/>
            <w:hideMark/>
          </w:tcPr>
          <w:p w14:paraId="51CBBA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0FADB6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165173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33.2</w:t>
            </w:r>
          </w:p>
        </w:tc>
        <w:tc>
          <w:tcPr>
            <w:tcW w:w="673" w:type="dxa"/>
            <w:tcBorders>
              <w:top w:val="nil"/>
              <w:left w:val="nil"/>
              <w:bottom w:val="nil"/>
              <w:right w:val="nil"/>
            </w:tcBorders>
            <w:shd w:val="clear" w:color="auto" w:fill="auto"/>
            <w:noWrap/>
            <w:vAlign w:val="bottom"/>
            <w:hideMark/>
          </w:tcPr>
          <w:p w14:paraId="4DC432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7AE243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554B29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31.9</w:t>
            </w:r>
          </w:p>
        </w:tc>
        <w:tc>
          <w:tcPr>
            <w:tcW w:w="673" w:type="dxa"/>
            <w:tcBorders>
              <w:top w:val="nil"/>
              <w:left w:val="nil"/>
              <w:bottom w:val="nil"/>
              <w:right w:val="nil"/>
            </w:tcBorders>
            <w:shd w:val="clear" w:color="auto" w:fill="auto"/>
            <w:noWrap/>
            <w:vAlign w:val="bottom"/>
            <w:hideMark/>
          </w:tcPr>
          <w:p w14:paraId="3F8AA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4" w:type="dxa"/>
            <w:tcBorders>
              <w:top w:val="nil"/>
              <w:left w:val="nil"/>
              <w:bottom w:val="nil"/>
              <w:right w:val="nil"/>
            </w:tcBorders>
            <w:shd w:val="clear" w:color="auto" w:fill="auto"/>
            <w:noWrap/>
            <w:vAlign w:val="bottom"/>
            <w:hideMark/>
          </w:tcPr>
          <w:p w14:paraId="450EDA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w:t>
            </w:r>
          </w:p>
        </w:tc>
      </w:tr>
      <w:tr w:rsidR="004B0B49" w:rsidRPr="0089132E" w14:paraId="75275C09" w14:textId="77777777" w:rsidTr="004B0B49">
        <w:trPr>
          <w:trHeight w:val="300"/>
        </w:trPr>
        <w:tc>
          <w:tcPr>
            <w:tcW w:w="1166" w:type="dxa"/>
            <w:tcBorders>
              <w:top w:val="nil"/>
              <w:left w:val="nil"/>
              <w:bottom w:val="nil"/>
              <w:right w:val="nil"/>
            </w:tcBorders>
            <w:shd w:val="clear" w:color="auto" w:fill="auto"/>
            <w:noWrap/>
            <w:vAlign w:val="bottom"/>
            <w:hideMark/>
          </w:tcPr>
          <w:p w14:paraId="316C46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WB0369</w:t>
            </w:r>
          </w:p>
        </w:tc>
        <w:tc>
          <w:tcPr>
            <w:tcW w:w="1320" w:type="dxa"/>
            <w:tcBorders>
              <w:top w:val="nil"/>
              <w:left w:val="nil"/>
              <w:bottom w:val="nil"/>
              <w:right w:val="nil"/>
            </w:tcBorders>
            <w:shd w:val="clear" w:color="auto" w:fill="auto"/>
            <w:noWrap/>
            <w:vAlign w:val="bottom"/>
            <w:hideMark/>
          </w:tcPr>
          <w:p w14:paraId="21DE59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7/30/2012</w:t>
            </w:r>
          </w:p>
        </w:tc>
        <w:tc>
          <w:tcPr>
            <w:tcW w:w="1114" w:type="dxa"/>
            <w:tcBorders>
              <w:top w:val="nil"/>
              <w:left w:val="nil"/>
              <w:bottom w:val="nil"/>
              <w:right w:val="nil"/>
            </w:tcBorders>
            <w:shd w:val="clear" w:color="auto" w:fill="auto"/>
            <w:noWrap/>
            <w:vAlign w:val="bottom"/>
            <w:hideMark/>
          </w:tcPr>
          <w:p w14:paraId="6A164A0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423C0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508_0</w:t>
            </w:r>
          </w:p>
        </w:tc>
        <w:tc>
          <w:tcPr>
            <w:tcW w:w="673" w:type="dxa"/>
            <w:tcBorders>
              <w:top w:val="nil"/>
              <w:left w:val="nil"/>
              <w:bottom w:val="nil"/>
              <w:right w:val="nil"/>
            </w:tcBorders>
            <w:shd w:val="clear" w:color="auto" w:fill="auto"/>
            <w:noWrap/>
            <w:vAlign w:val="bottom"/>
            <w:hideMark/>
          </w:tcPr>
          <w:p w14:paraId="1AA43C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3" w:type="dxa"/>
            <w:tcBorders>
              <w:top w:val="nil"/>
              <w:left w:val="nil"/>
              <w:bottom w:val="nil"/>
              <w:right w:val="nil"/>
            </w:tcBorders>
            <w:shd w:val="clear" w:color="auto" w:fill="auto"/>
            <w:noWrap/>
            <w:vAlign w:val="bottom"/>
            <w:hideMark/>
          </w:tcPr>
          <w:p w14:paraId="29B905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3A13F5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2ABD59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3D218F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4B91B9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308D6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4" w:type="dxa"/>
            <w:tcBorders>
              <w:top w:val="nil"/>
              <w:left w:val="nil"/>
              <w:bottom w:val="nil"/>
              <w:right w:val="nil"/>
            </w:tcBorders>
            <w:shd w:val="clear" w:color="auto" w:fill="auto"/>
            <w:noWrap/>
            <w:vAlign w:val="bottom"/>
            <w:hideMark/>
          </w:tcPr>
          <w:p w14:paraId="3BA648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r>
      <w:tr w:rsidR="004B0B49" w:rsidRPr="0089132E" w14:paraId="0ACDB4FE" w14:textId="77777777" w:rsidTr="004B0B49">
        <w:trPr>
          <w:trHeight w:val="300"/>
        </w:trPr>
        <w:tc>
          <w:tcPr>
            <w:tcW w:w="1166" w:type="dxa"/>
            <w:tcBorders>
              <w:top w:val="nil"/>
              <w:left w:val="nil"/>
              <w:bottom w:val="nil"/>
              <w:right w:val="nil"/>
            </w:tcBorders>
            <w:shd w:val="clear" w:color="auto" w:fill="auto"/>
            <w:noWrap/>
            <w:vAlign w:val="bottom"/>
            <w:hideMark/>
          </w:tcPr>
          <w:p w14:paraId="0202B7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WB0388</w:t>
            </w:r>
          </w:p>
        </w:tc>
        <w:tc>
          <w:tcPr>
            <w:tcW w:w="1320" w:type="dxa"/>
            <w:tcBorders>
              <w:top w:val="nil"/>
              <w:left w:val="nil"/>
              <w:bottom w:val="nil"/>
              <w:right w:val="nil"/>
            </w:tcBorders>
            <w:shd w:val="clear" w:color="auto" w:fill="auto"/>
            <w:noWrap/>
            <w:vAlign w:val="bottom"/>
            <w:hideMark/>
          </w:tcPr>
          <w:p w14:paraId="3D421D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7/31/2012</w:t>
            </w:r>
          </w:p>
        </w:tc>
        <w:tc>
          <w:tcPr>
            <w:tcW w:w="1114" w:type="dxa"/>
            <w:tcBorders>
              <w:top w:val="nil"/>
              <w:left w:val="nil"/>
              <w:bottom w:val="nil"/>
              <w:right w:val="nil"/>
            </w:tcBorders>
            <w:shd w:val="clear" w:color="auto" w:fill="auto"/>
            <w:noWrap/>
            <w:vAlign w:val="bottom"/>
            <w:hideMark/>
          </w:tcPr>
          <w:p w14:paraId="2C600A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7839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509_0</w:t>
            </w:r>
          </w:p>
        </w:tc>
        <w:tc>
          <w:tcPr>
            <w:tcW w:w="673" w:type="dxa"/>
            <w:tcBorders>
              <w:top w:val="nil"/>
              <w:left w:val="nil"/>
              <w:bottom w:val="nil"/>
              <w:right w:val="nil"/>
            </w:tcBorders>
            <w:shd w:val="clear" w:color="auto" w:fill="auto"/>
            <w:noWrap/>
            <w:vAlign w:val="bottom"/>
            <w:hideMark/>
          </w:tcPr>
          <w:p w14:paraId="4E4BD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3" w:type="dxa"/>
            <w:tcBorders>
              <w:top w:val="nil"/>
              <w:left w:val="nil"/>
              <w:bottom w:val="nil"/>
              <w:right w:val="nil"/>
            </w:tcBorders>
            <w:shd w:val="clear" w:color="auto" w:fill="auto"/>
            <w:noWrap/>
            <w:vAlign w:val="bottom"/>
            <w:hideMark/>
          </w:tcPr>
          <w:p w14:paraId="4E285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22.4</w:t>
            </w:r>
          </w:p>
        </w:tc>
        <w:tc>
          <w:tcPr>
            <w:tcW w:w="673" w:type="dxa"/>
            <w:tcBorders>
              <w:top w:val="nil"/>
              <w:left w:val="nil"/>
              <w:bottom w:val="nil"/>
              <w:right w:val="nil"/>
            </w:tcBorders>
            <w:shd w:val="clear" w:color="auto" w:fill="auto"/>
            <w:noWrap/>
            <w:vAlign w:val="bottom"/>
            <w:hideMark/>
          </w:tcPr>
          <w:p w14:paraId="7C17D5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39552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w:t>
            </w:r>
          </w:p>
        </w:tc>
        <w:tc>
          <w:tcPr>
            <w:tcW w:w="673" w:type="dxa"/>
            <w:tcBorders>
              <w:top w:val="nil"/>
              <w:left w:val="nil"/>
              <w:bottom w:val="nil"/>
              <w:right w:val="nil"/>
            </w:tcBorders>
            <w:shd w:val="clear" w:color="auto" w:fill="auto"/>
            <w:noWrap/>
            <w:vAlign w:val="bottom"/>
            <w:hideMark/>
          </w:tcPr>
          <w:p w14:paraId="133D85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A247B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24AF9F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18.6</w:t>
            </w:r>
          </w:p>
        </w:tc>
        <w:tc>
          <w:tcPr>
            <w:tcW w:w="674" w:type="dxa"/>
            <w:tcBorders>
              <w:top w:val="nil"/>
              <w:left w:val="nil"/>
              <w:bottom w:val="nil"/>
              <w:right w:val="nil"/>
            </w:tcBorders>
            <w:shd w:val="clear" w:color="auto" w:fill="auto"/>
            <w:noWrap/>
            <w:vAlign w:val="bottom"/>
            <w:hideMark/>
          </w:tcPr>
          <w:p w14:paraId="00990E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w:t>
            </w:r>
          </w:p>
        </w:tc>
      </w:tr>
      <w:tr w:rsidR="004B0B49" w:rsidRPr="0089132E" w14:paraId="746EC635" w14:textId="77777777" w:rsidTr="004B0B49">
        <w:trPr>
          <w:trHeight w:val="300"/>
        </w:trPr>
        <w:tc>
          <w:tcPr>
            <w:tcW w:w="1166" w:type="dxa"/>
            <w:tcBorders>
              <w:top w:val="nil"/>
              <w:left w:val="nil"/>
              <w:bottom w:val="nil"/>
              <w:right w:val="nil"/>
            </w:tcBorders>
            <w:shd w:val="clear" w:color="auto" w:fill="auto"/>
            <w:noWrap/>
            <w:vAlign w:val="bottom"/>
            <w:hideMark/>
          </w:tcPr>
          <w:p w14:paraId="10A5371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WB0389</w:t>
            </w:r>
          </w:p>
        </w:tc>
        <w:tc>
          <w:tcPr>
            <w:tcW w:w="1320" w:type="dxa"/>
            <w:tcBorders>
              <w:top w:val="nil"/>
              <w:left w:val="nil"/>
              <w:bottom w:val="nil"/>
              <w:right w:val="nil"/>
            </w:tcBorders>
            <w:shd w:val="clear" w:color="auto" w:fill="auto"/>
            <w:noWrap/>
            <w:vAlign w:val="bottom"/>
            <w:hideMark/>
          </w:tcPr>
          <w:p w14:paraId="2D4013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8/8/2012</w:t>
            </w:r>
          </w:p>
        </w:tc>
        <w:tc>
          <w:tcPr>
            <w:tcW w:w="1114" w:type="dxa"/>
            <w:tcBorders>
              <w:top w:val="nil"/>
              <w:left w:val="nil"/>
              <w:bottom w:val="nil"/>
              <w:right w:val="nil"/>
            </w:tcBorders>
            <w:shd w:val="clear" w:color="auto" w:fill="auto"/>
            <w:noWrap/>
            <w:vAlign w:val="bottom"/>
            <w:hideMark/>
          </w:tcPr>
          <w:p w14:paraId="0E358A5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709BA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510_0</w:t>
            </w:r>
          </w:p>
        </w:tc>
        <w:tc>
          <w:tcPr>
            <w:tcW w:w="673" w:type="dxa"/>
            <w:tcBorders>
              <w:top w:val="nil"/>
              <w:left w:val="nil"/>
              <w:bottom w:val="nil"/>
              <w:right w:val="nil"/>
            </w:tcBorders>
            <w:shd w:val="clear" w:color="auto" w:fill="auto"/>
            <w:noWrap/>
            <w:vAlign w:val="bottom"/>
            <w:hideMark/>
          </w:tcPr>
          <w:p w14:paraId="0B369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47477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36.2</w:t>
            </w:r>
          </w:p>
        </w:tc>
        <w:tc>
          <w:tcPr>
            <w:tcW w:w="673" w:type="dxa"/>
            <w:tcBorders>
              <w:top w:val="nil"/>
              <w:left w:val="nil"/>
              <w:bottom w:val="nil"/>
              <w:right w:val="nil"/>
            </w:tcBorders>
            <w:shd w:val="clear" w:color="auto" w:fill="auto"/>
            <w:noWrap/>
            <w:vAlign w:val="bottom"/>
            <w:hideMark/>
          </w:tcPr>
          <w:p w14:paraId="1BED77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c>
          <w:tcPr>
            <w:tcW w:w="673" w:type="dxa"/>
            <w:tcBorders>
              <w:top w:val="nil"/>
              <w:left w:val="nil"/>
              <w:bottom w:val="nil"/>
              <w:right w:val="nil"/>
            </w:tcBorders>
            <w:shd w:val="clear" w:color="auto" w:fill="auto"/>
            <w:noWrap/>
            <w:vAlign w:val="bottom"/>
            <w:hideMark/>
          </w:tcPr>
          <w:p w14:paraId="001C2C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3D6D0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3" w:type="dxa"/>
            <w:tcBorders>
              <w:top w:val="nil"/>
              <w:left w:val="nil"/>
              <w:bottom w:val="nil"/>
              <w:right w:val="nil"/>
            </w:tcBorders>
            <w:shd w:val="clear" w:color="auto" w:fill="auto"/>
            <w:noWrap/>
            <w:vAlign w:val="bottom"/>
            <w:hideMark/>
          </w:tcPr>
          <w:p w14:paraId="7302D9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4F5226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4" w:type="dxa"/>
            <w:tcBorders>
              <w:top w:val="nil"/>
              <w:left w:val="nil"/>
              <w:bottom w:val="nil"/>
              <w:right w:val="nil"/>
            </w:tcBorders>
            <w:shd w:val="clear" w:color="auto" w:fill="auto"/>
            <w:noWrap/>
            <w:vAlign w:val="bottom"/>
            <w:hideMark/>
          </w:tcPr>
          <w:p w14:paraId="1DA595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47.4</w:t>
            </w:r>
          </w:p>
        </w:tc>
      </w:tr>
      <w:tr w:rsidR="004B0B49" w:rsidRPr="0089132E" w14:paraId="7A5C5846" w14:textId="77777777" w:rsidTr="004B0B49">
        <w:trPr>
          <w:trHeight w:val="300"/>
        </w:trPr>
        <w:tc>
          <w:tcPr>
            <w:tcW w:w="1166" w:type="dxa"/>
            <w:tcBorders>
              <w:top w:val="nil"/>
              <w:left w:val="nil"/>
              <w:bottom w:val="nil"/>
              <w:right w:val="nil"/>
            </w:tcBorders>
            <w:shd w:val="clear" w:color="auto" w:fill="auto"/>
            <w:noWrap/>
            <w:vAlign w:val="bottom"/>
            <w:hideMark/>
          </w:tcPr>
          <w:p w14:paraId="58B6C8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MRW59</w:t>
            </w:r>
          </w:p>
        </w:tc>
        <w:tc>
          <w:tcPr>
            <w:tcW w:w="1320" w:type="dxa"/>
            <w:tcBorders>
              <w:top w:val="nil"/>
              <w:left w:val="nil"/>
              <w:bottom w:val="nil"/>
              <w:right w:val="nil"/>
            </w:tcBorders>
            <w:shd w:val="clear" w:color="auto" w:fill="auto"/>
            <w:noWrap/>
            <w:vAlign w:val="bottom"/>
            <w:hideMark/>
          </w:tcPr>
          <w:p w14:paraId="774344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10/2/2012</w:t>
            </w:r>
          </w:p>
        </w:tc>
        <w:tc>
          <w:tcPr>
            <w:tcW w:w="1114" w:type="dxa"/>
            <w:tcBorders>
              <w:top w:val="nil"/>
              <w:left w:val="nil"/>
              <w:bottom w:val="nil"/>
              <w:right w:val="nil"/>
            </w:tcBorders>
            <w:shd w:val="clear" w:color="auto" w:fill="auto"/>
            <w:noWrap/>
            <w:vAlign w:val="bottom"/>
            <w:hideMark/>
          </w:tcPr>
          <w:p w14:paraId="6AA055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401CD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511_0</w:t>
            </w:r>
          </w:p>
        </w:tc>
        <w:tc>
          <w:tcPr>
            <w:tcW w:w="673" w:type="dxa"/>
            <w:tcBorders>
              <w:top w:val="nil"/>
              <w:left w:val="nil"/>
              <w:bottom w:val="nil"/>
              <w:right w:val="nil"/>
            </w:tcBorders>
            <w:shd w:val="clear" w:color="auto" w:fill="auto"/>
            <w:noWrap/>
            <w:vAlign w:val="bottom"/>
            <w:hideMark/>
          </w:tcPr>
          <w:p w14:paraId="74370E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7F46A9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54F27F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59.3</w:t>
            </w:r>
          </w:p>
        </w:tc>
        <w:tc>
          <w:tcPr>
            <w:tcW w:w="673" w:type="dxa"/>
            <w:tcBorders>
              <w:top w:val="nil"/>
              <w:left w:val="nil"/>
              <w:bottom w:val="nil"/>
              <w:right w:val="nil"/>
            </w:tcBorders>
            <w:shd w:val="clear" w:color="auto" w:fill="auto"/>
            <w:noWrap/>
            <w:vAlign w:val="bottom"/>
            <w:hideMark/>
          </w:tcPr>
          <w:p w14:paraId="75FF3E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c>
          <w:tcPr>
            <w:tcW w:w="673" w:type="dxa"/>
            <w:tcBorders>
              <w:top w:val="nil"/>
              <w:left w:val="nil"/>
              <w:bottom w:val="nil"/>
              <w:right w:val="nil"/>
            </w:tcBorders>
            <w:shd w:val="clear" w:color="auto" w:fill="auto"/>
            <w:noWrap/>
            <w:vAlign w:val="bottom"/>
            <w:hideMark/>
          </w:tcPr>
          <w:p w14:paraId="5C06E4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38.2</w:t>
            </w:r>
          </w:p>
        </w:tc>
        <w:tc>
          <w:tcPr>
            <w:tcW w:w="673" w:type="dxa"/>
            <w:tcBorders>
              <w:top w:val="nil"/>
              <w:left w:val="nil"/>
              <w:bottom w:val="nil"/>
              <w:right w:val="nil"/>
            </w:tcBorders>
            <w:shd w:val="clear" w:color="auto" w:fill="auto"/>
            <w:noWrap/>
            <w:vAlign w:val="bottom"/>
            <w:hideMark/>
          </w:tcPr>
          <w:p w14:paraId="0F825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156EF5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4" w:type="dxa"/>
            <w:tcBorders>
              <w:top w:val="nil"/>
              <w:left w:val="nil"/>
              <w:bottom w:val="nil"/>
              <w:right w:val="nil"/>
            </w:tcBorders>
            <w:shd w:val="clear" w:color="auto" w:fill="auto"/>
            <w:noWrap/>
            <w:vAlign w:val="bottom"/>
            <w:hideMark/>
          </w:tcPr>
          <w:p w14:paraId="5CBA83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r>
      <w:tr w:rsidR="004B0B49" w:rsidRPr="0089132E" w14:paraId="6EF56549" w14:textId="77777777" w:rsidTr="004B0B49">
        <w:trPr>
          <w:trHeight w:val="300"/>
        </w:trPr>
        <w:tc>
          <w:tcPr>
            <w:tcW w:w="1166" w:type="dxa"/>
            <w:tcBorders>
              <w:top w:val="nil"/>
              <w:left w:val="nil"/>
              <w:bottom w:val="nil"/>
              <w:right w:val="nil"/>
            </w:tcBorders>
            <w:shd w:val="clear" w:color="auto" w:fill="auto"/>
            <w:noWrap/>
            <w:vAlign w:val="bottom"/>
            <w:hideMark/>
          </w:tcPr>
          <w:p w14:paraId="43B3703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MRWI40</w:t>
            </w:r>
          </w:p>
        </w:tc>
        <w:tc>
          <w:tcPr>
            <w:tcW w:w="1320" w:type="dxa"/>
            <w:tcBorders>
              <w:top w:val="nil"/>
              <w:left w:val="nil"/>
              <w:bottom w:val="nil"/>
              <w:right w:val="nil"/>
            </w:tcBorders>
            <w:shd w:val="clear" w:color="auto" w:fill="auto"/>
            <w:noWrap/>
            <w:vAlign w:val="bottom"/>
            <w:hideMark/>
          </w:tcPr>
          <w:p w14:paraId="55E5A2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10/3/2012</w:t>
            </w:r>
          </w:p>
        </w:tc>
        <w:tc>
          <w:tcPr>
            <w:tcW w:w="1114" w:type="dxa"/>
            <w:tcBorders>
              <w:top w:val="nil"/>
              <w:left w:val="nil"/>
              <w:bottom w:val="nil"/>
              <w:right w:val="nil"/>
            </w:tcBorders>
            <w:shd w:val="clear" w:color="auto" w:fill="auto"/>
            <w:noWrap/>
            <w:vAlign w:val="bottom"/>
            <w:hideMark/>
          </w:tcPr>
          <w:p w14:paraId="65A79A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9EAF3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512_0</w:t>
            </w:r>
          </w:p>
        </w:tc>
        <w:tc>
          <w:tcPr>
            <w:tcW w:w="673" w:type="dxa"/>
            <w:tcBorders>
              <w:top w:val="nil"/>
              <w:left w:val="nil"/>
              <w:bottom w:val="nil"/>
              <w:right w:val="nil"/>
            </w:tcBorders>
            <w:shd w:val="clear" w:color="auto" w:fill="auto"/>
            <w:noWrap/>
            <w:vAlign w:val="bottom"/>
            <w:hideMark/>
          </w:tcPr>
          <w:p w14:paraId="757B43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14DCDA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77A75C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6AA4CF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4FAFE4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29EA6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20AFBF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4" w:type="dxa"/>
            <w:tcBorders>
              <w:top w:val="nil"/>
              <w:left w:val="nil"/>
              <w:bottom w:val="nil"/>
              <w:right w:val="nil"/>
            </w:tcBorders>
            <w:shd w:val="clear" w:color="auto" w:fill="auto"/>
            <w:noWrap/>
            <w:vAlign w:val="bottom"/>
            <w:hideMark/>
          </w:tcPr>
          <w:p w14:paraId="115117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r>
      <w:tr w:rsidR="004B0B49" w:rsidRPr="0089132E" w14:paraId="1E5F383E" w14:textId="77777777" w:rsidTr="004B0B49">
        <w:trPr>
          <w:trHeight w:val="300"/>
        </w:trPr>
        <w:tc>
          <w:tcPr>
            <w:tcW w:w="1166" w:type="dxa"/>
            <w:tcBorders>
              <w:top w:val="nil"/>
              <w:left w:val="nil"/>
              <w:bottom w:val="nil"/>
              <w:right w:val="nil"/>
            </w:tcBorders>
            <w:shd w:val="clear" w:color="auto" w:fill="auto"/>
            <w:noWrap/>
            <w:vAlign w:val="bottom"/>
            <w:hideMark/>
          </w:tcPr>
          <w:p w14:paraId="573B91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MRW6</w:t>
            </w:r>
          </w:p>
        </w:tc>
        <w:tc>
          <w:tcPr>
            <w:tcW w:w="1320" w:type="dxa"/>
            <w:tcBorders>
              <w:top w:val="nil"/>
              <w:left w:val="nil"/>
              <w:bottom w:val="nil"/>
              <w:right w:val="nil"/>
            </w:tcBorders>
            <w:shd w:val="clear" w:color="auto" w:fill="auto"/>
            <w:noWrap/>
            <w:vAlign w:val="bottom"/>
            <w:hideMark/>
          </w:tcPr>
          <w:p w14:paraId="234844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10/4/2012</w:t>
            </w:r>
          </w:p>
        </w:tc>
        <w:tc>
          <w:tcPr>
            <w:tcW w:w="1114" w:type="dxa"/>
            <w:tcBorders>
              <w:top w:val="nil"/>
              <w:left w:val="nil"/>
              <w:bottom w:val="nil"/>
              <w:right w:val="nil"/>
            </w:tcBorders>
            <w:shd w:val="clear" w:color="auto" w:fill="auto"/>
            <w:noWrap/>
            <w:vAlign w:val="bottom"/>
            <w:hideMark/>
          </w:tcPr>
          <w:p w14:paraId="266919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07C3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513_0</w:t>
            </w:r>
          </w:p>
        </w:tc>
        <w:tc>
          <w:tcPr>
            <w:tcW w:w="673" w:type="dxa"/>
            <w:tcBorders>
              <w:top w:val="nil"/>
              <w:left w:val="nil"/>
              <w:bottom w:val="nil"/>
              <w:right w:val="nil"/>
            </w:tcBorders>
            <w:shd w:val="clear" w:color="auto" w:fill="auto"/>
            <w:noWrap/>
            <w:vAlign w:val="bottom"/>
            <w:hideMark/>
          </w:tcPr>
          <w:p w14:paraId="29F6D7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7DA581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c>
          <w:tcPr>
            <w:tcW w:w="673" w:type="dxa"/>
            <w:tcBorders>
              <w:top w:val="nil"/>
              <w:left w:val="nil"/>
              <w:bottom w:val="nil"/>
              <w:right w:val="nil"/>
            </w:tcBorders>
            <w:shd w:val="clear" w:color="auto" w:fill="auto"/>
            <w:noWrap/>
            <w:vAlign w:val="bottom"/>
            <w:hideMark/>
          </w:tcPr>
          <w:p w14:paraId="515EC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3C1C74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2AB6E1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44EB7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173D01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4" w:type="dxa"/>
            <w:tcBorders>
              <w:top w:val="nil"/>
              <w:left w:val="nil"/>
              <w:bottom w:val="nil"/>
              <w:right w:val="nil"/>
            </w:tcBorders>
            <w:shd w:val="clear" w:color="auto" w:fill="auto"/>
            <w:noWrap/>
            <w:vAlign w:val="bottom"/>
            <w:hideMark/>
          </w:tcPr>
          <w:p w14:paraId="1A7890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r>
      <w:tr w:rsidR="004B0B49" w:rsidRPr="0089132E" w14:paraId="0F16AB53" w14:textId="77777777" w:rsidTr="004B0B49">
        <w:trPr>
          <w:trHeight w:val="300"/>
        </w:trPr>
        <w:tc>
          <w:tcPr>
            <w:tcW w:w="1166" w:type="dxa"/>
            <w:tcBorders>
              <w:top w:val="nil"/>
              <w:left w:val="nil"/>
              <w:bottom w:val="nil"/>
              <w:right w:val="nil"/>
            </w:tcBorders>
            <w:shd w:val="clear" w:color="auto" w:fill="auto"/>
            <w:noWrap/>
            <w:vAlign w:val="bottom"/>
            <w:hideMark/>
          </w:tcPr>
          <w:p w14:paraId="45FD5F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w:t>
            </w:r>
          </w:p>
        </w:tc>
        <w:tc>
          <w:tcPr>
            <w:tcW w:w="1320" w:type="dxa"/>
            <w:tcBorders>
              <w:top w:val="nil"/>
              <w:left w:val="nil"/>
              <w:bottom w:val="nil"/>
              <w:right w:val="nil"/>
            </w:tcBorders>
            <w:shd w:val="clear" w:color="auto" w:fill="auto"/>
            <w:noWrap/>
            <w:vAlign w:val="bottom"/>
            <w:hideMark/>
          </w:tcPr>
          <w:p w14:paraId="24433F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10/8/2012</w:t>
            </w:r>
          </w:p>
        </w:tc>
        <w:tc>
          <w:tcPr>
            <w:tcW w:w="1114" w:type="dxa"/>
            <w:tcBorders>
              <w:top w:val="nil"/>
              <w:left w:val="nil"/>
              <w:bottom w:val="nil"/>
              <w:right w:val="nil"/>
            </w:tcBorders>
            <w:shd w:val="clear" w:color="auto" w:fill="auto"/>
            <w:noWrap/>
            <w:vAlign w:val="bottom"/>
            <w:hideMark/>
          </w:tcPr>
          <w:p w14:paraId="42E331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0DF63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514_0</w:t>
            </w:r>
          </w:p>
        </w:tc>
        <w:tc>
          <w:tcPr>
            <w:tcW w:w="673" w:type="dxa"/>
            <w:tcBorders>
              <w:top w:val="nil"/>
              <w:left w:val="nil"/>
              <w:bottom w:val="nil"/>
              <w:right w:val="nil"/>
            </w:tcBorders>
            <w:shd w:val="clear" w:color="auto" w:fill="auto"/>
            <w:noWrap/>
            <w:vAlign w:val="bottom"/>
            <w:hideMark/>
          </w:tcPr>
          <w:p w14:paraId="34EB85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4A6181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19A701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80.4</w:t>
            </w:r>
          </w:p>
        </w:tc>
        <w:tc>
          <w:tcPr>
            <w:tcW w:w="673" w:type="dxa"/>
            <w:tcBorders>
              <w:top w:val="nil"/>
              <w:left w:val="nil"/>
              <w:bottom w:val="nil"/>
              <w:right w:val="nil"/>
            </w:tcBorders>
            <w:shd w:val="clear" w:color="auto" w:fill="auto"/>
            <w:noWrap/>
            <w:vAlign w:val="bottom"/>
            <w:hideMark/>
          </w:tcPr>
          <w:p w14:paraId="36F957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16A6F4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1E0FF6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89.0</w:t>
            </w:r>
          </w:p>
        </w:tc>
        <w:tc>
          <w:tcPr>
            <w:tcW w:w="673" w:type="dxa"/>
            <w:tcBorders>
              <w:top w:val="nil"/>
              <w:left w:val="nil"/>
              <w:bottom w:val="nil"/>
              <w:right w:val="nil"/>
            </w:tcBorders>
            <w:shd w:val="clear" w:color="auto" w:fill="auto"/>
            <w:noWrap/>
            <w:vAlign w:val="bottom"/>
            <w:hideMark/>
          </w:tcPr>
          <w:p w14:paraId="65735F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1627C7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68.9</w:t>
            </w:r>
          </w:p>
        </w:tc>
      </w:tr>
      <w:tr w:rsidR="004B0B49" w:rsidRPr="0089132E" w14:paraId="6B080A79" w14:textId="77777777" w:rsidTr="004B0B49">
        <w:trPr>
          <w:trHeight w:val="300"/>
        </w:trPr>
        <w:tc>
          <w:tcPr>
            <w:tcW w:w="1166" w:type="dxa"/>
            <w:tcBorders>
              <w:top w:val="nil"/>
              <w:left w:val="nil"/>
              <w:bottom w:val="nil"/>
              <w:right w:val="nil"/>
            </w:tcBorders>
            <w:shd w:val="clear" w:color="auto" w:fill="auto"/>
            <w:noWrap/>
            <w:vAlign w:val="bottom"/>
            <w:hideMark/>
          </w:tcPr>
          <w:p w14:paraId="73B73F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MRW50</w:t>
            </w:r>
          </w:p>
        </w:tc>
        <w:tc>
          <w:tcPr>
            <w:tcW w:w="1320" w:type="dxa"/>
            <w:tcBorders>
              <w:top w:val="nil"/>
              <w:left w:val="nil"/>
              <w:bottom w:val="nil"/>
              <w:right w:val="nil"/>
            </w:tcBorders>
            <w:shd w:val="clear" w:color="auto" w:fill="auto"/>
            <w:noWrap/>
            <w:vAlign w:val="bottom"/>
            <w:hideMark/>
          </w:tcPr>
          <w:p w14:paraId="58085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10/11/2012</w:t>
            </w:r>
          </w:p>
        </w:tc>
        <w:tc>
          <w:tcPr>
            <w:tcW w:w="1114" w:type="dxa"/>
            <w:tcBorders>
              <w:top w:val="nil"/>
              <w:left w:val="nil"/>
              <w:bottom w:val="nil"/>
              <w:right w:val="nil"/>
            </w:tcBorders>
            <w:shd w:val="clear" w:color="auto" w:fill="auto"/>
            <w:noWrap/>
            <w:vAlign w:val="bottom"/>
            <w:hideMark/>
          </w:tcPr>
          <w:p w14:paraId="5233F1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DB3B7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516_0</w:t>
            </w:r>
          </w:p>
        </w:tc>
        <w:tc>
          <w:tcPr>
            <w:tcW w:w="673" w:type="dxa"/>
            <w:tcBorders>
              <w:top w:val="nil"/>
              <w:left w:val="nil"/>
              <w:bottom w:val="nil"/>
              <w:right w:val="nil"/>
            </w:tcBorders>
            <w:shd w:val="clear" w:color="auto" w:fill="auto"/>
            <w:noWrap/>
            <w:vAlign w:val="bottom"/>
            <w:hideMark/>
          </w:tcPr>
          <w:p w14:paraId="62A2B8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177FF34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2A4EA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2BCC8A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60F6AA8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F8C9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50.1</w:t>
            </w:r>
          </w:p>
        </w:tc>
        <w:tc>
          <w:tcPr>
            <w:tcW w:w="673" w:type="dxa"/>
            <w:tcBorders>
              <w:top w:val="nil"/>
              <w:left w:val="nil"/>
              <w:bottom w:val="nil"/>
              <w:right w:val="nil"/>
            </w:tcBorders>
            <w:shd w:val="clear" w:color="auto" w:fill="auto"/>
            <w:noWrap/>
            <w:vAlign w:val="bottom"/>
            <w:hideMark/>
          </w:tcPr>
          <w:p w14:paraId="706164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4" w:type="dxa"/>
            <w:tcBorders>
              <w:top w:val="nil"/>
              <w:left w:val="nil"/>
              <w:bottom w:val="nil"/>
              <w:right w:val="nil"/>
            </w:tcBorders>
            <w:shd w:val="clear" w:color="auto" w:fill="auto"/>
            <w:noWrap/>
            <w:vAlign w:val="bottom"/>
            <w:hideMark/>
          </w:tcPr>
          <w:p w14:paraId="6355BB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r>
      <w:tr w:rsidR="004B0B49" w:rsidRPr="0089132E" w14:paraId="7B5629E0" w14:textId="77777777" w:rsidTr="004B0B49">
        <w:trPr>
          <w:trHeight w:val="300"/>
        </w:trPr>
        <w:tc>
          <w:tcPr>
            <w:tcW w:w="1166" w:type="dxa"/>
            <w:tcBorders>
              <w:top w:val="nil"/>
              <w:left w:val="nil"/>
              <w:bottom w:val="nil"/>
              <w:right w:val="nil"/>
            </w:tcBorders>
            <w:shd w:val="clear" w:color="auto" w:fill="auto"/>
            <w:noWrap/>
            <w:vAlign w:val="bottom"/>
            <w:hideMark/>
          </w:tcPr>
          <w:p w14:paraId="2E86BB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01CFD9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1DE5309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C8644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615_0</w:t>
            </w:r>
          </w:p>
        </w:tc>
        <w:tc>
          <w:tcPr>
            <w:tcW w:w="673" w:type="dxa"/>
            <w:tcBorders>
              <w:top w:val="nil"/>
              <w:left w:val="nil"/>
              <w:bottom w:val="nil"/>
              <w:right w:val="nil"/>
            </w:tcBorders>
            <w:shd w:val="clear" w:color="auto" w:fill="auto"/>
            <w:noWrap/>
            <w:vAlign w:val="bottom"/>
            <w:hideMark/>
          </w:tcPr>
          <w:p w14:paraId="45FD3C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1F033E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20.3</w:t>
            </w:r>
          </w:p>
        </w:tc>
        <w:tc>
          <w:tcPr>
            <w:tcW w:w="673" w:type="dxa"/>
            <w:tcBorders>
              <w:top w:val="nil"/>
              <w:left w:val="nil"/>
              <w:bottom w:val="nil"/>
              <w:right w:val="nil"/>
            </w:tcBorders>
            <w:shd w:val="clear" w:color="auto" w:fill="auto"/>
            <w:noWrap/>
            <w:vAlign w:val="bottom"/>
            <w:hideMark/>
          </w:tcPr>
          <w:p w14:paraId="5A6F10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3" w:type="dxa"/>
            <w:tcBorders>
              <w:top w:val="nil"/>
              <w:left w:val="nil"/>
              <w:bottom w:val="nil"/>
              <w:right w:val="nil"/>
            </w:tcBorders>
            <w:shd w:val="clear" w:color="auto" w:fill="auto"/>
            <w:noWrap/>
            <w:vAlign w:val="bottom"/>
            <w:hideMark/>
          </w:tcPr>
          <w:p w14:paraId="71D0FC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7968A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3E6FE0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4FD48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73.8</w:t>
            </w:r>
          </w:p>
        </w:tc>
        <w:tc>
          <w:tcPr>
            <w:tcW w:w="674" w:type="dxa"/>
            <w:tcBorders>
              <w:top w:val="nil"/>
              <w:left w:val="nil"/>
              <w:bottom w:val="nil"/>
              <w:right w:val="nil"/>
            </w:tcBorders>
            <w:shd w:val="clear" w:color="auto" w:fill="auto"/>
            <w:noWrap/>
            <w:vAlign w:val="bottom"/>
            <w:hideMark/>
          </w:tcPr>
          <w:p w14:paraId="63CAEF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27.9</w:t>
            </w:r>
          </w:p>
        </w:tc>
      </w:tr>
      <w:tr w:rsidR="004B0B49" w:rsidRPr="0089132E" w14:paraId="2D5B9589" w14:textId="77777777" w:rsidTr="004B0B49">
        <w:trPr>
          <w:trHeight w:val="300"/>
        </w:trPr>
        <w:tc>
          <w:tcPr>
            <w:tcW w:w="1166" w:type="dxa"/>
            <w:tcBorders>
              <w:top w:val="nil"/>
              <w:left w:val="nil"/>
              <w:bottom w:val="nil"/>
              <w:right w:val="nil"/>
            </w:tcBorders>
            <w:shd w:val="clear" w:color="auto" w:fill="auto"/>
            <w:noWrap/>
            <w:vAlign w:val="bottom"/>
            <w:hideMark/>
          </w:tcPr>
          <w:p w14:paraId="339175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WB0394</w:t>
            </w:r>
          </w:p>
        </w:tc>
        <w:tc>
          <w:tcPr>
            <w:tcW w:w="1320" w:type="dxa"/>
            <w:tcBorders>
              <w:top w:val="nil"/>
              <w:left w:val="nil"/>
              <w:bottom w:val="nil"/>
              <w:right w:val="nil"/>
            </w:tcBorders>
            <w:shd w:val="clear" w:color="auto" w:fill="auto"/>
            <w:noWrap/>
            <w:vAlign w:val="bottom"/>
            <w:hideMark/>
          </w:tcPr>
          <w:p w14:paraId="6E483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64C80F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69FA38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617_0</w:t>
            </w:r>
          </w:p>
        </w:tc>
        <w:tc>
          <w:tcPr>
            <w:tcW w:w="673" w:type="dxa"/>
            <w:tcBorders>
              <w:top w:val="nil"/>
              <w:left w:val="nil"/>
              <w:bottom w:val="nil"/>
              <w:right w:val="nil"/>
            </w:tcBorders>
            <w:shd w:val="clear" w:color="auto" w:fill="auto"/>
            <w:noWrap/>
            <w:vAlign w:val="bottom"/>
            <w:hideMark/>
          </w:tcPr>
          <w:p w14:paraId="3F616D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17A948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w:t>
            </w:r>
          </w:p>
        </w:tc>
        <w:tc>
          <w:tcPr>
            <w:tcW w:w="673" w:type="dxa"/>
            <w:tcBorders>
              <w:top w:val="nil"/>
              <w:left w:val="nil"/>
              <w:bottom w:val="nil"/>
              <w:right w:val="nil"/>
            </w:tcBorders>
            <w:shd w:val="clear" w:color="auto" w:fill="auto"/>
            <w:noWrap/>
            <w:vAlign w:val="bottom"/>
            <w:hideMark/>
          </w:tcPr>
          <w:p w14:paraId="54523A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718E6C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51.2</w:t>
            </w:r>
          </w:p>
        </w:tc>
        <w:tc>
          <w:tcPr>
            <w:tcW w:w="673" w:type="dxa"/>
            <w:tcBorders>
              <w:top w:val="nil"/>
              <w:left w:val="nil"/>
              <w:bottom w:val="nil"/>
              <w:right w:val="nil"/>
            </w:tcBorders>
            <w:shd w:val="clear" w:color="auto" w:fill="auto"/>
            <w:noWrap/>
            <w:vAlign w:val="bottom"/>
            <w:hideMark/>
          </w:tcPr>
          <w:p w14:paraId="7FEEAF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3" w:type="dxa"/>
            <w:tcBorders>
              <w:top w:val="nil"/>
              <w:left w:val="nil"/>
              <w:bottom w:val="nil"/>
              <w:right w:val="nil"/>
            </w:tcBorders>
            <w:shd w:val="clear" w:color="auto" w:fill="auto"/>
            <w:noWrap/>
            <w:vAlign w:val="bottom"/>
            <w:hideMark/>
          </w:tcPr>
          <w:p w14:paraId="02C26E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7810E8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4" w:type="dxa"/>
            <w:tcBorders>
              <w:top w:val="nil"/>
              <w:left w:val="nil"/>
              <w:bottom w:val="nil"/>
              <w:right w:val="nil"/>
            </w:tcBorders>
            <w:shd w:val="clear" w:color="auto" w:fill="auto"/>
            <w:noWrap/>
            <w:vAlign w:val="bottom"/>
            <w:hideMark/>
          </w:tcPr>
          <w:p w14:paraId="3BA468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r>
      <w:tr w:rsidR="004B0B49" w:rsidRPr="0089132E" w14:paraId="023DE552" w14:textId="77777777" w:rsidTr="004B0B49">
        <w:trPr>
          <w:trHeight w:val="300"/>
        </w:trPr>
        <w:tc>
          <w:tcPr>
            <w:tcW w:w="1166" w:type="dxa"/>
            <w:tcBorders>
              <w:top w:val="nil"/>
              <w:left w:val="nil"/>
              <w:bottom w:val="nil"/>
              <w:right w:val="nil"/>
            </w:tcBorders>
            <w:shd w:val="clear" w:color="auto" w:fill="auto"/>
            <w:noWrap/>
            <w:vAlign w:val="bottom"/>
            <w:hideMark/>
          </w:tcPr>
          <w:p w14:paraId="2D847F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WB0392</w:t>
            </w:r>
          </w:p>
        </w:tc>
        <w:tc>
          <w:tcPr>
            <w:tcW w:w="1320" w:type="dxa"/>
            <w:tcBorders>
              <w:top w:val="nil"/>
              <w:left w:val="nil"/>
              <w:bottom w:val="nil"/>
              <w:right w:val="nil"/>
            </w:tcBorders>
            <w:shd w:val="clear" w:color="auto" w:fill="auto"/>
            <w:noWrap/>
            <w:vAlign w:val="bottom"/>
            <w:hideMark/>
          </w:tcPr>
          <w:p w14:paraId="4F17D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5FDC7C0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902FE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618_0</w:t>
            </w:r>
          </w:p>
        </w:tc>
        <w:tc>
          <w:tcPr>
            <w:tcW w:w="673" w:type="dxa"/>
            <w:tcBorders>
              <w:top w:val="nil"/>
              <w:left w:val="nil"/>
              <w:bottom w:val="nil"/>
              <w:right w:val="nil"/>
            </w:tcBorders>
            <w:shd w:val="clear" w:color="auto" w:fill="auto"/>
            <w:noWrap/>
            <w:vAlign w:val="bottom"/>
            <w:hideMark/>
          </w:tcPr>
          <w:p w14:paraId="3E8B87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3" w:type="dxa"/>
            <w:tcBorders>
              <w:top w:val="nil"/>
              <w:left w:val="nil"/>
              <w:bottom w:val="nil"/>
              <w:right w:val="nil"/>
            </w:tcBorders>
            <w:shd w:val="clear" w:color="auto" w:fill="auto"/>
            <w:noWrap/>
            <w:vAlign w:val="bottom"/>
            <w:hideMark/>
          </w:tcPr>
          <w:p w14:paraId="09CE32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18.5</w:t>
            </w:r>
          </w:p>
        </w:tc>
        <w:tc>
          <w:tcPr>
            <w:tcW w:w="673" w:type="dxa"/>
            <w:tcBorders>
              <w:top w:val="nil"/>
              <w:left w:val="nil"/>
              <w:bottom w:val="nil"/>
              <w:right w:val="nil"/>
            </w:tcBorders>
            <w:shd w:val="clear" w:color="auto" w:fill="auto"/>
            <w:noWrap/>
            <w:vAlign w:val="bottom"/>
            <w:hideMark/>
          </w:tcPr>
          <w:p w14:paraId="467242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287AF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135EF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5D2762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4AF6FD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4" w:type="dxa"/>
            <w:tcBorders>
              <w:top w:val="nil"/>
              <w:left w:val="nil"/>
              <w:bottom w:val="nil"/>
              <w:right w:val="nil"/>
            </w:tcBorders>
            <w:shd w:val="clear" w:color="auto" w:fill="auto"/>
            <w:noWrap/>
            <w:vAlign w:val="bottom"/>
            <w:hideMark/>
          </w:tcPr>
          <w:p w14:paraId="006A1F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w:t>
            </w:r>
          </w:p>
        </w:tc>
      </w:tr>
      <w:tr w:rsidR="004B0B49" w:rsidRPr="0089132E" w14:paraId="087C6D8C" w14:textId="77777777" w:rsidTr="004B0B49">
        <w:trPr>
          <w:trHeight w:val="300"/>
        </w:trPr>
        <w:tc>
          <w:tcPr>
            <w:tcW w:w="1166" w:type="dxa"/>
            <w:tcBorders>
              <w:top w:val="nil"/>
              <w:left w:val="nil"/>
              <w:bottom w:val="nil"/>
              <w:right w:val="nil"/>
            </w:tcBorders>
            <w:shd w:val="clear" w:color="auto" w:fill="auto"/>
            <w:noWrap/>
            <w:vAlign w:val="bottom"/>
            <w:hideMark/>
          </w:tcPr>
          <w:p w14:paraId="1B9333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WB0395</w:t>
            </w:r>
          </w:p>
        </w:tc>
        <w:tc>
          <w:tcPr>
            <w:tcW w:w="1320" w:type="dxa"/>
            <w:tcBorders>
              <w:top w:val="nil"/>
              <w:left w:val="nil"/>
              <w:bottom w:val="nil"/>
              <w:right w:val="nil"/>
            </w:tcBorders>
            <w:shd w:val="clear" w:color="auto" w:fill="auto"/>
            <w:noWrap/>
            <w:vAlign w:val="bottom"/>
            <w:hideMark/>
          </w:tcPr>
          <w:p w14:paraId="791ABB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119BB26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1855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619_0</w:t>
            </w:r>
          </w:p>
        </w:tc>
        <w:tc>
          <w:tcPr>
            <w:tcW w:w="673" w:type="dxa"/>
            <w:tcBorders>
              <w:top w:val="nil"/>
              <w:left w:val="nil"/>
              <w:bottom w:val="nil"/>
              <w:right w:val="nil"/>
            </w:tcBorders>
            <w:shd w:val="clear" w:color="auto" w:fill="auto"/>
            <w:noWrap/>
            <w:vAlign w:val="bottom"/>
            <w:hideMark/>
          </w:tcPr>
          <w:p w14:paraId="49A2D2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06709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w:t>
            </w:r>
          </w:p>
        </w:tc>
        <w:tc>
          <w:tcPr>
            <w:tcW w:w="673" w:type="dxa"/>
            <w:tcBorders>
              <w:top w:val="nil"/>
              <w:left w:val="nil"/>
              <w:bottom w:val="nil"/>
              <w:right w:val="nil"/>
            </w:tcBorders>
            <w:shd w:val="clear" w:color="auto" w:fill="auto"/>
            <w:noWrap/>
            <w:vAlign w:val="bottom"/>
            <w:hideMark/>
          </w:tcPr>
          <w:p w14:paraId="2962D6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c>
          <w:tcPr>
            <w:tcW w:w="673" w:type="dxa"/>
            <w:tcBorders>
              <w:top w:val="nil"/>
              <w:left w:val="nil"/>
              <w:bottom w:val="nil"/>
              <w:right w:val="nil"/>
            </w:tcBorders>
            <w:shd w:val="clear" w:color="auto" w:fill="auto"/>
            <w:noWrap/>
            <w:vAlign w:val="bottom"/>
            <w:hideMark/>
          </w:tcPr>
          <w:p w14:paraId="4FD497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c>
          <w:tcPr>
            <w:tcW w:w="673" w:type="dxa"/>
            <w:tcBorders>
              <w:top w:val="nil"/>
              <w:left w:val="nil"/>
              <w:bottom w:val="nil"/>
              <w:right w:val="nil"/>
            </w:tcBorders>
            <w:shd w:val="clear" w:color="auto" w:fill="auto"/>
            <w:noWrap/>
            <w:vAlign w:val="bottom"/>
            <w:hideMark/>
          </w:tcPr>
          <w:p w14:paraId="29B891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28C534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308D6E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3CD9BE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11.8</w:t>
            </w:r>
          </w:p>
        </w:tc>
      </w:tr>
      <w:tr w:rsidR="004B0B49" w:rsidRPr="0089132E" w14:paraId="303D5968" w14:textId="77777777" w:rsidTr="004B0B49">
        <w:trPr>
          <w:trHeight w:val="300"/>
        </w:trPr>
        <w:tc>
          <w:tcPr>
            <w:tcW w:w="1166" w:type="dxa"/>
            <w:tcBorders>
              <w:top w:val="nil"/>
              <w:left w:val="nil"/>
              <w:bottom w:val="nil"/>
              <w:right w:val="nil"/>
            </w:tcBorders>
            <w:shd w:val="clear" w:color="auto" w:fill="auto"/>
            <w:noWrap/>
            <w:vAlign w:val="bottom"/>
            <w:hideMark/>
          </w:tcPr>
          <w:p w14:paraId="288342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WB0403</w:t>
            </w:r>
          </w:p>
        </w:tc>
        <w:tc>
          <w:tcPr>
            <w:tcW w:w="1320" w:type="dxa"/>
            <w:tcBorders>
              <w:top w:val="nil"/>
              <w:left w:val="nil"/>
              <w:bottom w:val="nil"/>
              <w:right w:val="nil"/>
            </w:tcBorders>
            <w:shd w:val="clear" w:color="auto" w:fill="auto"/>
            <w:noWrap/>
            <w:vAlign w:val="bottom"/>
            <w:hideMark/>
          </w:tcPr>
          <w:p w14:paraId="4EADC7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7BC80FB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10A4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620_0</w:t>
            </w:r>
          </w:p>
        </w:tc>
        <w:tc>
          <w:tcPr>
            <w:tcW w:w="673" w:type="dxa"/>
            <w:tcBorders>
              <w:top w:val="nil"/>
              <w:left w:val="nil"/>
              <w:bottom w:val="nil"/>
              <w:right w:val="nil"/>
            </w:tcBorders>
            <w:shd w:val="clear" w:color="auto" w:fill="auto"/>
            <w:noWrap/>
            <w:vAlign w:val="bottom"/>
            <w:hideMark/>
          </w:tcPr>
          <w:p w14:paraId="2A845A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30.8</w:t>
            </w:r>
          </w:p>
        </w:tc>
        <w:tc>
          <w:tcPr>
            <w:tcW w:w="673" w:type="dxa"/>
            <w:tcBorders>
              <w:top w:val="nil"/>
              <w:left w:val="nil"/>
              <w:bottom w:val="nil"/>
              <w:right w:val="nil"/>
            </w:tcBorders>
            <w:shd w:val="clear" w:color="auto" w:fill="auto"/>
            <w:noWrap/>
            <w:vAlign w:val="bottom"/>
            <w:hideMark/>
          </w:tcPr>
          <w:p w14:paraId="3296B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0.7</w:t>
            </w:r>
          </w:p>
        </w:tc>
        <w:tc>
          <w:tcPr>
            <w:tcW w:w="673" w:type="dxa"/>
            <w:tcBorders>
              <w:top w:val="nil"/>
              <w:left w:val="nil"/>
              <w:bottom w:val="nil"/>
              <w:right w:val="nil"/>
            </w:tcBorders>
            <w:shd w:val="clear" w:color="auto" w:fill="auto"/>
            <w:noWrap/>
            <w:vAlign w:val="bottom"/>
            <w:hideMark/>
          </w:tcPr>
          <w:p w14:paraId="5C222A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25C404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6BE6CF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10C56B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00C985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4" w:type="dxa"/>
            <w:tcBorders>
              <w:top w:val="nil"/>
              <w:left w:val="nil"/>
              <w:bottom w:val="nil"/>
              <w:right w:val="nil"/>
            </w:tcBorders>
            <w:shd w:val="clear" w:color="auto" w:fill="auto"/>
            <w:noWrap/>
            <w:vAlign w:val="bottom"/>
            <w:hideMark/>
          </w:tcPr>
          <w:p w14:paraId="4E0851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2DAD2FD5" w14:textId="77777777" w:rsidTr="004B0B49">
        <w:trPr>
          <w:trHeight w:val="300"/>
        </w:trPr>
        <w:tc>
          <w:tcPr>
            <w:tcW w:w="1166" w:type="dxa"/>
            <w:tcBorders>
              <w:top w:val="nil"/>
              <w:left w:val="nil"/>
              <w:bottom w:val="nil"/>
              <w:right w:val="nil"/>
            </w:tcBorders>
            <w:shd w:val="clear" w:color="auto" w:fill="auto"/>
            <w:noWrap/>
            <w:vAlign w:val="bottom"/>
            <w:hideMark/>
          </w:tcPr>
          <w:p w14:paraId="3C9BC69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WB0397</w:t>
            </w:r>
          </w:p>
        </w:tc>
        <w:tc>
          <w:tcPr>
            <w:tcW w:w="1320" w:type="dxa"/>
            <w:tcBorders>
              <w:top w:val="nil"/>
              <w:left w:val="nil"/>
              <w:bottom w:val="nil"/>
              <w:right w:val="nil"/>
            </w:tcBorders>
            <w:shd w:val="clear" w:color="auto" w:fill="auto"/>
            <w:noWrap/>
            <w:vAlign w:val="bottom"/>
            <w:hideMark/>
          </w:tcPr>
          <w:p w14:paraId="3F1D96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6D1311D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A16FF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622_0</w:t>
            </w:r>
          </w:p>
        </w:tc>
        <w:tc>
          <w:tcPr>
            <w:tcW w:w="673" w:type="dxa"/>
            <w:tcBorders>
              <w:top w:val="nil"/>
              <w:left w:val="nil"/>
              <w:bottom w:val="nil"/>
              <w:right w:val="nil"/>
            </w:tcBorders>
            <w:shd w:val="clear" w:color="auto" w:fill="auto"/>
            <w:noWrap/>
            <w:vAlign w:val="bottom"/>
            <w:hideMark/>
          </w:tcPr>
          <w:p w14:paraId="3F51AD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3B704B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5E0DC3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51148F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1CDF99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44.4</w:t>
            </w:r>
          </w:p>
        </w:tc>
        <w:tc>
          <w:tcPr>
            <w:tcW w:w="673" w:type="dxa"/>
            <w:tcBorders>
              <w:top w:val="nil"/>
              <w:left w:val="nil"/>
              <w:bottom w:val="nil"/>
              <w:right w:val="nil"/>
            </w:tcBorders>
            <w:shd w:val="clear" w:color="auto" w:fill="auto"/>
            <w:noWrap/>
            <w:vAlign w:val="bottom"/>
            <w:hideMark/>
          </w:tcPr>
          <w:p w14:paraId="49200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w:t>
            </w:r>
          </w:p>
        </w:tc>
        <w:tc>
          <w:tcPr>
            <w:tcW w:w="673" w:type="dxa"/>
            <w:tcBorders>
              <w:top w:val="nil"/>
              <w:left w:val="nil"/>
              <w:bottom w:val="nil"/>
              <w:right w:val="nil"/>
            </w:tcBorders>
            <w:shd w:val="clear" w:color="auto" w:fill="auto"/>
            <w:noWrap/>
            <w:vAlign w:val="bottom"/>
            <w:hideMark/>
          </w:tcPr>
          <w:p w14:paraId="6CF267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4" w:type="dxa"/>
            <w:tcBorders>
              <w:top w:val="nil"/>
              <w:left w:val="nil"/>
              <w:bottom w:val="nil"/>
              <w:right w:val="nil"/>
            </w:tcBorders>
            <w:shd w:val="clear" w:color="auto" w:fill="auto"/>
            <w:noWrap/>
            <w:vAlign w:val="bottom"/>
            <w:hideMark/>
          </w:tcPr>
          <w:p w14:paraId="2A7A37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4AAC7A1E" w14:textId="77777777" w:rsidTr="004B0B49">
        <w:trPr>
          <w:trHeight w:val="300"/>
        </w:trPr>
        <w:tc>
          <w:tcPr>
            <w:tcW w:w="1166" w:type="dxa"/>
            <w:tcBorders>
              <w:top w:val="nil"/>
              <w:left w:val="nil"/>
              <w:bottom w:val="nil"/>
              <w:right w:val="nil"/>
            </w:tcBorders>
            <w:shd w:val="clear" w:color="auto" w:fill="auto"/>
            <w:noWrap/>
            <w:vAlign w:val="bottom"/>
            <w:hideMark/>
          </w:tcPr>
          <w:p w14:paraId="6810D3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WB0401</w:t>
            </w:r>
          </w:p>
        </w:tc>
        <w:tc>
          <w:tcPr>
            <w:tcW w:w="1320" w:type="dxa"/>
            <w:tcBorders>
              <w:top w:val="nil"/>
              <w:left w:val="nil"/>
              <w:bottom w:val="nil"/>
              <w:right w:val="nil"/>
            </w:tcBorders>
            <w:shd w:val="clear" w:color="auto" w:fill="auto"/>
            <w:noWrap/>
            <w:vAlign w:val="bottom"/>
            <w:hideMark/>
          </w:tcPr>
          <w:p w14:paraId="687D56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8/7/2013</w:t>
            </w:r>
          </w:p>
        </w:tc>
        <w:tc>
          <w:tcPr>
            <w:tcW w:w="1114" w:type="dxa"/>
            <w:tcBorders>
              <w:top w:val="nil"/>
              <w:left w:val="nil"/>
              <w:bottom w:val="nil"/>
              <w:right w:val="nil"/>
            </w:tcBorders>
            <w:shd w:val="clear" w:color="auto" w:fill="auto"/>
            <w:noWrap/>
            <w:vAlign w:val="bottom"/>
            <w:hideMark/>
          </w:tcPr>
          <w:p w14:paraId="2B7D1E6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A0396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623_0</w:t>
            </w:r>
          </w:p>
        </w:tc>
        <w:tc>
          <w:tcPr>
            <w:tcW w:w="673" w:type="dxa"/>
            <w:tcBorders>
              <w:top w:val="nil"/>
              <w:left w:val="nil"/>
              <w:bottom w:val="nil"/>
              <w:right w:val="nil"/>
            </w:tcBorders>
            <w:shd w:val="clear" w:color="auto" w:fill="auto"/>
            <w:noWrap/>
            <w:vAlign w:val="bottom"/>
            <w:hideMark/>
          </w:tcPr>
          <w:p w14:paraId="76B94F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3E3D38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DAB9A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4B6149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65.7</w:t>
            </w:r>
          </w:p>
        </w:tc>
        <w:tc>
          <w:tcPr>
            <w:tcW w:w="673" w:type="dxa"/>
            <w:tcBorders>
              <w:top w:val="nil"/>
              <w:left w:val="nil"/>
              <w:bottom w:val="nil"/>
              <w:right w:val="nil"/>
            </w:tcBorders>
            <w:shd w:val="clear" w:color="auto" w:fill="auto"/>
            <w:noWrap/>
            <w:vAlign w:val="bottom"/>
            <w:hideMark/>
          </w:tcPr>
          <w:p w14:paraId="6E5F19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51710A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789F81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c>
          <w:tcPr>
            <w:tcW w:w="674" w:type="dxa"/>
            <w:tcBorders>
              <w:top w:val="nil"/>
              <w:left w:val="nil"/>
              <w:bottom w:val="nil"/>
              <w:right w:val="nil"/>
            </w:tcBorders>
            <w:shd w:val="clear" w:color="auto" w:fill="auto"/>
            <w:noWrap/>
            <w:vAlign w:val="bottom"/>
            <w:hideMark/>
          </w:tcPr>
          <w:p w14:paraId="1A3A53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w:t>
            </w:r>
          </w:p>
        </w:tc>
      </w:tr>
      <w:tr w:rsidR="004B0B49" w:rsidRPr="0089132E" w14:paraId="4B4EFBB5" w14:textId="77777777" w:rsidTr="004B0B49">
        <w:trPr>
          <w:trHeight w:val="300"/>
        </w:trPr>
        <w:tc>
          <w:tcPr>
            <w:tcW w:w="1166" w:type="dxa"/>
            <w:tcBorders>
              <w:top w:val="nil"/>
              <w:left w:val="nil"/>
              <w:bottom w:val="nil"/>
              <w:right w:val="nil"/>
            </w:tcBorders>
            <w:shd w:val="clear" w:color="auto" w:fill="auto"/>
            <w:noWrap/>
            <w:vAlign w:val="bottom"/>
            <w:hideMark/>
          </w:tcPr>
          <w:p w14:paraId="55D5AA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010106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8/8/2013</w:t>
            </w:r>
          </w:p>
        </w:tc>
        <w:tc>
          <w:tcPr>
            <w:tcW w:w="1114" w:type="dxa"/>
            <w:tcBorders>
              <w:top w:val="nil"/>
              <w:left w:val="nil"/>
              <w:bottom w:val="nil"/>
              <w:right w:val="nil"/>
            </w:tcBorders>
            <w:shd w:val="clear" w:color="auto" w:fill="auto"/>
            <w:noWrap/>
            <w:vAlign w:val="bottom"/>
            <w:hideMark/>
          </w:tcPr>
          <w:p w14:paraId="1F61BA6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337E9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625_0</w:t>
            </w:r>
          </w:p>
        </w:tc>
        <w:tc>
          <w:tcPr>
            <w:tcW w:w="673" w:type="dxa"/>
            <w:tcBorders>
              <w:top w:val="nil"/>
              <w:left w:val="nil"/>
              <w:bottom w:val="nil"/>
              <w:right w:val="nil"/>
            </w:tcBorders>
            <w:shd w:val="clear" w:color="auto" w:fill="auto"/>
            <w:noWrap/>
            <w:vAlign w:val="bottom"/>
            <w:hideMark/>
          </w:tcPr>
          <w:p w14:paraId="12F5F2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0056CB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w:t>
            </w:r>
          </w:p>
        </w:tc>
        <w:tc>
          <w:tcPr>
            <w:tcW w:w="673" w:type="dxa"/>
            <w:tcBorders>
              <w:top w:val="nil"/>
              <w:left w:val="nil"/>
              <w:bottom w:val="nil"/>
              <w:right w:val="nil"/>
            </w:tcBorders>
            <w:shd w:val="clear" w:color="auto" w:fill="auto"/>
            <w:noWrap/>
            <w:vAlign w:val="bottom"/>
            <w:hideMark/>
          </w:tcPr>
          <w:p w14:paraId="1CBF19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6A4C64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0FB4E5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29D35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2B00B9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4" w:type="dxa"/>
            <w:tcBorders>
              <w:top w:val="nil"/>
              <w:left w:val="nil"/>
              <w:bottom w:val="nil"/>
              <w:right w:val="nil"/>
            </w:tcBorders>
            <w:shd w:val="clear" w:color="auto" w:fill="auto"/>
            <w:noWrap/>
            <w:vAlign w:val="bottom"/>
            <w:hideMark/>
          </w:tcPr>
          <w:p w14:paraId="55D0EE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308FD460" w14:textId="77777777" w:rsidTr="004B0B49">
        <w:trPr>
          <w:trHeight w:val="300"/>
        </w:trPr>
        <w:tc>
          <w:tcPr>
            <w:tcW w:w="1166" w:type="dxa"/>
            <w:tcBorders>
              <w:top w:val="nil"/>
              <w:left w:val="nil"/>
              <w:bottom w:val="nil"/>
              <w:right w:val="nil"/>
            </w:tcBorders>
            <w:shd w:val="clear" w:color="auto" w:fill="auto"/>
            <w:noWrap/>
            <w:vAlign w:val="bottom"/>
            <w:hideMark/>
          </w:tcPr>
          <w:p w14:paraId="301B3F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WB0348</w:t>
            </w:r>
          </w:p>
        </w:tc>
        <w:tc>
          <w:tcPr>
            <w:tcW w:w="1320" w:type="dxa"/>
            <w:tcBorders>
              <w:top w:val="nil"/>
              <w:left w:val="nil"/>
              <w:bottom w:val="nil"/>
              <w:right w:val="nil"/>
            </w:tcBorders>
            <w:shd w:val="clear" w:color="auto" w:fill="auto"/>
            <w:noWrap/>
            <w:vAlign w:val="bottom"/>
            <w:hideMark/>
          </w:tcPr>
          <w:p w14:paraId="205259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8/8/2013</w:t>
            </w:r>
          </w:p>
        </w:tc>
        <w:tc>
          <w:tcPr>
            <w:tcW w:w="1114" w:type="dxa"/>
            <w:tcBorders>
              <w:top w:val="nil"/>
              <w:left w:val="nil"/>
              <w:bottom w:val="nil"/>
              <w:right w:val="nil"/>
            </w:tcBorders>
            <w:shd w:val="clear" w:color="auto" w:fill="auto"/>
            <w:noWrap/>
            <w:vAlign w:val="bottom"/>
            <w:hideMark/>
          </w:tcPr>
          <w:p w14:paraId="125225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46E13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626_0</w:t>
            </w:r>
          </w:p>
        </w:tc>
        <w:tc>
          <w:tcPr>
            <w:tcW w:w="673" w:type="dxa"/>
            <w:tcBorders>
              <w:top w:val="nil"/>
              <w:left w:val="nil"/>
              <w:bottom w:val="nil"/>
              <w:right w:val="nil"/>
            </w:tcBorders>
            <w:shd w:val="clear" w:color="auto" w:fill="auto"/>
            <w:noWrap/>
            <w:vAlign w:val="bottom"/>
            <w:hideMark/>
          </w:tcPr>
          <w:p w14:paraId="3DF2D4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27DCD4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0.8</w:t>
            </w:r>
          </w:p>
        </w:tc>
        <w:tc>
          <w:tcPr>
            <w:tcW w:w="673" w:type="dxa"/>
            <w:tcBorders>
              <w:top w:val="nil"/>
              <w:left w:val="nil"/>
              <w:bottom w:val="nil"/>
              <w:right w:val="nil"/>
            </w:tcBorders>
            <w:shd w:val="clear" w:color="auto" w:fill="auto"/>
            <w:noWrap/>
            <w:vAlign w:val="bottom"/>
            <w:hideMark/>
          </w:tcPr>
          <w:p w14:paraId="5DD36D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131FBB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w:t>
            </w:r>
          </w:p>
        </w:tc>
        <w:tc>
          <w:tcPr>
            <w:tcW w:w="673" w:type="dxa"/>
            <w:tcBorders>
              <w:top w:val="nil"/>
              <w:left w:val="nil"/>
              <w:bottom w:val="nil"/>
              <w:right w:val="nil"/>
            </w:tcBorders>
            <w:shd w:val="clear" w:color="auto" w:fill="auto"/>
            <w:noWrap/>
            <w:vAlign w:val="bottom"/>
            <w:hideMark/>
          </w:tcPr>
          <w:p w14:paraId="4371BD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7D72D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8EEE0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4" w:type="dxa"/>
            <w:tcBorders>
              <w:top w:val="nil"/>
              <w:left w:val="nil"/>
              <w:bottom w:val="nil"/>
              <w:right w:val="nil"/>
            </w:tcBorders>
            <w:shd w:val="clear" w:color="auto" w:fill="auto"/>
            <w:noWrap/>
            <w:vAlign w:val="bottom"/>
            <w:hideMark/>
          </w:tcPr>
          <w:p w14:paraId="3F155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r>
      <w:tr w:rsidR="004B0B49" w:rsidRPr="0089132E" w14:paraId="6C89B15D" w14:textId="77777777" w:rsidTr="004B0B49">
        <w:trPr>
          <w:trHeight w:val="300"/>
        </w:trPr>
        <w:tc>
          <w:tcPr>
            <w:tcW w:w="1166" w:type="dxa"/>
            <w:tcBorders>
              <w:top w:val="nil"/>
              <w:left w:val="nil"/>
              <w:bottom w:val="nil"/>
              <w:right w:val="nil"/>
            </w:tcBorders>
            <w:shd w:val="clear" w:color="auto" w:fill="auto"/>
            <w:noWrap/>
            <w:vAlign w:val="bottom"/>
            <w:hideMark/>
          </w:tcPr>
          <w:p w14:paraId="18D333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WB0388</w:t>
            </w:r>
          </w:p>
        </w:tc>
        <w:tc>
          <w:tcPr>
            <w:tcW w:w="1320" w:type="dxa"/>
            <w:tcBorders>
              <w:top w:val="nil"/>
              <w:left w:val="nil"/>
              <w:bottom w:val="nil"/>
              <w:right w:val="nil"/>
            </w:tcBorders>
            <w:shd w:val="clear" w:color="auto" w:fill="auto"/>
            <w:noWrap/>
            <w:vAlign w:val="bottom"/>
            <w:hideMark/>
          </w:tcPr>
          <w:p w14:paraId="795B55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7/30/2013</w:t>
            </w:r>
          </w:p>
        </w:tc>
        <w:tc>
          <w:tcPr>
            <w:tcW w:w="1114" w:type="dxa"/>
            <w:tcBorders>
              <w:top w:val="nil"/>
              <w:left w:val="nil"/>
              <w:bottom w:val="nil"/>
              <w:right w:val="nil"/>
            </w:tcBorders>
            <w:shd w:val="clear" w:color="auto" w:fill="auto"/>
            <w:noWrap/>
            <w:vAlign w:val="bottom"/>
            <w:hideMark/>
          </w:tcPr>
          <w:p w14:paraId="3FF32F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7072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628_0</w:t>
            </w:r>
          </w:p>
        </w:tc>
        <w:tc>
          <w:tcPr>
            <w:tcW w:w="673" w:type="dxa"/>
            <w:tcBorders>
              <w:top w:val="nil"/>
              <w:left w:val="nil"/>
              <w:bottom w:val="nil"/>
              <w:right w:val="nil"/>
            </w:tcBorders>
            <w:shd w:val="clear" w:color="auto" w:fill="auto"/>
            <w:noWrap/>
            <w:vAlign w:val="bottom"/>
            <w:hideMark/>
          </w:tcPr>
          <w:p w14:paraId="47DF87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c>
          <w:tcPr>
            <w:tcW w:w="673" w:type="dxa"/>
            <w:tcBorders>
              <w:top w:val="nil"/>
              <w:left w:val="nil"/>
              <w:bottom w:val="nil"/>
              <w:right w:val="nil"/>
            </w:tcBorders>
            <w:shd w:val="clear" w:color="auto" w:fill="auto"/>
            <w:noWrap/>
            <w:vAlign w:val="bottom"/>
            <w:hideMark/>
          </w:tcPr>
          <w:p w14:paraId="656A1B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16.1</w:t>
            </w:r>
          </w:p>
        </w:tc>
        <w:tc>
          <w:tcPr>
            <w:tcW w:w="673" w:type="dxa"/>
            <w:tcBorders>
              <w:top w:val="nil"/>
              <w:left w:val="nil"/>
              <w:bottom w:val="nil"/>
              <w:right w:val="nil"/>
            </w:tcBorders>
            <w:shd w:val="clear" w:color="auto" w:fill="auto"/>
            <w:noWrap/>
            <w:vAlign w:val="bottom"/>
            <w:hideMark/>
          </w:tcPr>
          <w:p w14:paraId="32AD7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44C5B0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24.2</w:t>
            </w:r>
          </w:p>
        </w:tc>
        <w:tc>
          <w:tcPr>
            <w:tcW w:w="673" w:type="dxa"/>
            <w:tcBorders>
              <w:top w:val="nil"/>
              <w:left w:val="nil"/>
              <w:bottom w:val="nil"/>
              <w:right w:val="nil"/>
            </w:tcBorders>
            <w:shd w:val="clear" w:color="auto" w:fill="auto"/>
            <w:noWrap/>
            <w:vAlign w:val="bottom"/>
            <w:hideMark/>
          </w:tcPr>
          <w:p w14:paraId="6F1363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w:t>
            </w:r>
          </w:p>
        </w:tc>
        <w:tc>
          <w:tcPr>
            <w:tcW w:w="673" w:type="dxa"/>
            <w:tcBorders>
              <w:top w:val="nil"/>
              <w:left w:val="nil"/>
              <w:bottom w:val="nil"/>
              <w:right w:val="nil"/>
            </w:tcBorders>
            <w:shd w:val="clear" w:color="auto" w:fill="auto"/>
            <w:noWrap/>
            <w:vAlign w:val="bottom"/>
            <w:hideMark/>
          </w:tcPr>
          <w:p w14:paraId="55E1A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4CB976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4" w:type="dxa"/>
            <w:tcBorders>
              <w:top w:val="nil"/>
              <w:left w:val="nil"/>
              <w:bottom w:val="nil"/>
              <w:right w:val="nil"/>
            </w:tcBorders>
            <w:shd w:val="clear" w:color="auto" w:fill="auto"/>
            <w:noWrap/>
            <w:vAlign w:val="bottom"/>
            <w:hideMark/>
          </w:tcPr>
          <w:p w14:paraId="020749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r>
      <w:tr w:rsidR="004B0B49" w:rsidRPr="0089132E" w14:paraId="7819CCA3" w14:textId="77777777" w:rsidTr="004B0B49">
        <w:trPr>
          <w:trHeight w:val="300"/>
        </w:trPr>
        <w:tc>
          <w:tcPr>
            <w:tcW w:w="1166" w:type="dxa"/>
            <w:tcBorders>
              <w:top w:val="nil"/>
              <w:left w:val="nil"/>
              <w:bottom w:val="nil"/>
              <w:right w:val="nil"/>
            </w:tcBorders>
            <w:shd w:val="clear" w:color="auto" w:fill="auto"/>
            <w:noWrap/>
            <w:vAlign w:val="bottom"/>
            <w:hideMark/>
          </w:tcPr>
          <w:p w14:paraId="796627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WB0389</w:t>
            </w:r>
          </w:p>
        </w:tc>
        <w:tc>
          <w:tcPr>
            <w:tcW w:w="1320" w:type="dxa"/>
            <w:tcBorders>
              <w:top w:val="nil"/>
              <w:left w:val="nil"/>
              <w:bottom w:val="nil"/>
              <w:right w:val="nil"/>
            </w:tcBorders>
            <w:shd w:val="clear" w:color="auto" w:fill="auto"/>
            <w:noWrap/>
            <w:vAlign w:val="bottom"/>
            <w:hideMark/>
          </w:tcPr>
          <w:p w14:paraId="5F05A3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7/31/2013</w:t>
            </w:r>
          </w:p>
        </w:tc>
        <w:tc>
          <w:tcPr>
            <w:tcW w:w="1114" w:type="dxa"/>
            <w:tcBorders>
              <w:top w:val="nil"/>
              <w:left w:val="nil"/>
              <w:bottom w:val="nil"/>
              <w:right w:val="nil"/>
            </w:tcBorders>
            <w:shd w:val="clear" w:color="auto" w:fill="auto"/>
            <w:noWrap/>
            <w:vAlign w:val="bottom"/>
            <w:hideMark/>
          </w:tcPr>
          <w:p w14:paraId="7668DA2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8570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629_0</w:t>
            </w:r>
          </w:p>
        </w:tc>
        <w:tc>
          <w:tcPr>
            <w:tcW w:w="673" w:type="dxa"/>
            <w:tcBorders>
              <w:top w:val="nil"/>
              <w:left w:val="nil"/>
              <w:bottom w:val="nil"/>
              <w:right w:val="nil"/>
            </w:tcBorders>
            <w:shd w:val="clear" w:color="auto" w:fill="auto"/>
            <w:noWrap/>
            <w:vAlign w:val="bottom"/>
            <w:hideMark/>
          </w:tcPr>
          <w:p w14:paraId="2D3B59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58F26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65C04A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31.7</w:t>
            </w:r>
          </w:p>
        </w:tc>
        <w:tc>
          <w:tcPr>
            <w:tcW w:w="673" w:type="dxa"/>
            <w:tcBorders>
              <w:top w:val="nil"/>
              <w:left w:val="nil"/>
              <w:bottom w:val="nil"/>
              <w:right w:val="nil"/>
            </w:tcBorders>
            <w:shd w:val="clear" w:color="auto" w:fill="auto"/>
            <w:noWrap/>
            <w:vAlign w:val="bottom"/>
            <w:hideMark/>
          </w:tcPr>
          <w:p w14:paraId="1D0877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8CE72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w:t>
            </w:r>
          </w:p>
        </w:tc>
        <w:tc>
          <w:tcPr>
            <w:tcW w:w="673" w:type="dxa"/>
            <w:tcBorders>
              <w:top w:val="nil"/>
              <w:left w:val="nil"/>
              <w:bottom w:val="nil"/>
              <w:right w:val="nil"/>
            </w:tcBorders>
            <w:shd w:val="clear" w:color="auto" w:fill="auto"/>
            <w:noWrap/>
            <w:vAlign w:val="bottom"/>
            <w:hideMark/>
          </w:tcPr>
          <w:p w14:paraId="5315C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51615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4" w:type="dxa"/>
            <w:tcBorders>
              <w:top w:val="nil"/>
              <w:left w:val="nil"/>
              <w:bottom w:val="nil"/>
              <w:right w:val="nil"/>
            </w:tcBorders>
            <w:shd w:val="clear" w:color="auto" w:fill="auto"/>
            <w:noWrap/>
            <w:vAlign w:val="bottom"/>
            <w:hideMark/>
          </w:tcPr>
          <w:p w14:paraId="3B3EED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r>
      <w:tr w:rsidR="004B0B49" w:rsidRPr="0089132E" w14:paraId="11F99459" w14:textId="77777777" w:rsidTr="004B0B49">
        <w:trPr>
          <w:trHeight w:val="300"/>
        </w:trPr>
        <w:tc>
          <w:tcPr>
            <w:tcW w:w="1166" w:type="dxa"/>
            <w:tcBorders>
              <w:top w:val="nil"/>
              <w:left w:val="nil"/>
              <w:bottom w:val="nil"/>
              <w:right w:val="nil"/>
            </w:tcBorders>
            <w:shd w:val="clear" w:color="auto" w:fill="auto"/>
            <w:noWrap/>
            <w:vAlign w:val="bottom"/>
            <w:hideMark/>
          </w:tcPr>
          <w:p w14:paraId="10CC88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WB0385</w:t>
            </w:r>
          </w:p>
        </w:tc>
        <w:tc>
          <w:tcPr>
            <w:tcW w:w="1320" w:type="dxa"/>
            <w:tcBorders>
              <w:top w:val="nil"/>
              <w:left w:val="nil"/>
              <w:bottom w:val="nil"/>
              <w:right w:val="nil"/>
            </w:tcBorders>
            <w:shd w:val="clear" w:color="auto" w:fill="auto"/>
            <w:noWrap/>
            <w:vAlign w:val="bottom"/>
            <w:hideMark/>
          </w:tcPr>
          <w:p w14:paraId="118FC1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8/5/2013</w:t>
            </w:r>
          </w:p>
        </w:tc>
        <w:tc>
          <w:tcPr>
            <w:tcW w:w="1114" w:type="dxa"/>
            <w:tcBorders>
              <w:top w:val="nil"/>
              <w:left w:val="nil"/>
              <w:bottom w:val="nil"/>
              <w:right w:val="nil"/>
            </w:tcBorders>
            <w:shd w:val="clear" w:color="auto" w:fill="auto"/>
            <w:noWrap/>
            <w:vAlign w:val="bottom"/>
            <w:hideMark/>
          </w:tcPr>
          <w:p w14:paraId="530E28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13403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631_0</w:t>
            </w:r>
          </w:p>
        </w:tc>
        <w:tc>
          <w:tcPr>
            <w:tcW w:w="673" w:type="dxa"/>
            <w:tcBorders>
              <w:top w:val="nil"/>
              <w:left w:val="nil"/>
              <w:bottom w:val="nil"/>
              <w:right w:val="nil"/>
            </w:tcBorders>
            <w:shd w:val="clear" w:color="auto" w:fill="auto"/>
            <w:noWrap/>
            <w:vAlign w:val="bottom"/>
            <w:hideMark/>
          </w:tcPr>
          <w:p w14:paraId="2364DF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6FD2FE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0C762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c>
          <w:tcPr>
            <w:tcW w:w="673" w:type="dxa"/>
            <w:tcBorders>
              <w:top w:val="nil"/>
              <w:left w:val="nil"/>
              <w:bottom w:val="nil"/>
              <w:right w:val="nil"/>
            </w:tcBorders>
            <w:shd w:val="clear" w:color="auto" w:fill="auto"/>
            <w:noWrap/>
            <w:vAlign w:val="bottom"/>
            <w:hideMark/>
          </w:tcPr>
          <w:p w14:paraId="2BBE7C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45CC4F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32.6</w:t>
            </w:r>
          </w:p>
        </w:tc>
        <w:tc>
          <w:tcPr>
            <w:tcW w:w="673" w:type="dxa"/>
            <w:tcBorders>
              <w:top w:val="nil"/>
              <w:left w:val="nil"/>
              <w:bottom w:val="nil"/>
              <w:right w:val="nil"/>
            </w:tcBorders>
            <w:shd w:val="clear" w:color="auto" w:fill="auto"/>
            <w:noWrap/>
            <w:vAlign w:val="bottom"/>
            <w:hideMark/>
          </w:tcPr>
          <w:p w14:paraId="4A1C01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2F6788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4" w:type="dxa"/>
            <w:tcBorders>
              <w:top w:val="nil"/>
              <w:left w:val="nil"/>
              <w:bottom w:val="nil"/>
              <w:right w:val="nil"/>
            </w:tcBorders>
            <w:shd w:val="clear" w:color="auto" w:fill="auto"/>
            <w:noWrap/>
            <w:vAlign w:val="bottom"/>
            <w:hideMark/>
          </w:tcPr>
          <w:p w14:paraId="31FEAB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r>
      <w:tr w:rsidR="004B0B49" w:rsidRPr="0089132E" w14:paraId="16636F67" w14:textId="77777777" w:rsidTr="004B0B49">
        <w:trPr>
          <w:trHeight w:val="300"/>
        </w:trPr>
        <w:tc>
          <w:tcPr>
            <w:tcW w:w="1166" w:type="dxa"/>
            <w:tcBorders>
              <w:top w:val="nil"/>
              <w:left w:val="nil"/>
              <w:bottom w:val="nil"/>
              <w:right w:val="nil"/>
            </w:tcBorders>
            <w:shd w:val="clear" w:color="auto" w:fill="auto"/>
            <w:noWrap/>
            <w:vAlign w:val="bottom"/>
            <w:hideMark/>
          </w:tcPr>
          <w:p w14:paraId="2EBCDA3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WB0384</w:t>
            </w:r>
          </w:p>
        </w:tc>
        <w:tc>
          <w:tcPr>
            <w:tcW w:w="1320" w:type="dxa"/>
            <w:tcBorders>
              <w:top w:val="nil"/>
              <w:left w:val="nil"/>
              <w:bottom w:val="nil"/>
              <w:right w:val="nil"/>
            </w:tcBorders>
            <w:shd w:val="clear" w:color="auto" w:fill="auto"/>
            <w:noWrap/>
            <w:vAlign w:val="bottom"/>
            <w:hideMark/>
          </w:tcPr>
          <w:p w14:paraId="1E0D7A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8/6/2013</w:t>
            </w:r>
          </w:p>
        </w:tc>
        <w:tc>
          <w:tcPr>
            <w:tcW w:w="1114" w:type="dxa"/>
            <w:tcBorders>
              <w:top w:val="nil"/>
              <w:left w:val="nil"/>
              <w:bottom w:val="nil"/>
              <w:right w:val="nil"/>
            </w:tcBorders>
            <w:shd w:val="clear" w:color="auto" w:fill="auto"/>
            <w:noWrap/>
            <w:vAlign w:val="bottom"/>
            <w:hideMark/>
          </w:tcPr>
          <w:p w14:paraId="061DA14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9BFFA4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632_0</w:t>
            </w:r>
          </w:p>
        </w:tc>
        <w:tc>
          <w:tcPr>
            <w:tcW w:w="673" w:type="dxa"/>
            <w:tcBorders>
              <w:top w:val="nil"/>
              <w:left w:val="nil"/>
              <w:bottom w:val="nil"/>
              <w:right w:val="nil"/>
            </w:tcBorders>
            <w:shd w:val="clear" w:color="auto" w:fill="auto"/>
            <w:noWrap/>
            <w:vAlign w:val="bottom"/>
            <w:hideMark/>
          </w:tcPr>
          <w:p w14:paraId="14F244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2D4BE4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537AE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2D9A11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0AA2DE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252D5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6A2E8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4" w:type="dxa"/>
            <w:tcBorders>
              <w:top w:val="nil"/>
              <w:left w:val="nil"/>
              <w:bottom w:val="nil"/>
              <w:right w:val="nil"/>
            </w:tcBorders>
            <w:shd w:val="clear" w:color="auto" w:fill="auto"/>
            <w:noWrap/>
            <w:vAlign w:val="bottom"/>
            <w:hideMark/>
          </w:tcPr>
          <w:p w14:paraId="42C839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43.7</w:t>
            </w:r>
          </w:p>
        </w:tc>
      </w:tr>
      <w:tr w:rsidR="004B0B49" w:rsidRPr="0089132E" w14:paraId="7B116834" w14:textId="77777777" w:rsidTr="004B0B49">
        <w:trPr>
          <w:trHeight w:val="300"/>
        </w:trPr>
        <w:tc>
          <w:tcPr>
            <w:tcW w:w="1166" w:type="dxa"/>
            <w:tcBorders>
              <w:top w:val="nil"/>
              <w:left w:val="nil"/>
              <w:bottom w:val="nil"/>
              <w:right w:val="nil"/>
            </w:tcBorders>
            <w:shd w:val="clear" w:color="auto" w:fill="auto"/>
            <w:noWrap/>
            <w:vAlign w:val="bottom"/>
            <w:hideMark/>
          </w:tcPr>
          <w:p w14:paraId="7FB573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WBI25</w:t>
            </w:r>
          </w:p>
        </w:tc>
        <w:tc>
          <w:tcPr>
            <w:tcW w:w="1320" w:type="dxa"/>
            <w:tcBorders>
              <w:top w:val="nil"/>
              <w:left w:val="nil"/>
              <w:bottom w:val="nil"/>
              <w:right w:val="nil"/>
            </w:tcBorders>
            <w:shd w:val="clear" w:color="auto" w:fill="auto"/>
            <w:noWrap/>
            <w:vAlign w:val="bottom"/>
            <w:hideMark/>
          </w:tcPr>
          <w:p w14:paraId="6F1408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6E92B49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0D2659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633_0</w:t>
            </w:r>
          </w:p>
        </w:tc>
        <w:tc>
          <w:tcPr>
            <w:tcW w:w="673" w:type="dxa"/>
            <w:tcBorders>
              <w:top w:val="nil"/>
              <w:left w:val="nil"/>
              <w:bottom w:val="nil"/>
              <w:right w:val="nil"/>
            </w:tcBorders>
            <w:shd w:val="clear" w:color="auto" w:fill="auto"/>
            <w:noWrap/>
            <w:vAlign w:val="bottom"/>
            <w:hideMark/>
          </w:tcPr>
          <w:p w14:paraId="135489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2D2EBA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w:t>
            </w:r>
          </w:p>
        </w:tc>
        <w:tc>
          <w:tcPr>
            <w:tcW w:w="673" w:type="dxa"/>
            <w:tcBorders>
              <w:top w:val="nil"/>
              <w:left w:val="nil"/>
              <w:bottom w:val="nil"/>
              <w:right w:val="nil"/>
            </w:tcBorders>
            <w:shd w:val="clear" w:color="auto" w:fill="auto"/>
            <w:noWrap/>
            <w:vAlign w:val="bottom"/>
            <w:hideMark/>
          </w:tcPr>
          <w:p w14:paraId="74ABE7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01E34A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90.5</w:t>
            </w:r>
          </w:p>
        </w:tc>
        <w:tc>
          <w:tcPr>
            <w:tcW w:w="673" w:type="dxa"/>
            <w:tcBorders>
              <w:top w:val="nil"/>
              <w:left w:val="nil"/>
              <w:bottom w:val="nil"/>
              <w:right w:val="nil"/>
            </w:tcBorders>
            <w:shd w:val="clear" w:color="auto" w:fill="auto"/>
            <w:noWrap/>
            <w:vAlign w:val="bottom"/>
            <w:hideMark/>
          </w:tcPr>
          <w:p w14:paraId="07A890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54.1</w:t>
            </w:r>
          </w:p>
        </w:tc>
        <w:tc>
          <w:tcPr>
            <w:tcW w:w="673" w:type="dxa"/>
            <w:tcBorders>
              <w:top w:val="nil"/>
              <w:left w:val="nil"/>
              <w:bottom w:val="nil"/>
              <w:right w:val="nil"/>
            </w:tcBorders>
            <w:shd w:val="clear" w:color="auto" w:fill="auto"/>
            <w:noWrap/>
            <w:vAlign w:val="bottom"/>
            <w:hideMark/>
          </w:tcPr>
          <w:p w14:paraId="68CD98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326D43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24C029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r>
      <w:tr w:rsidR="004B0B49" w:rsidRPr="0089132E" w14:paraId="488B57EF" w14:textId="77777777" w:rsidTr="004B0B49">
        <w:trPr>
          <w:trHeight w:val="300"/>
        </w:trPr>
        <w:tc>
          <w:tcPr>
            <w:tcW w:w="1166" w:type="dxa"/>
            <w:tcBorders>
              <w:top w:val="nil"/>
              <w:left w:val="nil"/>
              <w:bottom w:val="nil"/>
              <w:right w:val="nil"/>
            </w:tcBorders>
            <w:shd w:val="clear" w:color="auto" w:fill="auto"/>
            <w:noWrap/>
            <w:vAlign w:val="bottom"/>
            <w:hideMark/>
          </w:tcPr>
          <w:p w14:paraId="65D789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WB64</w:t>
            </w:r>
          </w:p>
        </w:tc>
        <w:tc>
          <w:tcPr>
            <w:tcW w:w="1320" w:type="dxa"/>
            <w:tcBorders>
              <w:top w:val="nil"/>
              <w:left w:val="nil"/>
              <w:bottom w:val="nil"/>
              <w:right w:val="nil"/>
            </w:tcBorders>
            <w:shd w:val="clear" w:color="auto" w:fill="auto"/>
            <w:noWrap/>
            <w:vAlign w:val="bottom"/>
            <w:hideMark/>
          </w:tcPr>
          <w:p w14:paraId="18D42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1D0C2BE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6FE0C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634_0</w:t>
            </w:r>
          </w:p>
        </w:tc>
        <w:tc>
          <w:tcPr>
            <w:tcW w:w="673" w:type="dxa"/>
            <w:tcBorders>
              <w:top w:val="nil"/>
              <w:left w:val="nil"/>
              <w:bottom w:val="nil"/>
              <w:right w:val="nil"/>
            </w:tcBorders>
            <w:shd w:val="clear" w:color="auto" w:fill="auto"/>
            <w:noWrap/>
            <w:vAlign w:val="bottom"/>
            <w:hideMark/>
          </w:tcPr>
          <w:p w14:paraId="0B27BA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0E29B7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7164556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12CD1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w:t>
            </w:r>
          </w:p>
        </w:tc>
        <w:tc>
          <w:tcPr>
            <w:tcW w:w="673" w:type="dxa"/>
            <w:tcBorders>
              <w:top w:val="nil"/>
              <w:left w:val="nil"/>
              <w:bottom w:val="nil"/>
              <w:right w:val="nil"/>
            </w:tcBorders>
            <w:shd w:val="clear" w:color="auto" w:fill="auto"/>
            <w:noWrap/>
            <w:vAlign w:val="bottom"/>
            <w:hideMark/>
          </w:tcPr>
          <w:p w14:paraId="1F7550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72A169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3564B9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39.0</w:t>
            </w:r>
          </w:p>
        </w:tc>
        <w:tc>
          <w:tcPr>
            <w:tcW w:w="674" w:type="dxa"/>
            <w:tcBorders>
              <w:top w:val="nil"/>
              <w:left w:val="nil"/>
              <w:bottom w:val="nil"/>
              <w:right w:val="nil"/>
            </w:tcBorders>
            <w:shd w:val="clear" w:color="auto" w:fill="auto"/>
            <w:noWrap/>
            <w:vAlign w:val="bottom"/>
            <w:hideMark/>
          </w:tcPr>
          <w:p w14:paraId="741E46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r>
      <w:tr w:rsidR="004B0B49" w:rsidRPr="0089132E" w14:paraId="37B20C9E" w14:textId="77777777" w:rsidTr="004B0B49">
        <w:trPr>
          <w:trHeight w:val="300"/>
        </w:trPr>
        <w:tc>
          <w:tcPr>
            <w:tcW w:w="1166" w:type="dxa"/>
            <w:tcBorders>
              <w:top w:val="nil"/>
              <w:left w:val="nil"/>
              <w:bottom w:val="nil"/>
              <w:right w:val="nil"/>
            </w:tcBorders>
            <w:shd w:val="clear" w:color="auto" w:fill="auto"/>
            <w:noWrap/>
            <w:vAlign w:val="bottom"/>
            <w:hideMark/>
          </w:tcPr>
          <w:p w14:paraId="24B93F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WB0410</w:t>
            </w:r>
          </w:p>
        </w:tc>
        <w:tc>
          <w:tcPr>
            <w:tcW w:w="1320" w:type="dxa"/>
            <w:tcBorders>
              <w:top w:val="nil"/>
              <w:left w:val="nil"/>
              <w:bottom w:val="nil"/>
              <w:right w:val="nil"/>
            </w:tcBorders>
            <w:shd w:val="clear" w:color="auto" w:fill="auto"/>
            <w:noWrap/>
            <w:vAlign w:val="bottom"/>
            <w:hideMark/>
          </w:tcPr>
          <w:p w14:paraId="71B567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575C5AF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1AD6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636_0</w:t>
            </w:r>
          </w:p>
        </w:tc>
        <w:tc>
          <w:tcPr>
            <w:tcW w:w="673" w:type="dxa"/>
            <w:tcBorders>
              <w:top w:val="nil"/>
              <w:left w:val="nil"/>
              <w:bottom w:val="nil"/>
              <w:right w:val="nil"/>
            </w:tcBorders>
            <w:shd w:val="clear" w:color="auto" w:fill="auto"/>
            <w:noWrap/>
            <w:vAlign w:val="bottom"/>
            <w:hideMark/>
          </w:tcPr>
          <w:p w14:paraId="59966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41.3</w:t>
            </w:r>
          </w:p>
        </w:tc>
        <w:tc>
          <w:tcPr>
            <w:tcW w:w="673" w:type="dxa"/>
            <w:tcBorders>
              <w:top w:val="nil"/>
              <w:left w:val="nil"/>
              <w:bottom w:val="nil"/>
              <w:right w:val="nil"/>
            </w:tcBorders>
            <w:shd w:val="clear" w:color="auto" w:fill="auto"/>
            <w:noWrap/>
            <w:vAlign w:val="bottom"/>
            <w:hideMark/>
          </w:tcPr>
          <w:p w14:paraId="7AB5B5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16.4</w:t>
            </w:r>
          </w:p>
        </w:tc>
        <w:tc>
          <w:tcPr>
            <w:tcW w:w="673" w:type="dxa"/>
            <w:tcBorders>
              <w:top w:val="nil"/>
              <w:left w:val="nil"/>
              <w:bottom w:val="nil"/>
              <w:right w:val="nil"/>
            </w:tcBorders>
            <w:shd w:val="clear" w:color="auto" w:fill="auto"/>
            <w:noWrap/>
            <w:vAlign w:val="bottom"/>
            <w:hideMark/>
          </w:tcPr>
          <w:p w14:paraId="280138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51DFC0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0FEE08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39D392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04B2F0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4" w:type="dxa"/>
            <w:tcBorders>
              <w:top w:val="nil"/>
              <w:left w:val="nil"/>
              <w:bottom w:val="nil"/>
              <w:right w:val="nil"/>
            </w:tcBorders>
            <w:shd w:val="clear" w:color="auto" w:fill="auto"/>
            <w:noWrap/>
            <w:vAlign w:val="bottom"/>
            <w:hideMark/>
          </w:tcPr>
          <w:p w14:paraId="5FBB83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r>
      <w:tr w:rsidR="004B0B49" w:rsidRPr="0089132E" w14:paraId="36D12FF0" w14:textId="77777777" w:rsidTr="004B0B49">
        <w:trPr>
          <w:trHeight w:val="300"/>
        </w:trPr>
        <w:tc>
          <w:tcPr>
            <w:tcW w:w="1166" w:type="dxa"/>
            <w:tcBorders>
              <w:top w:val="nil"/>
              <w:left w:val="nil"/>
              <w:bottom w:val="nil"/>
              <w:right w:val="nil"/>
            </w:tcBorders>
            <w:shd w:val="clear" w:color="auto" w:fill="auto"/>
            <w:noWrap/>
            <w:vAlign w:val="bottom"/>
            <w:hideMark/>
          </w:tcPr>
          <w:p w14:paraId="449AC7D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WB0412</w:t>
            </w:r>
          </w:p>
        </w:tc>
        <w:tc>
          <w:tcPr>
            <w:tcW w:w="1320" w:type="dxa"/>
            <w:tcBorders>
              <w:top w:val="nil"/>
              <w:left w:val="nil"/>
              <w:bottom w:val="nil"/>
              <w:right w:val="nil"/>
            </w:tcBorders>
            <w:shd w:val="clear" w:color="auto" w:fill="auto"/>
            <w:noWrap/>
            <w:vAlign w:val="bottom"/>
            <w:hideMark/>
          </w:tcPr>
          <w:p w14:paraId="00F05C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200C9CC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EE7A9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637_0</w:t>
            </w:r>
          </w:p>
        </w:tc>
        <w:tc>
          <w:tcPr>
            <w:tcW w:w="673" w:type="dxa"/>
            <w:tcBorders>
              <w:top w:val="nil"/>
              <w:left w:val="nil"/>
              <w:bottom w:val="nil"/>
              <w:right w:val="nil"/>
            </w:tcBorders>
            <w:shd w:val="clear" w:color="auto" w:fill="auto"/>
            <w:noWrap/>
            <w:vAlign w:val="bottom"/>
            <w:hideMark/>
          </w:tcPr>
          <w:p w14:paraId="386180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50.9</w:t>
            </w:r>
          </w:p>
        </w:tc>
        <w:tc>
          <w:tcPr>
            <w:tcW w:w="673" w:type="dxa"/>
            <w:tcBorders>
              <w:top w:val="nil"/>
              <w:left w:val="nil"/>
              <w:bottom w:val="nil"/>
              <w:right w:val="nil"/>
            </w:tcBorders>
            <w:shd w:val="clear" w:color="auto" w:fill="auto"/>
            <w:noWrap/>
            <w:vAlign w:val="bottom"/>
            <w:hideMark/>
          </w:tcPr>
          <w:p w14:paraId="0F9CB4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09D38E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141C11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98.1</w:t>
            </w:r>
          </w:p>
        </w:tc>
        <w:tc>
          <w:tcPr>
            <w:tcW w:w="673" w:type="dxa"/>
            <w:tcBorders>
              <w:top w:val="nil"/>
              <w:left w:val="nil"/>
              <w:bottom w:val="nil"/>
              <w:right w:val="nil"/>
            </w:tcBorders>
            <w:shd w:val="clear" w:color="auto" w:fill="auto"/>
            <w:noWrap/>
            <w:vAlign w:val="bottom"/>
            <w:hideMark/>
          </w:tcPr>
          <w:p w14:paraId="13E189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40.1</w:t>
            </w:r>
          </w:p>
        </w:tc>
        <w:tc>
          <w:tcPr>
            <w:tcW w:w="673" w:type="dxa"/>
            <w:tcBorders>
              <w:top w:val="nil"/>
              <w:left w:val="nil"/>
              <w:bottom w:val="nil"/>
              <w:right w:val="nil"/>
            </w:tcBorders>
            <w:shd w:val="clear" w:color="auto" w:fill="auto"/>
            <w:noWrap/>
            <w:vAlign w:val="bottom"/>
            <w:hideMark/>
          </w:tcPr>
          <w:p w14:paraId="4E7721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4B4CF1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4" w:type="dxa"/>
            <w:tcBorders>
              <w:top w:val="nil"/>
              <w:left w:val="nil"/>
              <w:bottom w:val="nil"/>
              <w:right w:val="nil"/>
            </w:tcBorders>
            <w:shd w:val="clear" w:color="auto" w:fill="auto"/>
            <w:noWrap/>
            <w:vAlign w:val="bottom"/>
            <w:hideMark/>
          </w:tcPr>
          <w:p w14:paraId="61DEAE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19.1</w:t>
            </w:r>
          </w:p>
        </w:tc>
      </w:tr>
      <w:tr w:rsidR="004B0B49" w:rsidRPr="0089132E" w14:paraId="686E10A5" w14:textId="77777777" w:rsidTr="004B0B49">
        <w:trPr>
          <w:trHeight w:val="300"/>
        </w:trPr>
        <w:tc>
          <w:tcPr>
            <w:tcW w:w="1166" w:type="dxa"/>
            <w:tcBorders>
              <w:top w:val="nil"/>
              <w:left w:val="nil"/>
              <w:bottom w:val="nil"/>
              <w:right w:val="nil"/>
            </w:tcBorders>
            <w:shd w:val="clear" w:color="auto" w:fill="auto"/>
            <w:noWrap/>
            <w:vAlign w:val="bottom"/>
            <w:hideMark/>
          </w:tcPr>
          <w:p w14:paraId="1228E8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WB0414</w:t>
            </w:r>
          </w:p>
        </w:tc>
        <w:tc>
          <w:tcPr>
            <w:tcW w:w="1320" w:type="dxa"/>
            <w:tcBorders>
              <w:top w:val="nil"/>
              <w:left w:val="nil"/>
              <w:bottom w:val="nil"/>
              <w:right w:val="nil"/>
            </w:tcBorders>
            <w:shd w:val="clear" w:color="auto" w:fill="auto"/>
            <w:noWrap/>
            <w:vAlign w:val="bottom"/>
            <w:hideMark/>
          </w:tcPr>
          <w:p w14:paraId="467E69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7AA90E2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90D5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638_0</w:t>
            </w:r>
          </w:p>
        </w:tc>
        <w:tc>
          <w:tcPr>
            <w:tcW w:w="673" w:type="dxa"/>
            <w:tcBorders>
              <w:top w:val="nil"/>
              <w:left w:val="nil"/>
              <w:bottom w:val="nil"/>
              <w:right w:val="nil"/>
            </w:tcBorders>
            <w:shd w:val="clear" w:color="auto" w:fill="auto"/>
            <w:noWrap/>
            <w:vAlign w:val="bottom"/>
            <w:hideMark/>
          </w:tcPr>
          <w:p w14:paraId="494CCF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22D133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w:t>
            </w:r>
          </w:p>
        </w:tc>
        <w:tc>
          <w:tcPr>
            <w:tcW w:w="673" w:type="dxa"/>
            <w:tcBorders>
              <w:top w:val="nil"/>
              <w:left w:val="nil"/>
              <w:bottom w:val="nil"/>
              <w:right w:val="nil"/>
            </w:tcBorders>
            <w:shd w:val="clear" w:color="auto" w:fill="auto"/>
            <w:noWrap/>
            <w:vAlign w:val="bottom"/>
            <w:hideMark/>
          </w:tcPr>
          <w:p w14:paraId="4EA05A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16.4</w:t>
            </w:r>
          </w:p>
        </w:tc>
        <w:tc>
          <w:tcPr>
            <w:tcW w:w="673" w:type="dxa"/>
            <w:tcBorders>
              <w:top w:val="nil"/>
              <w:left w:val="nil"/>
              <w:bottom w:val="nil"/>
              <w:right w:val="nil"/>
            </w:tcBorders>
            <w:shd w:val="clear" w:color="auto" w:fill="auto"/>
            <w:noWrap/>
            <w:vAlign w:val="bottom"/>
            <w:hideMark/>
          </w:tcPr>
          <w:p w14:paraId="78CC40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w:t>
            </w:r>
          </w:p>
        </w:tc>
        <w:tc>
          <w:tcPr>
            <w:tcW w:w="673" w:type="dxa"/>
            <w:tcBorders>
              <w:top w:val="nil"/>
              <w:left w:val="nil"/>
              <w:bottom w:val="nil"/>
              <w:right w:val="nil"/>
            </w:tcBorders>
            <w:shd w:val="clear" w:color="auto" w:fill="auto"/>
            <w:noWrap/>
            <w:vAlign w:val="bottom"/>
            <w:hideMark/>
          </w:tcPr>
          <w:p w14:paraId="4ECC02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037E11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166CC9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4" w:type="dxa"/>
            <w:tcBorders>
              <w:top w:val="nil"/>
              <w:left w:val="nil"/>
              <w:bottom w:val="nil"/>
              <w:right w:val="nil"/>
            </w:tcBorders>
            <w:shd w:val="clear" w:color="auto" w:fill="auto"/>
            <w:noWrap/>
            <w:vAlign w:val="bottom"/>
            <w:hideMark/>
          </w:tcPr>
          <w:p w14:paraId="66731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r>
      <w:tr w:rsidR="004B0B49" w:rsidRPr="0089132E" w14:paraId="75C11F1F" w14:textId="77777777" w:rsidTr="004B0B49">
        <w:trPr>
          <w:trHeight w:val="300"/>
        </w:trPr>
        <w:tc>
          <w:tcPr>
            <w:tcW w:w="1166" w:type="dxa"/>
            <w:tcBorders>
              <w:top w:val="nil"/>
              <w:left w:val="nil"/>
              <w:bottom w:val="nil"/>
              <w:right w:val="nil"/>
            </w:tcBorders>
            <w:shd w:val="clear" w:color="auto" w:fill="auto"/>
            <w:noWrap/>
            <w:vAlign w:val="bottom"/>
            <w:hideMark/>
          </w:tcPr>
          <w:p w14:paraId="618182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MRW53</w:t>
            </w:r>
          </w:p>
        </w:tc>
        <w:tc>
          <w:tcPr>
            <w:tcW w:w="1320" w:type="dxa"/>
            <w:tcBorders>
              <w:top w:val="nil"/>
              <w:left w:val="nil"/>
              <w:bottom w:val="nil"/>
              <w:right w:val="nil"/>
            </w:tcBorders>
            <w:shd w:val="clear" w:color="auto" w:fill="auto"/>
            <w:noWrap/>
            <w:vAlign w:val="bottom"/>
            <w:hideMark/>
          </w:tcPr>
          <w:p w14:paraId="40670D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9/23/2013</w:t>
            </w:r>
          </w:p>
        </w:tc>
        <w:tc>
          <w:tcPr>
            <w:tcW w:w="1114" w:type="dxa"/>
            <w:tcBorders>
              <w:top w:val="nil"/>
              <w:left w:val="nil"/>
              <w:bottom w:val="nil"/>
              <w:right w:val="nil"/>
            </w:tcBorders>
            <w:shd w:val="clear" w:color="auto" w:fill="auto"/>
            <w:noWrap/>
            <w:vAlign w:val="bottom"/>
            <w:hideMark/>
          </w:tcPr>
          <w:p w14:paraId="4C6DA8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5EF00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639_0</w:t>
            </w:r>
          </w:p>
        </w:tc>
        <w:tc>
          <w:tcPr>
            <w:tcW w:w="673" w:type="dxa"/>
            <w:tcBorders>
              <w:top w:val="nil"/>
              <w:left w:val="nil"/>
              <w:bottom w:val="nil"/>
              <w:right w:val="nil"/>
            </w:tcBorders>
            <w:shd w:val="clear" w:color="auto" w:fill="auto"/>
            <w:noWrap/>
            <w:vAlign w:val="bottom"/>
            <w:hideMark/>
          </w:tcPr>
          <w:p w14:paraId="5CF01E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02BDCB5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62F85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2814F9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47BE0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5F73F5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83.3</w:t>
            </w:r>
          </w:p>
        </w:tc>
        <w:tc>
          <w:tcPr>
            <w:tcW w:w="673" w:type="dxa"/>
            <w:tcBorders>
              <w:top w:val="nil"/>
              <w:left w:val="nil"/>
              <w:bottom w:val="nil"/>
              <w:right w:val="nil"/>
            </w:tcBorders>
            <w:shd w:val="clear" w:color="auto" w:fill="auto"/>
            <w:noWrap/>
            <w:vAlign w:val="bottom"/>
            <w:hideMark/>
          </w:tcPr>
          <w:p w14:paraId="7EA582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4" w:type="dxa"/>
            <w:tcBorders>
              <w:top w:val="nil"/>
              <w:left w:val="nil"/>
              <w:bottom w:val="nil"/>
              <w:right w:val="nil"/>
            </w:tcBorders>
            <w:shd w:val="clear" w:color="auto" w:fill="auto"/>
            <w:noWrap/>
            <w:vAlign w:val="bottom"/>
            <w:hideMark/>
          </w:tcPr>
          <w:p w14:paraId="2E9719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r>
      <w:tr w:rsidR="004B0B49" w:rsidRPr="0089132E" w14:paraId="088FE044" w14:textId="77777777" w:rsidTr="004B0B49">
        <w:trPr>
          <w:trHeight w:val="300"/>
        </w:trPr>
        <w:tc>
          <w:tcPr>
            <w:tcW w:w="1166" w:type="dxa"/>
            <w:tcBorders>
              <w:top w:val="nil"/>
              <w:left w:val="nil"/>
              <w:bottom w:val="nil"/>
              <w:right w:val="nil"/>
            </w:tcBorders>
            <w:shd w:val="clear" w:color="auto" w:fill="auto"/>
            <w:noWrap/>
            <w:vAlign w:val="bottom"/>
            <w:hideMark/>
          </w:tcPr>
          <w:p w14:paraId="0CD3CC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MRW8</w:t>
            </w:r>
          </w:p>
        </w:tc>
        <w:tc>
          <w:tcPr>
            <w:tcW w:w="1320" w:type="dxa"/>
            <w:tcBorders>
              <w:top w:val="nil"/>
              <w:left w:val="nil"/>
              <w:bottom w:val="nil"/>
              <w:right w:val="nil"/>
            </w:tcBorders>
            <w:shd w:val="clear" w:color="auto" w:fill="auto"/>
            <w:noWrap/>
            <w:vAlign w:val="bottom"/>
            <w:hideMark/>
          </w:tcPr>
          <w:p w14:paraId="344E3F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9/24/2013</w:t>
            </w:r>
          </w:p>
        </w:tc>
        <w:tc>
          <w:tcPr>
            <w:tcW w:w="1114" w:type="dxa"/>
            <w:tcBorders>
              <w:top w:val="nil"/>
              <w:left w:val="nil"/>
              <w:bottom w:val="nil"/>
              <w:right w:val="nil"/>
            </w:tcBorders>
            <w:shd w:val="clear" w:color="auto" w:fill="auto"/>
            <w:noWrap/>
            <w:vAlign w:val="bottom"/>
            <w:hideMark/>
          </w:tcPr>
          <w:p w14:paraId="38F2BC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32D75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640_0</w:t>
            </w:r>
          </w:p>
        </w:tc>
        <w:tc>
          <w:tcPr>
            <w:tcW w:w="673" w:type="dxa"/>
            <w:tcBorders>
              <w:top w:val="nil"/>
              <w:left w:val="nil"/>
              <w:bottom w:val="nil"/>
              <w:right w:val="nil"/>
            </w:tcBorders>
            <w:shd w:val="clear" w:color="auto" w:fill="auto"/>
            <w:noWrap/>
            <w:vAlign w:val="bottom"/>
            <w:hideMark/>
          </w:tcPr>
          <w:p w14:paraId="11F86F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c>
          <w:tcPr>
            <w:tcW w:w="673" w:type="dxa"/>
            <w:tcBorders>
              <w:top w:val="nil"/>
              <w:left w:val="nil"/>
              <w:bottom w:val="nil"/>
              <w:right w:val="nil"/>
            </w:tcBorders>
            <w:shd w:val="clear" w:color="auto" w:fill="auto"/>
            <w:noWrap/>
            <w:vAlign w:val="bottom"/>
            <w:hideMark/>
          </w:tcPr>
          <w:p w14:paraId="02CCB63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75F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3" w:type="dxa"/>
            <w:tcBorders>
              <w:top w:val="nil"/>
              <w:left w:val="nil"/>
              <w:bottom w:val="nil"/>
              <w:right w:val="nil"/>
            </w:tcBorders>
            <w:shd w:val="clear" w:color="auto" w:fill="auto"/>
            <w:noWrap/>
            <w:vAlign w:val="bottom"/>
            <w:hideMark/>
          </w:tcPr>
          <w:p w14:paraId="02A2D0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3B2466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7E7675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2184CB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4" w:type="dxa"/>
            <w:tcBorders>
              <w:top w:val="nil"/>
              <w:left w:val="nil"/>
              <w:bottom w:val="nil"/>
              <w:right w:val="nil"/>
            </w:tcBorders>
            <w:shd w:val="clear" w:color="auto" w:fill="auto"/>
            <w:noWrap/>
            <w:vAlign w:val="bottom"/>
            <w:hideMark/>
          </w:tcPr>
          <w:p w14:paraId="7E6F22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r>
      <w:tr w:rsidR="004B0B49" w:rsidRPr="0089132E" w14:paraId="6FEB4908" w14:textId="77777777" w:rsidTr="004B0B49">
        <w:trPr>
          <w:trHeight w:val="300"/>
        </w:trPr>
        <w:tc>
          <w:tcPr>
            <w:tcW w:w="1166" w:type="dxa"/>
            <w:tcBorders>
              <w:top w:val="nil"/>
              <w:left w:val="nil"/>
              <w:bottom w:val="nil"/>
              <w:right w:val="nil"/>
            </w:tcBorders>
            <w:shd w:val="clear" w:color="auto" w:fill="auto"/>
            <w:noWrap/>
            <w:vAlign w:val="bottom"/>
            <w:hideMark/>
          </w:tcPr>
          <w:p w14:paraId="129B54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MRC48</w:t>
            </w:r>
          </w:p>
        </w:tc>
        <w:tc>
          <w:tcPr>
            <w:tcW w:w="1320" w:type="dxa"/>
            <w:tcBorders>
              <w:top w:val="nil"/>
              <w:left w:val="nil"/>
              <w:bottom w:val="nil"/>
              <w:right w:val="nil"/>
            </w:tcBorders>
            <w:shd w:val="clear" w:color="auto" w:fill="auto"/>
            <w:noWrap/>
            <w:vAlign w:val="bottom"/>
            <w:hideMark/>
          </w:tcPr>
          <w:p w14:paraId="6C0BCD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8/15/2013</w:t>
            </w:r>
          </w:p>
        </w:tc>
        <w:tc>
          <w:tcPr>
            <w:tcW w:w="1114" w:type="dxa"/>
            <w:tcBorders>
              <w:top w:val="nil"/>
              <w:left w:val="nil"/>
              <w:bottom w:val="nil"/>
              <w:right w:val="nil"/>
            </w:tcBorders>
            <w:shd w:val="clear" w:color="auto" w:fill="auto"/>
            <w:noWrap/>
            <w:vAlign w:val="bottom"/>
            <w:hideMark/>
          </w:tcPr>
          <w:p w14:paraId="1BE80A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FF86D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642_0</w:t>
            </w:r>
          </w:p>
        </w:tc>
        <w:tc>
          <w:tcPr>
            <w:tcW w:w="673" w:type="dxa"/>
            <w:tcBorders>
              <w:top w:val="nil"/>
              <w:left w:val="nil"/>
              <w:bottom w:val="nil"/>
              <w:right w:val="nil"/>
            </w:tcBorders>
            <w:shd w:val="clear" w:color="auto" w:fill="auto"/>
            <w:noWrap/>
            <w:vAlign w:val="bottom"/>
            <w:hideMark/>
          </w:tcPr>
          <w:p w14:paraId="68816F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c>
          <w:tcPr>
            <w:tcW w:w="673" w:type="dxa"/>
            <w:tcBorders>
              <w:top w:val="nil"/>
              <w:left w:val="nil"/>
              <w:bottom w:val="nil"/>
              <w:right w:val="nil"/>
            </w:tcBorders>
            <w:shd w:val="clear" w:color="auto" w:fill="auto"/>
            <w:noWrap/>
            <w:vAlign w:val="bottom"/>
            <w:hideMark/>
          </w:tcPr>
          <w:p w14:paraId="4897C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016982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w:t>
            </w:r>
          </w:p>
        </w:tc>
        <w:tc>
          <w:tcPr>
            <w:tcW w:w="673" w:type="dxa"/>
            <w:tcBorders>
              <w:top w:val="nil"/>
              <w:left w:val="nil"/>
              <w:bottom w:val="nil"/>
              <w:right w:val="nil"/>
            </w:tcBorders>
            <w:shd w:val="clear" w:color="auto" w:fill="auto"/>
            <w:noWrap/>
            <w:vAlign w:val="bottom"/>
            <w:hideMark/>
          </w:tcPr>
          <w:p w14:paraId="47D069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217133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62.8</w:t>
            </w:r>
          </w:p>
        </w:tc>
        <w:tc>
          <w:tcPr>
            <w:tcW w:w="673" w:type="dxa"/>
            <w:tcBorders>
              <w:top w:val="nil"/>
              <w:left w:val="nil"/>
              <w:bottom w:val="nil"/>
              <w:right w:val="nil"/>
            </w:tcBorders>
            <w:shd w:val="clear" w:color="auto" w:fill="auto"/>
            <w:noWrap/>
            <w:vAlign w:val="bottom"/>
            <w:hideMark/>
          </w:tcPr>
          <w:p w14:paraId="0EDC73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3" w:type="dxa"/>
            <w:tcBorders>
              <w:top w:val="nil"/>
              <w:left w:val="nil"/>
              <w:bottom w:val="nil"/>
              <w:right w:val="nil"/>
            </w:tcBorders>
            <w:shd w:val="clear" w:color="auto" w:fill="auto"/>
            <w:noWrap/>
            <w:vAlign w:val="bottom"/>
            <w:hideMark/>
          </w:tcPr>
          <w:p w14:paraId="3A41E2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98.4</w:t>
            </w:r>
          </w:p>
        </w:tc>
        <w:tc>
          <w:tcPr>
            <w:tcW w:w="674" w:type="dxa"/>
            <w:tcBorders>
              <w:top w:val="nil"/>
              <w:left w:val="nil"/>
              <w:bottom w:val="nil"/>
              <w:right w:val="nil"/>
            </w:tcBorders>
            <w:shd w:val="clear" w:color="auto" w:fill="auto"/>
            <w:noWrap/>
            <w:vAlign w:val="bottom"/>
            <w:hideMark/>
          </w:tcPr>
          <w:p w14:paraId="0C8F48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76.6</w:t>
            </w:r>
          </w:p>
        </w:tc>
      </w:tr>
      <w:tr w:rsidR="004B0B49" w:rsidRPr="0089132E" w14:paraId="57E8228D" w14:textId="77777777" w:rsidTr="004B0B49">
        <w:trPr>
          <w:trHeight w:val="300"/>
        </w:trPr>
        <w:tc>
          <w:tcPr>
            <w:tcW w:w="1166" w:type="dxa"/>
            <w:tcBorders>
              <w:top w:val="nil"/>
              <w:left w:val="nil"/>
              <w:bottom w:val="nil"/>
              <w:right w:val="nil"/>
            </w:tcBorders>
            <w:shd w:val="clear" w:color="auto" w:fill="auto"/>
            <w:noWrap/>
            <w:vAlign w:val="bottom"/>
            <w:hideMark/>
          </w:tcPr>
          <w:p w14:paraId="305DB6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MRW31</w:t>
            </w:r>
          </w:p>
        </w:tc>
        <w:tc>
          <w:tcPr>
            <w:tcW w:w="1320" w:type="dxa"/>
            <w:tcBorders>
              <w:top w:val="nil"/>
              <w:left w:val="nil"/>
              <w:bottom w:val="nil"/>
              <w:right w:val="nil"/>
            </w:tcBorders>
            <w:shd w:val="clear" w:color="auto" w:fill="auto"/>
            <w:noWrap/>
            <w:vAlign w:val="bottom"/>
            <w:hideMark/>
          </w:tcPr>
          <w:p w14:paraId="16363E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9/9/2013</w:t>
            </w:r>
          </w:p>
        </w:tc>
        <w:tc>
          <w:tcPr>
            <w:tcW w:w="1114" w:type="dxa"/>
            <w:tcBorders>
              <w:top w:val="nil"/>
              <w:left w:val="nil"/>
              <w:bottom w:val="nil"/>
              <w:right w:val="nil"/>
            </w:tcBorders>
            <w:shd w:val="clear" w:color="auto" w:fill="auto"/>
            <w:noWrap/>
            <w:vAlign w:val="bottom"/>
            <w:hideMark/>
          </w:tcPr>
          <w:p w14:paraId="3A00EAF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041C0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643_0</w:t>
            </w:r>
          </w:p>
        </w:tc>
        <w:tc>
          <w:tcPr>
            <w:tcW w:w="673" w:type="dxa"/>
            <w:tcBorders>
              <w:top w:val="nil"/>
              <w:left w:val="nil"/>
              <w:bottom w:val="nil"/>
              <w:right w:val="nil"/>
            </w:tcBorders>
            <w:shd w:val="clear" w:color="auto" w:fill="auto"/>
            <w:noWrap/>
            <w:vAlign w:val="bottom"/>
            <w:hideMark/>
          </w:tcPr>
          <w:p w14:paraId="057AE5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56C4FF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77.4</w:t>
            </w:r>
          </w:p>
        </w:tc>
        <w:tc>
          <w:tcPr>
            <w:tcW w:w="673" w:type="dxa"/>
            <w:tcBorders>
              <w:top w:val="nil"/>
              <w:left w:val="nil"/>
              <w:bottom w:val="nil"/>
              <w:right w:val="nil"/>
            </w:tcBorders>
            <w:shd w:val="clear" w:color="auto" w:fill="auto"/>
            <w:noWrap/>
            <w:vAlign w:val="bottom"/>
            <w:hideMark/>
          </w:tcPr>
          <w:p w14:paraId="5E9280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58.6</w:t>
            </w:r>
          </w:p>
        </w:tc>
        <w:tc>
          <w:tcPr>
            <w:tcW w:w="673" w:type="dxa"/>
            <w:tcBorders>
              <w:top w:val="nil"/>
              <w:left w:val="nil"/>
              <w:bottom w:val="nil"/>
              <w:right w:val="nil"/>
            </w:tcBorders>
            <w:shd w:val="clear" w:color="auto" w:fill="auto"/>
            <w:noWrap/>
            <w:vAlign w:val="bottom"/>
            <w:hideMark/>
          </w:tcPr>
          <w:p w14:paraId="354716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032A1F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w:t>
            </w:r>
          </w:p>
        </w:tc>
        <w:tc>
          <w:tcPr>
            <w:tcW w:w="673" w:type="dxa"/>
            <w:tcBorders>
              <w:top w:val="nil"/>
              <w:left w:val="nil"/>
              <w:bottom w:val="nil"/>
              <w:right w:val="nil"/>
            </w:tcBorders>
            <w:shd w:val="clear" w:color="auto" w:fill="auto"/>
            <w:noWrap/>
            <w:vAlign w:val="bottom"/>
            <w:hideMark/>
          </w:tcPr>
          <w:p w14:paraId="0215AD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4A6C7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4" w:type="dxa"/>
            <w:tcBorders>
              <w:top w:val="nil"/>
              <w:left w:val="nil"/>
              <w:bottom w:val="nil"/>
              <w:right w:val="nil"/>
            </w:tcBorders>
            <w:shd w:val="clear" w:color="auto" w:fill="auto"/>
            <w:noWrap/>
            <w:vAlign w:val="bottom"/>
            <w:hideMark/>
          </w:tcPr>
          <w:p w14:paraId="5D351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r>
      <w:tr w:rsidR="004B0B49" w:rsidRPr="0089132E" w14:paraId="74CB113F" w14:textId="77777777" w:rsidTr="004B0B49">
        <w:trPr>
          <w:trHeight w:val="300"/>
        </w:trPr>
        <w:tc>
          <w:tcPr>
            <w:tcW w:w="1166" w:type="dxa"/>
            <w:tcBorders>
              <w:top w:val="nil"/>
              <w:left w:val="nil"/>
              <w:bottom w:val="nil"/>
              <w:right w:val="nil"/>
            </w:tcBorders>
            <w:shd w:val="clear" w:color="auto" w:fill="auto"/>
            <w:noWrap/>
            <w:vAlign w:val="bottom"/>
            <w:hideMark/>
          </w:tcPr>
          <w:p w14:paraId="7F8255F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MRW44</w:t>
            </w:r>
          </w:p>
        </w:tc>
        <w:tc>
          <w:tcPr>
            <w:tcW w:w="1320" w:type="dxa"/>
            <w:tcBorders>
              <w:top w:val="nil"/>
              <w:left w:val="nil"/>
              <w:bottom w:val="nil"/>
              <w:right w:val="nil"/>
            </w:tcBorders>
            <w:shd w:val="clear" w:color="auto" w:fill="auto"/>
            <w:noWrap/>
            <w:vAlign w:val="bottom"/>
            <w:hideMark/>
          </w:tcPr>
          <w:p w14:paraId="462896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9/10/2013</w:t>
            </w:r>
          </w:p>
        </w:tc>
        <w:tc>
          <w:tcPr>
            <w:tcW w:w="1114" w:type="dxa"/>
            <w:tcBorders>
              <w:top w:val="nil"/>
              <w:left w:val="nil"/>
              <w:bottom w:val="nil"/>
              <w:right w:val="nil"/>
            </w:tcBorders>
            <w:shd w:val="clear" w:color="auto" w:fill="auto"/>
            <w:noWrap/>
            <w:vAlign w:val="bottom"/>
            <w:hideMark/>
          </w:tcPr>
          <w:p w14:paraId="1E331D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F6E7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644_0</w:t>
            </w:r>
          </w:p>
        </w:tc>
        <w:tc>
          <w:tcPr>
            <w:tcW w:w="673" w:type="dxa"/>
            <w:tcBorders>
              <w:top w:val="nil"/>
              <w:left w:val="nil"/>
              <w:bottom w:val="nil"/>
              <w:right w:val="nil"/>
            </w:tcBorders>
            <w:shd w:val="clear" w:color="auto" w:fill="auto"/>
            <w:noWrap/>
            <w:vAlign w:val="bottom"/>
            <w:hideMark/>
          </w:tcPr>
          <w:p w14:paraId="000C1C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6BC038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c>
          <w:tcPr>
            <w:tcW w:w="673" w:type="dxa"/>
            <w:tcBorders>
              <w:top w:val="nil"/>
              <w:left w:val="nil"/>
              <w:bottom w:val="nil"/>
              <w:right w:val="nil"/>
            </w:tcBorders>
            <w:shd w:val="clear" w:color="auto" w:fill="auto"/>
            <w:noWrap/>
            <w:vAlign w:val="bottom"/>
            <w:hideMark/>
          </w:tcPr>
          <w:p w14:paraId="483507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c>
          <w:tcPr>
            <w:tcW w:w="673" w:type="dxa"/>
            <w:tcBorders>
              <w:top w:val="nil"/>
              <w:left w:val="nil"/>
              <w:bottom w:val="nil"/>
              <w:right w:val="nil"/>
            </w:tcBorders>
            <w:shd w:val="clear" w:color="auto" w:fill="auto"/>
            <w:noWrap/>
            <w:vAlign w:val="bottom"/>
            <w:hideMark/>
          </w:tcPr>
          <w:p w14:paraId="3569C6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35EA11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6FB5FF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3405A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74.3</w:t>
            </w:r>
          </w:p>
        </w:tc>
        <w:tc>
          <w:tcPr>
            <w:tcW w:w="674" w:type="dxa"/>
            <w:tcBorders>
              <w:top w:val="nil"/>
              <w:left w:val="nil"/>
              <w:bottom w:val="nil"/>
              <w:right w:val="nil"/>
            </w:tcBorders>
            <w:shd w:val="clear" w:color="auto" w:fill="auto"/>
            <w:noWrap/>
            <w:vAlign w:val="bottom"/>
            <w:hideMark/>
          </w:tcPr>
          <w:p w14:paraId="5884AC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r>
      <w:tr w:rsidR="004B0B49" w:rsidRPr="0089132E" w14:paraId="306D618D" w14:textId="77777777" w:rsidTr="004B0B49">
        <w:trPr>
          <w:trHeight w:val="300"/>
        </w:trPr>
        <w:tc>
          <w:tcPr>
            <w:tcW w:w="1166" w:type="dxa"/>
            <w:tcBorders>
              <w:top w:val="nil"/>
              <w:left w:val="nil"/>
              <w:bottom w:val="nil"/>
              <w:right w:val="nil"/>
            </w:tcBorders>
            <w:shd w:val="clear" w:color="auto" w:fill="auto"/>
            <w:noWrap/>
            <w:vAlign w:val="bottom"/>
            <w:hideMark/>
          </w:tcPr>
          <w:p w14:paraId="2D6199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MRW45</w:t>
            </w:r>
          </w:p>
        </w:tc>
        <w:tc>
          <w:tcPr>
            <w:tcW w:w="1320" w:type="dxa"/>
            <w:tcBorders>
              <w:top w:val="nil"/>
              <w:left w:val="nil"/>
              <w:bottom w:val="nil"/>
              <w:right w:val="nil"/>
            </w:tcBorders>
            <w:shd w:val="clear" w:color="auto" w:fill="auto"/>
            <w:noWrap/>
            <w:vAlign w:val="bottom"/>
            <w:hideMark/>
          </w:tcPr>
          <w:p w14:paraId="1453F1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9/11/2013</w:t>
            </w:r>
          </w:p>
        </w:tc>
        <w:tc>
          <w:tcPr>
            <w:tcW w:w="1114" w:type="dxa"/>
            <w:tcBorders>
              <w:top w:val="nil"/>
              <w:left w:val="nil"/>
              <w:bottom w:val="nil"/>
              <w:right w:val="nil"/>
            </w:tcBorders>
            <w:shd w:val="clear" w:color="auto" w:fill="auto"/>
            <w:noWrap/>
            <w:vAlign w:val="bottom"/>
            <w:hideMark/>
          </w:tcPr>
          <w:p w14:paraId="73688A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C8888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645_0</w:t>
            </w:r>
          </w:p>
        </w:tc>
        <w:tc>
          <w:tcPr>
            <w:tcW w:w="673" w:type="dxa"/>
            <w:tcBorders>
              <w:top w:val="nil"/>
              <w:left w:val="nil"/>
              <w:bottom w:val="nil"/>
              <w:right w:val="nil"/>
            </w:tcBorders>
            <w:shd w:val="clear" w:color="auto" w:fill="auto"/>
            <w:noWrap/>
            <w:vAlign w:val="bottom"/>
            <w:hideMark/>
          </w:tcPr>
          <w:p w14:paraId="6CDD25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7AEEC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15.7</w:t>
            </w:r>
          </w:p>
        </w:tc>
        <w:tc>
          <w:tcPr>
            <w:tcW w:w="673" w:type="dxa"/>
            <w:tcBorders>
              <w:top w:val="nil"/>
              <w:left w:val="nil"/>
              <w:bottom w:val="nil"/>
              <w:right w:val="nil"/>
            </w:tcBorders>
            <w:shd w:val="clear" w:color="auto" w:fill="auto"/>
            <w:noWrap/>
            <w:vAlign w:val="bottom"/>
            <w:hideMark/>
          </w:tcPr>
          <w:p w14:paraId="34BA4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46.8</w:t>
            </w:r>
          </w:p>
        </w:tc>
        <w:tc>
          <w:tcPr>
            <w:tcW w:w="673" w:type="dxa"/>
            <w:tcBorders>
              <w:top w:val="nil"/>
              <w:left w:val="nil"/>
              <w:bottom w:val="nil"/>
              <w:right w:val="nil"/>
            </w:tcBorders>
            <w:shd w:val="clear" w:color="auto" w:fill="auto"/>
            <w:noWrap/>
            <w:vAlign w:val="bottom"/>
            <w:hideMark/>
          </w:tcPr>
          <w:p w14:paraId="6A14E0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3E05C0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7DB90D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3F4158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4" w:type="dxa"/>
            <w:tcBorders>
              <w:top w:val="nil"/>
              <w:left w:val="nil"/>
              <w:bottom w:val="nil"/>
              <w:right w:val="nil"/>
            </w:tcBorders>
            <w:shd w:val="clear" w:color="auto" w:fill="auto"/>
            <w:noWrap/>
            <w:vAlign w:val="bottom"/>
            <w:hideMark/>
          </w:tcPr>
          <w:p w14:paraId="48EC68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93.3</w:t>
            </w:r>
          </w:p>
        </w:tc>
      </w:tr>
      <w:tr w:rsidR="004B0B49" w:rsidRPr="0089132E" w14:paraId="14149DB1" w14:textId="77777777" w:rsidTr="004B0B49">
        <w:trPr>
          <w:trHeight w:val="300"/>
        </w:trPr>
        <w:tc>
          <w:tcPr>
            <w:tcW w:w="1166" w:type="dxa"/>
            <w:tcBorders>
              <w:top w:val="nil"/>
              <w:left w:val="nil"/>
              <w:bottom w:val="nil"/>
              <w:right w:val="nil"/>
            </w:tcBorders>
            <w:shd w:val="clear" w:color="auto" w:fill="auto"/>
            <w:noWrap/>
            <w:vAlign w:val="bottom"/>
            <w:hideMark/>
          </w:tcPr>
          <w:p w14:paraId="6F4431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WB201</w:t>
            </w:r>
          </w:p>
        </w:tc>
        <w:tc>
          <w:tcPr>
            <w:tcW w:w="1320" w:type="dxa"/>
            <w:tcBorders>
              <w:top w:val="nil"/>
              <w:left w:val="nil"/>
              <w:bottom w:val="nil"/>
              <w:right w:val="nil"/>
            </w:tcBorders>
            <w:shd w:val="clear" w:color="auto" w:fill="auto"/>
            <w:noWrap/>
            <w:vAlign w:val="bottom"/>
            <w:hideMark/>
          </w:tcPr>
          <w:p w14:paraId="263BDA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8/12/2013</w:t>
            </w:r>
          </w:p>
        </w:tc>
        <w:tc>
          <w:tcPr>
            <w:tcW w:w="1114" w:type="dxa"/>
            <w:tcBorders>
              <w:top w:val="nil"/>
              <w:left w:val="nil"/>
              <w:bottom w:val="nil"/>
              <w:right w:val="nil"/>
            </w:tcBorders>
            <w:shd w:val="clear" w:color="auto" w:fill="auto"/>
            <w:noWrap/>
            <w:vAlign w:val="bottom"/>
            <w:hideMark/>
          </w:tcPr>
          <w:p w14:paraId="612A766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50D23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647_0</w:t>
            </w:r>
          </w:p>
        </w:tc>
        <w:tc>
          <w:tcPr>
            <w:tcW w:w="673" w:type="dxa"/>
            <w:tcBorders>
              <w:top w:val="nil"/>
              <w:left w:val="nil"/>
              <w:bottom w:val="nil"/>
              <w:right w:val="nil"/>
            </w:tcBorders>
            <w:shd w:val="clear" w:color="auto" w:fill="auto"/>
            <w:noWrap/>
            <w:vAlign w:val="bottom"/>
            <w:hideMark/>
          </w:tcPr>
          <w:p w14:paraId="540F87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72CE2D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6AB3F5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14D053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1710CA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7A461F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6F2F47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03C769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r>
      <w:tr w:rsidR="004B0B49" w:rsidRPr="0089132E" w14:paraId="38C1C067" w14:textId="77777777" w:rsidTr="004B0B49">
        <w:trPr>
          <w:trHeight w:val="300"/>
        </w:trPr>
        <w:tc>
          <w:tcPr>
            <w:tcW w:w="1166" w:type="dxa"/>
            <w:tcBorders>
              <w:top w:val="nil"/>
              <w:left w:val="nil"/>
              <w:bottom w:val="nil"/>
              <w:right w:val="nil"/>
            </w:tcBorders>
            <w:shd w:val="clear" w:color="auto" w:fill="auto"/>
            <w:noWrap/>
            <w:vAlign w:val="bottom"/>
            <w:hideMark/>
          </w:tcPr>
          <w:p w14:paraId="75F23D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WB0417</w:t>
            </w:r>
          </w:p>
        </w:tc>
        <w:tc>
          <w:tcPr>
            <w:tcW w:w="1320" w:type="dxa"/>
            <w:tcBorders>
              <w:top w:val="nil"/>
              <w:left w:val="nil"/>
              <w:bottom w:val="nil"/>
              <w:right w:val="nil"/>
            </w:tcBorders>
            <w:shd w:val="clear" w:color="auto" w:fill="auto"/>
            <w:noWrap/>
            <w:vAlign w:val="bottom"/>
            <w:hideMark/>
          </w:tcPr>
          <w:p w14:paraId="693246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8/13/2013</w:t>
            </w:r>
          </w:p>
        </w:tc>
        <w:tc>
          <w:tcPr>
            <w:tcW w:w="1114" w:type="dxa"/>
            <w:tcBorders>
              <w:top w:val="nil"/>
              <w:left w:val="nil"/>
              <w:bottom w:val="nil"/>
              <w:right w:val="nil"/>
            </w:tcBorders>
            <w:shd w:val="clear" w:color="auto" w:fill="auto"/>
            <w:noWrap/>
            <w:vAlign w:val="bottom"/>
            <w:hideMark/>
          </w:tcPr>
          <w:p w14:paraId="48D65BB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28A43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649_0</w:t>
            </w:r>
          </w:p>
        </w:tc>
        <w:tc>
          <w:tcPr>
            <w:tcW w:w="673" w:type="dxa"/>
            <w:tcBorders>
              <w:top w:val="nil"/>
              <w:left w:val="nil"/>
              <w:bottom w:val="nil"/>
              <w:right w:val="nil"/>
            </w:tcBorders>
            <w:shd w:val="clear" w:color="auto" w:fill="auto"/>
            <w:noWrap/>
            <w:vAlign w:val="bottom"/>
            <w:hideMark/>
          </w:tcPr>
          <w:p w14:paraId="6D4741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61AC32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3" w:type="dxa"/>
            <w:tcBorders>
              <w:top w:val="nil"/>
              <w:left w:val="nil"/>
              <w:bottom w:val="nil"/>
              <w:right w:val="nil"/>
            </w:tcBorders>
            <w:shd w:val="clear" w:color="auto" w:fill="auto"/>
            <w:noWrap/>
            <w:vAlign w:val="bottom"/>
            <w:hideMark/>
          </w:tcPr>
          <w:p w14:paraId="26294A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76.6</w:t>
            </w:r>
          </w:p>
        </w:tc>
        <w:tc>
          <w:tcPr>
            <w:tcW w:w="673" w:type="dxa"/>
            <w:tcBorders>
              <w:top w:val="nil"/>
              <w:left w:val="nil"/>
              <w:bottom w:val="nil"/>
              <w:right w:val="nil"/>
            </w:tcBorders>
            <w:shd w:val="clear" w:color="auto" w:fill="auto"/>
            <w:noWrap/>
            <w:vAlign w:val="bottom"/>
            <w:hideMark/>
          </w:tcPr>
          <w:p w14:paraId="191D77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1A854F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074648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2E532A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w:t>
            </w:r>
          </w:p>
        </w:tc>
        <w:tc>
          <w:tcPr>
            <w:tcW w:w="674" w:type="dxa"/>
            <w:tcBorders>
              <w:top w:val="nil"/>
              <w:left w:val="nil"/>
              <w:bottom w:val="nil"/>
              <w:right w:val="nil"/>
            </w:tcBorders>
            <w:shd w:val="clear" w:color="auto" w:fill="auto"/>
            <w:noWrap/>
            <w:vAlign w:val="bottom"/>
            <w:hideMark/>
          </w:tcPr>
          <w:p w14:paraId="4794F6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28.0</w:t>
            </w:r>
          </w:p>
        </w:tc>
      </w:tr>
      <w:tr w:rsidR="004B0B49" w:rsidRPr="0089132E" w14:paraId="5E3DFEE7" w14:textId="77777777" w:rsidTr="004B0B49">
        <w:trPr>
          <w:trHeight w:val="300"/>
        </w:trPr>
        <w:tc>
          <w:tcPr>
            <w:tcW w:w="1166" w:type="dxa"/>
            <w:tcBorders>
              <w:top w:val="nil"/>
              <w:left w:val="nil"/>
              <w:bottom w:val="nil"/>
              <w:right w:val="nil"/>
            </w:tcBorders>
            <w:shd w:val="clear" w:color="auto" w:fill="auto"/>
            <w:noWrap/>
            <w:vAlign w:val="bottom"/>
            <w:hideMark/>
          </w:tcPr>
          <w:p w14:paraId="7BFF0D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WU0003</w:t>
            </w:r>
          </w:p>
        </w:tc>
        <w:tc>
          <w:tcPr>
            <w:tcW w:w="1320" w:type="dxa"/>
            <w:tcBorders>
              <w:top w:val="nil"/>
              <w:left w:val="nil"/>
              <w:bottom w:val="nil"/>
              <w:right w:val="nil"/>
            </w:tcBorders>
            <w:shd w:val="clear" w:color="auto" w:fill="auto"/>
            <w:noWrap/>
            <w:vAlign w:val="bottom"/>
            <w:hideMark/>
          </w:tcPr>
          <w:p w14:paraId="02C252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8/14/2013</w:t>
            </w:r>
          </w:p>
        </w:tc>
        <w:tc>
          <w:tcPr>
            <w:tcW w:w="1114" w:type="dxa"/>
            <w:tcBorders>
              <w:top w:val="nil"/>
              <w:left w:val="nil"/>
              <w:bottom w:val="nil"/>
              <w:right w:val="nil"/>
            </w:tcBorders>
            <w:shd w:val="clear" w:color="auto" w:fill="auto"/>
            <w:noWrap/>
            <w:vAlign w:val="bottom"/>
            <w:hideMark/>
          </w:tcPr>
          <w:p w14:paraId="73EDC71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3FBF6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650_0</w:t>
            </w:r>
          </w:p>
        </w:tc>
        <w:tc>
          <w:tcPr>
            <w:tcW w:w="673" w:type="dxa"/>
            <w:tcBorders>
              <w:top w:val="nil"/>
              <w:left w:val="nil"/>
              <w:bottom w:val="nil"/>
              <w:right w:val="nil"/>
            </w:tcBorders>
            <w:shd w:val="clear" w:color="auto" w:fill="auto"/>
            <w:noWrap/>
            <w:vAlign w:val="bottom"/>
            <w:hideMark/>
          </w:tcPr>
          <w:p w14:paraId="741E3E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72.2</w:t>
            </w:r>
          </w:p>
        </w:tc>
        <w:tc>
          <w:tcPr>
            <w:tcW w:w="673" w:type="dxa"/>
            <w:tcBorders>
              <w:top w:val="nil"/>
              <w:left w:val="nil"/>
              <w:bottom w:val="nil"/>
              <w:right w:val="nil"/>
            </w:tcBorders>
            <w:shd w:val="clear" w:color="auto" w:fill="auto"/>
            <w:noWrap/>
            <w:vAlign w:val="bottom"/>
            <w:hideMark/>
          </w:tcPr>
          <w:p w14:paraId="473F98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6DD496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0FAA43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11EBE6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21F8AEC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C54DB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68.6</w:t>
            </w:r>
          </w:p>
        </w:tc>
        <w:tc>
          <w:tcPr>
            <w:tcW w:w="674" w:type="dxa"/>
            <w:tcBorders>
              <w:top w:val="nil"/>
              <w:left w:val="nil"/>
              <w:bottom w:val="nil"/>
              <w:right w:val="nil"/>
            </w:tcBorders>
            <w:shd w:val="clear" w:color="auto" w:fill="auto"/>
            <w:noWrap/>
            <w:vAlign w:val="bottom"/>
            <w:hideMark/>
          </w:tcPr>
          <w:p w14:paraId="3E730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r>
      <w:tr w:rsidR="004B0B49" w:rsidRPr="0089132E" w14:paraId="4E0CA59C" w14:textId="77777777" w:rsidTr="004B0B49">
        <w:trPr>
          <w:trHeight w:val="300"/>
        </w:trPr>
        <w:tc>
          <w:tcPr>
            <w:tcW w:w="1166" w:type="dxa"/>
            <w:tcBorders>
              <w:top w:val="nil"/>
              <w:left w:val="nil"/>
              <w:bottom w:val="nil"/>
              <w:right w:val="nil"/>
            </w:tcBorders>
            <w:shd w:val="clear" w:color="auto" w:fill="auto"/>
            <w:noWrap/>
            <w:vAlign w:val="bottom"/>
            <w:hideMark/>
          </w:tcPr>
          <w:p w14:paraId="0B68CF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WB26</w:t>
            </w:r>
          </w:p>
        </w:tc>
        <w:tc>
          <w:tcPr>
            <w:tcW w:w="1320" w:type="dxa"/>
            <w:tcBorders>
              <w:top w:val="nil"/>
              <w:left w:val="nil"/>
              <w:bottom w:val="nil"/>
              <w:right w:val="nil"/>
            </w:tcBorders>
            <w:shd w:val="clear" w:color="auto" w:fill="auto"/>
            <w:noWrap/>
            <w:vAlign w:val="bottom"/>
            <w:hideMark/>
          </w:tcPr>
          <w:p w14:paraId="4EE80E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9/30/2013</w:t>
            </w:r>
          </w:p>
        </w:tc>
        <w:tc>
          <w:tcPr>
            <w:tcW w:w="1114" w:type="dxa"/>
            <w:tcBorders>
              <w:top w:val="nil"/>
              <w:left w:val="nil"/>
              <w:bottom w:val="nil"/>
              <w:right w:val="nil"/>
            </w:tcBorders>
            <w:shd w:val="clear" w:color="auto" w:fill="auto"/>
            <w:noWrap/>
            <w:vAlign w:val="bottom"/>
            <w:hideMark/>
          </w:tcPr>
          <w:p w14:paraId="378AF8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96C20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651_0</w:t>
            </w:r>
          </w:p>
        </w:tc>
        <w:tc>
          <w:tcPr>
            <w:tcW w:w="673" w:type="dxa"/>
            <w:tcBorders>
              <w:top w:val="nil"/>
              <w:left w:val="nil"/>
              <w:bottom w:val="nil"/>
              <w:right w:val="nil"/>
            </w:tcBorders>
            <w:shd w:val="clear" w:color="auto" w:fill="auto"/>
            <w:noWrap/>
            <w:vAlign w:val="bottom"/>
            <w:hideMark/>
          </w:tcPr>
          <w:p w14:paraId="7415FB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0A6984A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1194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c>
          <w:tcPr>
            <w:tcW w:w="673" w:type="dxa"/>
            <w:tcBorders>
              <w:top w:val="nil"/>
              <w:left w:val="nil"/>
              <w:bottom w:val="nil"/>
              <w:right w:val="nil"/>
            </w:tcBorders>
            <w:shd w:val="clear" w:color="auto" w:fill="auto"/>
            <w:noWrap/>
            <w:vAlign w:val="bottom"/>
            <w:hideMark/>
          </w:tcPr>
          <w:p w14:paraId="767D39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3D0527D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9D530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44.7</w:t>
            </w:r>
          </w:p>
        </w:tc>
        <w:tc>
          <w:tcPr>
            <w:tcW w:w="673" w:type="dxa"/>
            <w:tcBorders>
              <w:top w:val="nil"/>
              <w:left w:val="nil"/>
              <w:bottom w:val="nil"/>
              <w:right w:val="nil"/>
            </w:tcBorders>
            <w:shd w:val="clear" w:color="auto" w:fill="auto"/>
            <w:noWrap/>
            <w:vAlign w:val="bottom"/>
            <w:hideMark/>
          </w:tcPr>
          <w:p w14:paraId="52AEB1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w:t>
            </w:r>
          </w:p>
        </w:tc>
        <w:tc>
          <w:tcPr>
            <w:tcW w:w="674" w:type="dxa"/>
            <w:tcBorders>
              <w:top w:val="nil"/>
              <w:left w:val="nil"/>
              <w:bottom w:val="nil"/>
              <w:right w:val="nil"/>
            </w:tcBorders>
            <w:shd w:val="clear" w:color="auto" w:fill="auto"/>
            <w:noWrap/>
            <w:vAlign w:val="bottom"/>
            <w:hideMark/>
          </w:tcPr>
          <w:p w14:paraId="12CC98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r>
      <w:tr w:rsidR="004B0B49" w:rsidRPr="0089132E" w14:paraId="11B590E6" w14:textId="77777777" w:rsidTr="004B0B49">
        <w:trPr>
          <w:trHeight w:val="300"/>
        </w:trPr>
        <w:tc>
          <w:tcPr>
            <w:tcW w:w="1166" w:type="dxa"/>
            <w:tcBorders>
              <w:top w:val="nil"/>
              <w:left w:val="nil"/>
              <w:bottom w:val="nil"/>
              <w:right w:val="nil"/>
            </w:tcBorders>
            <w:shd w:val="clear" w:color="auto" w:fill="auto"/>
            <w:noWrap/>
            <w:vAlign w:val="bottom"/>
            <w:hideMark/>
          </w:tcPr>
          <w:p w14:paraId="563A43C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WB27</w:t>
            </w:r>
          </w:p>
        </w:tc>
        <w:tc>
          <w:tcPr>
            <w:tcW w:w="1320" w:type="dxa"/>
            <w:tcBorders>
              <w:top w:val="nil"/>
              <w:left w:val="nil"/>
              <w:bottom w:val="nil"/>
              <w:right w:val="nil"/>
            </w:tcBorders>
            <w:shd w:val="clear" w:color="auto" w:fill="auto"/>
            <w:noWrap/>
            <w:vAlign w:val="bottom"/>
            <w:hideMark/>
          </w:tcPr>
          <w:p w14:paraId="144768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10/1/2013</w:t>
            </w:r>
          </w:p>
        </w:tc>
        <w:tc>
          <w:tcPr>
            <w:tcW w:w="1114" w:type="dxa"/>
            <w:tcBorders>
              <w:top w:val="nil"/>
              <w:left w:val="nil"/>
              <w:bottom w:val="nil"/>
              <w:right w:val="nil"/>
            </w:tcBorders>
            <w:shd w:val="clear" w:color="auto" w:fill="auto"/>
            <w:noWrap/>
            <w:vAlign w:val="bottom"/>
            <w:hideMark/>
          </w:tcPr>
          <w:p w14:paraId="127B72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4DCEE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652_0</w:t>
            </w:r>
          </w:p>
        </w:tc>
        <w:tc>
          <w:tcPr>
            <w:tcW w:w="673" w:type="dxa"/>
            <w:tcBorders>
              <w:top w:val="nil"/>
              <w:left w:val="nil"/>
              <w:bottom w:val="nil"/>
              <w:right w:val="nil"/>
            </w:tcBorders>
            <w:shd w:val="clear" w:color="auto" w:fill="auto"/>
            <w:noWrap/>
            <w:vAlign w:val="bottom"/>
            <w:hideMark/>
          </w:tcPr>
          <w:p w14:paraId="4AC41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67.5</w:t>
            </w:r>
          </w:p>
        </w:tc>
        <w:tc>
          <w:tcPr>
            <w:tcW w:w="673" w:type="dxa"/>
            <w:tcBorders>
              <w:top w:val="nil"/>
              <w:left w:val="nil"/>
              <w:bottom w:val="nil"/>
              <w:right w:val="nil"/>
            </w:tcBorders>
            <w:shd w:val="clear" w:color="auto" w:fill="auto"/>
            <w:noWrap/>
            <w:vAlign w:val="bottom"/>
            <w:hideMark/>
          </w:tcPr>
          <w:p w14:paraId="60A11E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202DEA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1C7A07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w:t>
            </w:r>
          </w:p>
        </w:tc>
        <w:tc>
          <w:tcPr>
            <w:tcW w:w="673" w:type="dxa"/>
            <w:tcBorders>
              <w:top w:val="nil"/>
              <w:left w:val="nil"/>
              <w:bottom w:val="nil"/>
              <w:right w:val="nil"/>
            </w:tcBorders>
            <w:shd w:val="clear" w:color="auto" w:fill="auto"/>
            <w:noWrap/>
            <w:vAlign w:val="bottom"/>
            <w:hideMark/>
          </w:tcPr>
          <w:p w14:paraId="107480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606B25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099122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1FE791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r>
      <w:tr w:rsidR="004B0B49" w:rsidRPr="0089132E" w14:paraId="17D81A7F" w14:textId="77777777" w:rsidTr="004B0B49">
        <w:trPr>
          <w:trHeight w:val="300"/>
        </w:trPr>
        <w:tc>
          <w:tcPr>
            <w:tcW w:w="1166" w:type="dxa"/>
            <w:tcBorders>
              <w:top w:val="nil"/>
              <w:left w:val="nil"/>
              <w:bottom w:val="nil"/>
              <w:right w:val="nil"/>
            </w:tcBorders>
            <w:shd w:val="clear" w:color="auto" w:fill="auto"/>
            <w:noWrap/>
            <w:vAlign w:val="bottom"/>
            <w:hideMark/>
          </w:tcPr>
          <w:p w14:paraId="7D8478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SR17</w:t>
            </w:r>
          </w:p>
        </w:tc>
        <w:tc>
          <w:tcPr>
            <w:tcW w:w="1320" w:type="dxa"/>
            <w:tcBorders>
              <w:top w:val="nil"/>
              <w:left w:val="nil"/>
              <w:bottom w:val="nil"/>
              <w:right w:val="nil"/>
            </w:tcBorders>
            <w:shd w:val="clear" w:color="auto" w:fill="auto"/>
            <w:noWrap/>
            <w:vAlign w:val="bottom"/>
            <w:hideMark/>
          </w:tcPr>
          <w:p w14:paraId="5E1D57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8/26/2013</w:t>
            </w:r>
          </w:p>
        </w:tc>
        <w:tc>
          <w:tcPr>
            <w:tcW w:w="1114" w:type="dxa"/>
            <w:tcBorders>
              <w:top w:val="nil"/>
              <w:left w:val="nil"/>
              <w:bottom w:val="nil"/>
              <w:right w:val="nil"/>
            </w:tcBorders>
            <w:shd w:val="clear" w:color="auto" w:fill="auto"/>
            <w:noWrap/>
            <w:vAlign w:val="bottom"/>
            <w:hideMark/>
          </w:tcPr>
          <w:p w14:paraId="26AC0F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1D7AC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653_0</w:t>
            </w:r>
          </w:p>
        </w:tc>
        <w:tc>
          <w:tcPr>
            <w:tcW w:w="673" w:type="dxa"/>
            <w:tcBorders>
              <w:top w:val="nil"/>
              <w:left w:val="nil"/>
              <w:bottom w:val="nil"/>
              <w:right w:val="nil"/>
            </w:tcBorders>
            <w:shd w:val="clear" w:color="auto" w:fill="auto"/>
            <w:noWrap/>
            <w:vAlign w:val="bottom"/>
            <w:hideMark/>
          </w:tcPr>
          <w:p w14:paraId="3A0AFC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528277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c>
          <w:tcPr>
            <w:tcW w:w="673" w:type="dxa"/>
            <w:tcBorders>
              <w:top w:val="nil"/>
              <w:left w:val="nil"/>
              <w:bottom w:val="nil"/>
              <w:right w:val="nil"/>
            </w:tcBorders>
            <w:shd w:val="clear" w:color="auto" w:fill="auto"/>
            <w:noWrap/>
            <w:vAlign w:val="bottom"/>
            <w:hideMark/>
          </w:tcPr>
          <w:p w14:paraId="72289E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1B6569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1C819C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335CAA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53.8</w:t>
            </w:r>
          </w:p>
        </w:tc>
        <w:tc>
          <w:tcPr>
            <w:tcW w:w="673" w:type="dxa"/>
            <w:tcBorders>
              <w:top w:val="nil"/>
              <w:left w:val="nil"/>
              <w:bottom w:val="nil"/>
              <w:right w:val="nil"/>
            </w:tcBorders>
            <w:shd w:val="clear" w:color="auto" w:fill="auto"/>
            <w:noWrap/>
            <w:vAlign w:val="bottom"/>
            <w:hideMark/>
          </w:tcPr>
          <w:p w14:paraId="050E29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c>
          <w:tcPr>
            <w:tcW w:w="674" w:type="dxa"/>
            <w:tcBorders>
              <w:top w:val="nil"/>
              <w:left w:val="nil"/>
              <w:bottom w:val="nil"/>
              <w:right w:val="nil"/>
            </w:tcBorders>
            <w:shd w:val="clear" w:color="auto" w:fill="auto"/>
            <w:noWrap/>
            <w:vAlign w:val="bottom"/>
            <w:hideMark/>
          </w:tcPr>
          <w:p w14:paraId="0B6409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65.8</w:t>
            </w:r>
          </w:p>
        </w:tc>
      </w:tr>
      <w:tr w:rsidR="004B0B49" w:rsidRPr="0089132E" w14:paraId="240C370C" w14:textId="77777777" w:rsidTr="004B0B49">
        <w:trPr>
          <w:trHeight w:val="300"/>
        </w:trPr>
        <w:tc>
          <w:tcPr>
            <w:tcW w:w="1166" w:type="dxa"/>
            <w:tcBorders>
              <w:top w:val="nil"/>
              <w:left w:val="nil"/>
              <w:bottom w:val="nil"/>
              <w:right w:val="nil"/>
            </w:tcBorders>
            <w:shd w:val="clear" w:color="auto" w:fill="auto"/>
            <w:noWrap/>
            <w:vAlign w:val="bottom"/>
            <w:hideMark/>
          </w:tcPr>
          <w:p w14:paraId="587D2F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SR0078</w:t>
            </w:r>
          </w:p>
        </w:tc>
        <w:tc>
          <w:tcPr>
            <w:tcW w:w="1320" w:type="dxa"/>
            <w:tcBorders>
              <w:top w:val="nil"/>
              <w:left w:val="nil"/>
              <w:bottom w:val="nil"/>
              <w:right w:val="nil"/>
            </w:tcBorders>
            <w:shd w:val="clear" w:color="auto" w:fill="auto"/>
            <w:noWrap/>
            <w:vAlign w:val="bottom"/>
            <w:hideMark/>
          </w:tcPr>
          <w:p w14:paraId="55994E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8/27/2013</w:t>
            </w:r>
          </w:p>
        </w:tc>
        <w:tc>
          <w:tcPr>
            <w:tcW w:w="1114" w:type="dxa"/>
            <w:tcBorders>
              <w:top w:val="nil"/>
              <w:left w:val="nil"/>
              <w:bottom w:val="nil"/>
              <w:right w:val="nil"/>
            </w:tcBorders>
            <w:shd w:val="clear" w:color="auto" w:fill="auto"/>
            <w:noWrap/>
            <w:vAlign w:val="bottom"/>
            <w:hideMark/>
          </w:tcPr>
          <w:p w14:paraId="755A71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9B53D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654_0</w:t>
            </w:r>
          </w:p>
        </w:tc>
        <w:tc>
          <w:tcPr>
            <w:tcW w:w="673" w:type="dxa"/>
            <w:tcBorders>
              <w:top w:val="nil"/>
              <w:left w:val="nil"/>
              <w:bottom w:val="nil"/>
              <w:right w:val="nil"/>
            </w:tcBorders>
            <w:shd w:val="clear" w:color="auto" w:fill="auto"/>
            <w:noWrap/>
            <w:vAlign w:val="bottom"/>
            <w:hideMark/>
          </w:tcPr>
          <w:p w14:paraId="28F76D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374069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3D23BA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3" w:type="dxa"/>
            <w:tcBorders>
              <w:top w:val="nil"/>
              <w:left w:val="nil"/>
              <w:bottom w:val="nil"/>
              <w:right w:val="nil"/>
            </w:tcBorders>
            <w:shd w:val="clear" w:color="auto" w:fill="auto"/>
            <w:noWrap/>
            <w:vAlign w:val="bottom"/>
            <w:hideMark/>
          </w:tcPr>
          <w:p w14:paraId="1EBBEB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3" w:type="dxa"/>
            <w:tcBorders>
              <w:top w:val="nil"/>
              <w:left w:val="nil"/>
              <w:bottom w:val="nil"/>
              <w:right w:val="nil"/>
            </w:tcBorders>
            <w:shd w:val="clear" w:color="auto" w:fill="auto"/>
            <w:noWrap/>
            <w:vAlign w:val="bottom"/>
            <w:hideMark/>
          </w:tcPr>
          <w:p w14:paraId="2A4300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6766A6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67FE2A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4" w:type="dxa"/>
            <w:tcBorders>
              <w:top w:val="nil"/>
              <w:left w:val="nil"/>
              <w:bottom w:val="nil"/>
              <w:right w:val="nil"/>
            </w:tcBorders>
            <w:shd w:val="clear" w:color="auto" w:fill="auto"/>
            <w:noWrap/>
            <w:vAlign w:val="bottom"/>
            <w:hideMark/>
          </w:tcPr>
          <w:p w14:paraId="1CB342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r>
      <w:tr w:rsidR="004B0B49" w:rsidRPr="0089132E" w14:paraId="68352441" w14:textId="77777777" w:rsidTr="004B0B49">
        <w:trPr>
          <w:trHeight w:val="300"/>
        </w:trPr>
        <w:tc>
          <w:tcPr>
            <w:tcW w:w="1166" w:type="dxa"/>
            <w:tcBorders>
              <w:top w:val="nil"/>
              <w:left w:val="nil"/>
              <w:bottom w:val="nil"/>
              <w:right w:val="nil"/>
            </w:tcBorders>
            <w:shd w:val="clear" w:color="auto" w:fill="auto"/>
            <w:noWrap/>
            <w:vAlign w:val="bottom"/>
            <w:hideMark/>
          </w:tcPr>
          <w:p w14:paraId="03A880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MRC0105</w:t>
            </w:r>
          </w:p>
        </w:tc>
        <w:tc>
          <w:tcPr>
            <w:tcW w:w="1320" w:type="dxa"/>
            <w:tcBorders>
              <w:top w:val="nil"/>
              <w:left w:val="nil"/>
              <w:bottom w:val="nil"/>
              <w:right w:val="nil"/>
            </w:tcBorders>
            <w:shd w:val="clear" w:color="auto" w:fill="auto"/>
            <w:noWrap/>
            <w:vAlign w:val="bottom"/>
            <w:hideMark/>
          </w:tcPr>
          <w:p w14:paraId="7254CB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8/6/2014</w:t>
            </w:r>
          </w:p>
        </w:tc>
        <w:tc>
          <w:tcPr>
            <w:tcW w:w="1114" w:type="dxa"/>
            <w:tcBorders>
              <w:top w:val="nil"/>
              <w:left w:val="nil"/>
              <w:bottom w:val="nil"/>
              <w:right w:val="nil"/>
            </w:tcBorders>
            <w:shd w:val="clear" w:color="auto" w:fill="auto"/>
            <w:noWrap/>
            <w:vAlign w:val="bottom"/>
            <w:hideMark/>
          </w:tcPr>
          <w:p w14:paraId="3A1802B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2C50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814_0</w:t>
            </w:r>
          </w:p>
        </w:tc>
        <w:tc>
          <w:tcPr>
            <w:tcW w:w="673" w:type="dxa"/>
            <w:tcBorders>
              <w:top w:val="nil"/>
              <w:left w:val="nil"/>
              <w:bottom w:val="nil"/>
              <w:right w:val="nil"/>
            </w:tcBorders>
            <w:shd w:val="clear" w:color="auto" w:fill="auto"/>
            <w:noWrap/>
            <w:vAlign w:val="bottom"/>
            <w:hideMark/>
          </w:tcPr>
          <w:p w14:paraId="2D2BCA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80.9</w:t>
            </w:r>
          </w:p>
        </w:tc>
        <w:tc>
          <w:tcPr>
            <w:tcW w:w="673" w:type="dxa"/>
            <w:tcBorders>
              <w:top w:val="nil"/>
              <w:left w:val="nil"/>
              <w:bottom w:val="nil"/>
              <w:right w:val="nil"/>
            </w:tcBorders>
            <w:shd w:val="clear" w:color="auto" w:fill="auto"/>
            <w:noWrap/>
            <w:vAlign w:val="bottom"/>
            <w:hideMark/>
          </w:tcPr>
          <w:p w14:paraId="03F46F1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3573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93.8</w:t>
            </w:r>
          </w:p>
        </w:tc>
        <w:tc>
          <w:tcPr>
            <w:tcW w:w="673" w:type="dxa"/>
            <w:tcBorders>
              <w:top w:val="nil"/>
              <w:left w:val="nil"/>
              <w:bottom w:val="nil"/>
              <w:right w:val="nil"/>
            </w:tcBorders>
            <w:shd w:val="clear" w:color="auto" w:fill="auto"/>
            <w:noWrap/>
            <w:vAlign w:val="bottom"/>
            <w:hideMark/>
          </w:tcPr>
          <w:p w14:paraId="5341F43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441E7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97.7</w:t>
            </w:r>
          </w:p>
        </w:tc>
        <w:tc>
          <w:tcPr>
            <w:tcW w:w="673" w:type="dxa"/>
            <w:tcBorders>
              <w:top w:val="nil"/>
              <w:left w:val="nil"/>
              <w:bottom w:val="nil"/>
              <w:right w:val="nil"/>
            </w:tcBorders>
            <w:shd w:val="clear" w:color="auto" w:fill="auto"/>
            <w:noWrap/>
            <w:vAlign w:val="bottom"/>
            <w:hideMark/>
          </w:tcPr>
          <w:p w14:paraId="0F6846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75.5</w:t>
            </w:r>
          </w:p>
        </w:tc>
        <w:tc>
          <w:tcPr>
            <w:tcW w:w="673" w:type="dxa"/>
            <w:tcBorders>
              <w:top w:val="nil"/>
              <w:left w:val="nil"/>
              <w:bottom w:val="nil"/>
              <w:right w:val="nil"/>
            </w:tcBorders>
            <w:shd w:val="clear" w:color="auto" w:fill="auto"/>
            <w:noWrap/>
            <w:vAlign w:val="bottom"/>
            <w:hideMark/>
          </w:tcPr>
          <w:p w14:paraId="2E71E2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22.3</w:t>
            </w:r>
          </w:p>
        </w:tc>
        <w:tc>
          <w:tcPr>
            <w:tcW w:w="674" w:type="dxa"/>
            <w:tcBorders>
              <w:top w:val="nil"/>
              <w:left w:val="nil"/>
              <w:bottom w:val="nil"/>
              <w:right w:val="nil"/>
            </w:tcBorders>
            <w:shd w:val="clear" w:color="auto" w:fill="auto"/>
            <w:noWrap/>
            <w:vAlign w:val="bottom"/>
            <w:hideMark/>
          </w:tcPr>
          <w:p w14:paraId="61FAA9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r>
      <w:tr w:rsidR="004B0B49" w:rsidRPr="0089132E" w14:paraId="16402E94" w14:textId="77777777" w:rsidTr="004B0B49">
        <w:trPr>
          <w:trHeight w:val="300"/>
        </w:trPr>
        <w:tc>
          <w:tcPr>
            <w:tcW w:w="1166" w:type="dxa"/>
            <w:tcBorders>
              <w:top w:val="nil"/>
              <w:left w:val="nil"/>
              <w:bottom w:val="nil"/>
              <w:right w:val="nil"/>
            </w:tcBorders>
            <w:shd w:val="clear" w:color="auto" w:fill="auto"/>
            <w:noWrap/>
            <w:vAlign w:val="bottom"/>
            <w:hideMark/>
          </w:tcPr>
          <w:p w14:paraId="59BCB0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WB201</w:t>
            </w:r>
          </w:p>
        </w:tc>
        <w:tc>
          <w:tcPr>
            <w:tcW w:w="1320" w:type="dxa"/>
            <w:tcBorders>
              <w:top w:val="nil"/>
              <w:left w:val="nil"/>
              <w:bottom w:val="nil"/>
              <w:right w:val="nil"/>
            </w:tcBorders>
            <w:shd w:val="clear" w:color="auto" w:fill="auto"/>
            <w:noWrap/>
            <w:vAlign w:val="bottom"/>
            <w:hideMark/>
          </w:tcPr>
          <w:p w14:paraId="36BC8A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8/18/2014</w:t>
            </w:r>
          </w:p>
        </w:tc>
        <w:tc>
          <w:tcPr>
            <w:tcW w:w="1114" w:type="dxa"/>
            <w:tcBorders>
              <w:top w:val="nil"/>
              <w:left w:val="nil"/>
              <w:bottom w:val="nil"/>
              <w:right w:val="nil"/>
            </w:tcBorders>
            <w:shd w:val="clear" w:color="auto" w:fill="auto"/>
            <w:noWrap/>
            <w:vAlign w:val="bottom"/>
            <w:hideMark/>
          </w:tcPr>
          <w:p w14:paraId="7A2574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9E6A1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817_0</w:t>
            </w:r>
          </w:p>
        </w:tc>
        <w:tc>
          <w:tcPr>
            <w:tcW w:w="673" w:type="dxa"/>
            <w:tcBorders>
              <w:top w:val="nil"/>
              <w:left w:val="nil"/>
              <w:bottom w:val="nil"/>
              <w:right w:val="nil"/>
            </w:tcBorders>
            <w:shd w:val="clear" w:color="auto" w:fill="auto"/>
            <w:noWrap/>
            <w:vAlign w:val="bottom"/>
            <w:hideMark/>
          </w:tcPr>
          <w:p w14:paraId="6FCC1D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0491D3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696564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71BD4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05FEA2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c>
          <w:tcPr>
            <w:tcW w:w="673" w:type="dxa"/>
            <w:tcBorders>
              <w:top w:val="nil"/>
              <w:left w:val="nil"/>
              <w:bottom w:val="nil"/>
              <w:right w:val="nil"/>
            </w:tcBorders>
            <w:shd w:val="clear" w:color="auto" w:fill="auto"/>
            <w:noWrap/>
            <w:vAlign w:val="bottom"/>
            <w:hideMark/>
          </w:tcPr>
          <w:p w14:paraId="14A79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7C8256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28.9</w:t>
            </w:r>
          </w:p>
        </w:tc>
        <w:tc>
          <w:tcPr>
            <w:tcW w:w="674" w:type="dxa"/>
            <w:tcBorders>
              <w:top w:val="nil"/>
              <w:left w:val="nil"/>
              <w:bottom w:val="nil"/>
              <w:right w:val="nil"/>
            </w:tcBorders>
            <w:shd w:val="clear" w:color="auto" w:fill="auto"/>
            <w:noWrap/>
            <w:vAlign w:val="bottom"/>
            <w:hideMark/>
          </w:tcPr>
          <w:p w14:paraId="2F4572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r>
      <w:tr w:rsidR="004B0B49" w:rsidRPr="0089132E" w14:paraId="1909C4E5" w14:textId="77777777" w:rsidTr="004B0B49">
        <w:trPr>
          <w:trHeight w:val="300"/>
        </w:trPr>
        <w:tc>
          <w:tcPr>
            <w:tcW w:w="1166" w:type="dxa"/>
            <w:tcBorders>
              <w:top w:val="nil"/>
              <w:left w:val="nil"/>
              <w:bottom w:val="nil"/>
              <w:right w:val="nil"/>
            </w:tcBorders>
            <w:shd w:val="clear" w:color="auto" w:fill="auto"/>
            <w:noWrap/>
            <w:vAlign w:val="bottom"/>
            <w:hideMark/>
          </w:tcPr>
          <w:p w14:paraId="374795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WB0417</w:t>
            </w:r>
          </w:p>
        </w:tc>
        <w:tc>
          <w:tcPr>
            <w:tcW w:w="1320" w:type="dxa"/>
            <w:tcBorders>
              <w:top w:val="nil"/>
              <w:left w:val="nil"/>
              <w:bottom w:val="nil"/>
              <w:right w:val="nil"/>
            </w:tcBorders>
            <w:shd w:val="clear" w:color="auto" w:fill="auto"/>
            <w:noWrap/>
            <w:vAlign w:val="bottom"/>
            <w:hideMark/>
          </w:tcPr>
          <w:p w14:paraId="503A1A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8/19/2014</w:t>
            </w:r>
          </w:p>
        </w:tc>
        <w:tc>
          <w:tcPr>
            <w:tcW w:w="1114" w:type="dxa"/>
            <w:tcBorders>
              <w:top w:val="nil"/>
              <w:left w:val="nil"/>
              <w:bottom w:val="nil"/>
              <w:right w:val="nil"/>
            </w:tcBorders>
            <w:shd w:val="clear" w:color="auto" w:fill="auto"/>
            <w:noWrap/>
            <w:vAlign w:val="bottom"/>
            <w:hideMark/>
          </w:tcPr>
          <w:p w14:paraId="6014BB4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61CA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819_0</w:t>
            </w:r>
          </w:p>
        </w:tc>
        <w:tc>
          <w:tcPr>
            <w:tcW w:w="673" w:type="dxa"/>
            <w:tcBorders>
              <w:top w:val="nil"/>
              <w:left w:val="nil"/>
              <w:bottom w:val="nil"/>
              <w:right w:val="nil"/>
            </w:tcBorders>
            <w:shd w:val="clear" w:color="auto" w:fill="auto"/>
            <w:noWrap/>
            <w:vAlign w:val="bottom"/>
            <w:hideMark/>
          </w:tcPr>
          <w:p w14:paraId="40ABB2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15DBF8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w:t>
            </w:r>
          </w:p>
        </w:tc>
        <w:tc>
          <w:tcPr>
            <w:tcW w:w="673" w:type="dxa"/>
            <w:tcBorders>
              <w:top w:val="nil"/>
              <w:left w:val="nil"/>
              <w:bottom w:val="nil"/>
              <w:right w:val="nil"/>
            </w:tcBorders>
            <w:shd w:val="clear" w:color="auto" w:fill="auto"/>
            <w:noWrap/>
            <w:vAlign w:val="bottom"/>
            <w:hideMark/>
          </w:tcPr>
          <w:p w14:paraId="32E26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29.1</w:t>
            </w:r>
          </w:p>
        </w:tc>
        <w:tc>
          <w:tcPr>
            <w:tcW w:w="673" w:type="dxa"/>
            <w:tcBorders>
              <w:top w:val="nil"/>
              <w:left w:val="nil"/>
              <w:bottom w:val="nil"/>
              <w:right w:val="nil"/>
            </w:tcBorders>
            <w:shd w:val="clear" w:color="auto" w:fill="auto"/>
            <w:noWrap/>
            <w:vAlign w:val="bottom"/>
            <w:hideMark/>
          </w:tcPr>
          <w:p w14:paraId="32F3D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4F28C1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38.7</w:t>
            </w:r>
          </w:p>
        </w:tc>
        <w:tc>
          <w:tcPr>
            <w:tcW w:w="673" w:type="dxa"/>
            <w:tcBorders>
              <w:top w:val="nil"/>
              <w:left w:val="nil"/>
              <w:bottom w:val="nil"/>
              <w:right w:val="nil"/>
            </w:tcBorders>
            <w:shd w:val="clear" w:color="auto" w:fill="auto"/>
            <w:noWrap/>
            <w:vAlign w:val="bottom"/>
            <w:hideMark/>
          </w:tcPr>
          <w:p w14:paraId="699306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485C7C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1F1238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w:t>
            </w:r>
          </w:p>
        </w:tc>
      </w:tr>
      <w:tr w:rsidR="004B0B49" w:rsidRPr="0089132E" w14:paraId="354BA858" w14:textId="77777777" w:rsidTr="004B0B49">
        <w:trPr>
          <w:trHeight w:val="300"/>
        </w:trPr>
        <w:tc>
          <w:tcPr>
            <w:tcW w:w="1166" w:type="dxa"/>
            <w:tcBorders>
              <w:top w:val="nil"/>
              <w:left w:val="nil"/>
              <w:bottom w:val="nil"/>
              <w:right w:val="nil"/>
            </w:tcBorders>
            <w:shd w:val="clear" w:color="auto" w:fill="auto"/>
            <w:noWrap/>
            <w:vAlign w:val="bottom"/>
            <w:hideMark/>
          </w:tcPr>
          <w:p w14:paraId="26D34E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WU0003</w:t>
            </w:r>
          </w:p>
        </w:tc>
        <w:tc>
          <w:tcPr>
            <w:tcW w:w="1320" w:type="dxa"/>
            <w:tcBorders>
              <w:top w:val="nil"/>
              <w:left w:val="nil"/>
              <w:bottom w:val="nil"/>
              <w:right w:val="nil"/>
            </w:tcBorders>
            <w:shd w:val="clear" w:color="auto" w:fill="auto"/>
            <w:noWrap/>
            <w:vAlign w:val="bottom"/>
            <w:hideMark/>
          </w:tcPr>
          <w:p w14:paraId="138A63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8/20/2014</w:t>
            </w:r>
          </w:p>
        </w:tc>
        <w:tc>
          <w:tcPr>
            <w:tcW w:w="1114" w:type="dxa"/>
            <w:tcBorders>
              <w:top w:val="nil"/>
              <w:left w:val="nil"/>
              <w:bottom w:val="nil"/>
              <w:right w:val="nil"/>
            </w:tcBorders>
            <w:shd w:val="clear" w:color="auto" w:fill="auto"/>
            <w:noWrap/>
            <w:vAlign w:val="bottom"/>
            <w:hideMark/>
          </w:tcPr>
          <w:p w14:paraId="3F0E8D8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594B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820_0</w:t>
            </w:r>
          </w:p>
        </w:tc>
        <w:tc>
          <w:tcPr>
            <w:tcW w:w="673" w:type="dxa"/>
            <w:tcBorders>
              <w:top w:val="nil"/>
              <w:left w:val="nil"/>
              <w:bottom w:val="nil"/>
              <w:right w:val="nil"/>
            </w:tcBorders>
            <w:shd w:val="clear" w:color="auto" w:fill="auto"/>
            <w:noWrap/>
            <w:vAlign w:val="bottom"/>
            <w:hideMark/>
          </w:tcPr>
          <w:p w14:paraId="78AD13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22C8E1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0F7D2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507FE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70.8</w:t>
            </w:r>
          </w:p>
        </w:tc>
        <w:tc>
          <w:tcPr>
            <w:tcW w:w="673" w:type="dxa"/>
            <w:tcBorders>
              <w:top w:val="nil"/>
              <w:left w:val="nil"/>
              <w:bottom w:val="nil"/>
              <w:right w:val="nil"/>
            </w:tcBorders>
            <w:shd w:val="clear" w:color="auto" w:fill="auto"/>
            <w:noWrap/>
            <w:vAlign w:val="bottom"/>
            <w:hideMark/>
          </w:tcPr>
          <w:p w14:paraId="55482F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4D5B8D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4C5D75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26.8</w:t>
            </w:r>
          </w:p>
        </w:tc>
        <w:tc>
          <w:tcPr>
            <w:tcW w:w="674" w:type="dxa"/>
            <w:tcBorders>
              <w:top w:val="nil"/>
              <w:left w:val="nil"/>
              <w:bottom w:val="nil"/>
              <w:right w:val="nil"/>
            </w:tcBorders>
            <w:shd w:val="clear" w:color="auto" w:fill="auto"/>
            <w:noWrap/>
            <w:vAlign w:val="bottom"/>
            <w:hideMark/>
          </w:tcPr>
          <w:p w14:paraId="387D2D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r>
      <w:tr w:rsidR="004B0B49" w:rsidRPr="0089132E" w14:paraId="77106569" w14:textId="77777777" w:rsidTr="004B0B49">
        <w:trPr>
          <w:trHeight w:val="300"/>
        </w:trPr>
        <w:tc>
          <w:tcPr>
            <w:tcW w:w="1166" w:type="dxa"/>
            <w:tcBorders>
              <w:top w:val="nil"/>
              <w:left w:val="nil"/>
              <w:bottom w:val="nil"/>
              <w:right w:val="nil"/>
            </w:tcBorders>
            <w:shd w:val="clear" w:color="auto" w:fill="auto"/>
            <w:noWrap/>
            <w:vAlign w:val="bottom"/>
            <w:hideMark/>
          </w:tcPr>
          <w:p w14:paraId="3285F64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WB0425</w:t>
            </w:r>
          </w:p>
        </w:tc>
        <w:tc>
          <w:tcPr>
            <w:tcW w:w="1320" w:type="dxa"/>
            <w:tcBorders>
              <w:top w:val="nil"/>
              <w:left w:val="nil"/>
              <w:bottom w:val="nil"/>
              <w:right w:val="nil"/>
            </w:tcBorders>
            <w:shd w:val="clear" w:color="auto" w:fill="auto"/>
            <w:noWrap/>
            <w:vAlign w:val="bottom"/>
            <w:hideMark/>
          </w:tcPr>
          <w:p w14:paraId="584713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8/25/2014</w:t>
            </w:r>
          </w:p>
        </w:tc>
        <w:tc>
          <w:tcPr>
            <w:tcW w:w="1114" w:type="dxa"/>
            <w:tcBorders>
              <w:top w:val="nil"/>
              <w:left w:val="nil"/>
              <w:bottom w:val="nil"/>
              <w:right w:val="nil"/>
            </w:tcBorders>
            <w:shd w:val="clear" w:color="auto" w:fill="auto"/>
            <w:noWrap/>
            <w:vAlign w:val="bottom"/>
            <w:hideMark/>
          </w:tcPr>
          <w:p w14:paraId="39BD8D8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7EB523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821_0</w:t>
            </w:r>
          </w:p>
        </w:tc>
        <w:tc>
          <w:tcPr>
            <w:tcW w:w="673" w:type="dxa"/>
            <w:tcBorders>
              <w:top w:val="nil"/>
              <w:left w:val="nil"/>
              <w:bottom w:val="nil"/>
              <w:right w:val="nil"/>
            </w:tcBorders>
            <w:shd w:val="clear" w:color="auto" w:fill="auto"/>
            <w:noWrap/>
            <w:vAlign w:val="bottom"/>
            <w:hideMark/>
          </w:tcPr>
          <w:p w14:paraId="59BE61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54.8</w:t>
            </w:r>
          </w:p>
        </w:tc>
        <w:tc>
          <w:tcPr>
            <w:tcW w:w="673" w:type="dxa"/>
            <w:tcBorders>
              <w:top w:val="nil"/>
              <w:left w:val="nil"/>
              <w:bottom w:val="nil"/>
              <w:right w:val="nil"/>
            </w:tcBorders>
            <w:shd w:val="clear" w:color="auto" w:fill="auto"/>
            <w:noWrap/>
            <w:vAlign w:val="bottom"/>
            <w:hideMark/>
          </w:tcPr>
          <w:p w14:paraId="77A68A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4B2E7C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73.4</w:t>
            </w:r>
          </w:p>
        </w:tc>
        <w:tc>
          <w:tcPr>
            <w:tcW w:w="673" w:type="dxa"/>
            <w:tcBorders>
              <w:top w:val="nil"/>
              <w:left w:val="nil"/>
              <w:bottom w:val="nil"/>
              <w:right w:val="nil"/>
            </w:tcBorders>
            <w:shd w:val="clear" w:color="auto" w:fill="auto"/>
            <w:noWrap/>
            <w:vAlign w:val="bottom"/>
            <w:hideMark/>
          </w:tcPr>
          <w:p w14:paraId="51759D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78.6</w:t>
            </w:r>
          </w:p>
        </w:tc>
        <w:tc>
          <w:tcPr>
            <w:tcW w:w="673" w:type="dxa"/>
            <w:tcBorders>
              <w:top w:val="nil"/>
              <w:left w:val="nil"/>
              <w:bottom w:val="nil"/>
              <w:right w:val="nil"/>
            </w:tcBorders>
            <w:shd w:val="clear" w:color="auto" w:fill="auto"/>
            <w:noWrap/>
            <w:vAlign w:val="bottom"/>
            <w:hideMark/>
          </w:tcPr>
          <w:p w14:paraId="2831EF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1EBFA0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386C1C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269D2E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r>
      <w:tr w:rsidR="004B0B49" w:rsidRPr="0089132E" w14:paraId="309C6AA9" w14:textId="77777777" w:rsidTr="004B0B49">
        <w:trPr>
          <w:trHeight w:val="300"/>
        </w:trPr>
        <w:tc>
          <w:tcPr>
            <w:tcW w:w="1166" w:type="dxa"/>
            <w:tcBorders>
              <w:top w:val="nil"/>
              <w:left w:val="nil"/>
              <w:bottom w:val="nil"/>
              <w:right w:val="nil"/>
            </w:tcBorders>
            <w:shd w:val="clear" w:color="auto" w:fill="auto"/>
            <w:noWrap/>
            <w:vAlign w:val="bottom"/>
            <w:hideMark/>
          </w:tcPr>
          <w:p w14:paraId="4B0F6D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MRW15</w:t>
            </w:r>
          </w:p>
        </w:tc>
        <w:tc>
          <w:tcPr>
            <w:tcW w:w="1320" w:type="dxa"/>
            <w:tcBorders>
              <w:top w:val="nil"/>
              <w:left w:val="nil"/>
              <w:bottom w:val="nil"/>
              <w:right w:val="nil"/>
            </w:tcBorders>
            <w:shd w:val="clear" w:color="auto" w:fill="auto"/>
            <w:noWrap/>
            <w:vAlign w:val="bottom"/>
            <w:hideMark/>
          </w:tcPr>
          <w:p w14:paraId="29DD01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9/25/2014</w:t>
            </w:r>
          </w:p>
        </w:tc>
        <w:tc>
          <w:tcPr>
            <w:tcW w:w="1114" w:type="dxa"/>
            <w:tcBorders>
              <w:top w:val="nil"/>
              <w:left w:val="nil"/>
              <w:bottom w:val="nil"/>
              <w:right w:val="nil"/>
            </w:tcBorders>
            <w:shd w:val="clear" w:color="auto" w:fill="auto"/>
            <w:noWrap/>
            <w:vAlign w:val="bottom"/>
            <w:hideMark/>
          </w:tcPr>
          <w:p w14:paraId="1E8928D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EF0AF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824_0</w:t>
            </w:r>
          </w:p>
        </w:tc>
        <w:tc>
          <w:tcPr>
            <w:tcW w:w="673" w:type="dxa"/>
            <w:tcBorders>
              <w:top w:val="nil"/>
              <w:left w:val="nil"/>
              <w:bottom w:val="nil"/>
              <w:right w:val="nil"/>
            </w:tcBorders>
            <w:shd w:val="clear" w:color="auto" w:fill="auto"/>
            <w:noWrap/>
            <w:vAlign w:val="bottom"/>
            <w:hideMark/>
          </w:tcPr>
          <w:p w14:paraId="429604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1043DD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w:t>
            </w:r>
          </w:p>
        </w:tc>
        <w:tc>
          <w:tcPr>
            <w:tcW w:w="673" w:type="dxa"/>
            <w:tcBorders>
              <w:top w:val="nil"/>
              <w:left w:val="nil"/>
              <w:bottom w:val="nil"/>
              <w:right w:val="nil"/>
            </w:tcBorders>
            <w:shd w:val="clear" w:color="auto" w:fill="auto"/>
            <w:noWrap/>
            <w:vAlign w:val="bottom"/>
            <w:hideMark/>
          </w:tcPr>
          <w:p w14:paraId="16A6C8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176803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c>
          <w:tcPr>
            <w:tcW w:w="673" w:type="dxa"/>
            <w:tcBorders>
              <w:top w:val="nil"/>
              <w:left w:val="nil"/>
              <w:bottom w:val="nil"/>
              <w:right w:val="nil"/>
            </w:tcBorders>
            <w:shd w:val="clear" w:color="auto" w:fill="auto"/>
            <w:noWrap/>
            <w:vAlign w:val="bottom"/>
            <w:hideMark/>
          </w:tcPr>
          <w:p w14:paraId="0C4882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3" w:type="dxa"/>
            <w:tcBorders>
              <w:top w:val="nil"/>
              <w:left w:val="nil"/>
              <w:bottom w:val="nil"/>
              <w:right w:val="nil"/>
            </w:tcBorders>
            <w:shd w:val="clear" w:color="auto" w:fill="auto"/>
            <w:noWrap/>
            <w:vAlign w:val="bottom"/>
            <w:hideMark/>
          </w:tcPr>
          <w:p w14:paraId="54CBDD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2C0FB9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78.4</w:t>
            </w:r>
          </w:p>
        </w:tc>
        <w:tc>
          <w:tcPr>
            <w:tcW w:w="674" w:type="dxa"/>
            <w:tcBorders>
              <w:top w:val="nil"/>
              <w:left w:val="nil"/>
              <w:bottom w:val="nil"/>
              <w:right w:val="nil"/>
            </w:tcBorders>
            <w:shd w:val="clear" w:color="auto" w:fill="auto"/>
            <w:noWrap/>
            <w:vAlign w:val="bottom"/>
            <w:hideMark/>
          </w:tcPr>
          <w:p w14:paraId="7257E2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r>
      <w:tr w:rsidR="004B0B49" w:rsidRPr="0089132E" w14:paraId="47A73359" w14:textId="77777777" w:rsidTr="004B0B49">
        <w:trPr>
          <w:trHeight w:val="300"/>
        </w:trPr>
        <w:tc>
          <w:tcPr>
            <w:tcW w:w="1166" w:type="dxa"/>
            <w:tcBorders>
              <w:top w:val="nil"/>
              <w:left w:val="nil"/>
              <w:bottom w:val="nil"/>
              <w:right w:val="nil"/>
            </w:tcBorders>
            <w:shd w:val="clear" w:color="auto" w:fill="auto"/>
            <w:noWrap/>
            <w:vAlign w:val="bottom"/>
            <w:hideMark/>
          </w:tcPr>
          <w:p w14:paraId="7BB4AB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MRW192</w:t>
            </w:r>
          </w:p>
        </w:tc>
        <w:tc>
          <w:tcPr>
            <w:tcW w:w="1320" w:type="dxa"/>
            <w:tcBorders>
              <w:top w:val="nil"/>
              <w:left w:val="nil"/>
              <w:bottom w:val="nil"/>
              <w:right w:val="nil"/>
            </w:tcBorders>
            <w:shd w:val="clear" w:color="auto" w:fill="auto"/>
            <w:noWrap/>
            <w:vAlign w:val="bottom"/>
            <w:hideMark/>
          </w:tcPr>
          <w:p w14:paraId="5D1269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10/7/2014</w:t>
            </w:r>
          </w:p>
        </w:tc>
        <w:tc>
          <w:tcPr>
            <w:tcW w:w="1114" w:type="dxa"/>
            <w:tcBorders>
              <w:top w:val="nil"/>
              <w:left w:val="nil"/>
              <w:bottom w:val="nil"/>
              <w:right w:val="nil"/>
            </w:tcBorders>
            <w:shd w:val="clear" w:color="auto" w:fill="auto"/>
            <w:noWrap/>
            <w:vAlign w:val="bottom"/>
            <w:hideMark/>
          </w:tcPr>
          <w:p w14:paraId="266E454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F63BC2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825_0</w:t>
            </w:r>
          </w:p>
        </w:tc>
        <w:tc>
          <w:tcPr>
            <w:tcW w:w="673" w:type="dxa"/>
            <w:tcBorders>
              <w:top w:val="nil"/>
              <w:left w:val="nil"/>
              <w:bottom w:val="nil"/>
              <w:right w:val="nil"/>
            </w:tcBorders>
            <w:shd w:val="clear" w:color="auto" w:fill="auto"/>
            <w:noWrap/>
            <w:vAlign w:val="bottom"/>
            <w:hideMark/>
          </w:tcPr>
          <w:p w14:paraId="603639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1B543D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09BF6B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0F7B2D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038724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33.5</w:t>
            </w:r>
          </w:p>
        </w:tc>
        <w:tc>
          <w:tcPr>
            <w:tcW w:w="673" w:type="dxa"/>
            <w:tcBorders>
              <w:top w:val="nil"/>
              <w:left w:val="nil"/>
              <w:bottom w:val="nil"/>
              <w:right w:val="nil"/>
            </w:tcBorders>
            <w:shd w:val="clear" w:color="auto" w:fill="auto"/>
            <w:noWrap/>
            <w:vAlign w:val="bottom"/>
            <w:hideMark/>
          </w:tcPr>
          <w:p w14:paraId="72A2FB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199B4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4" w:type="dxa"/>
            <w:tcBorders>
              <w:top w:val="nil"/>
              <w:left w:val="nil"/>
              <w:bottom w:val="nil"/>
              <w:right w:val="nil"/>
            </w:tcBorders>
            <w:shd w:val="clear" w:color="auto" w:fill="auto"/>
            <w:noWrap/>
            <w:vAlign w:val="bottom"/>
            <w:hideMark/>
          </w:tcPr>
          <w:p w14:paraId="30B26A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6B9F21D0" w14:textId="77777777" w:rsidTr="004B0B49">
        <w:trPr>
          <w:trHeight w:val="300"/>
        </w:trPr>
        <w:tc>
          <w:tcPr>
            <w:tcW w:w="1166" w:type="dxa"/>
            <w:tcBorders>
              <w:top w:val="nil"/>
              <w:left w:val="nil"/>
              <w:bottom w:val="nil"/>
              <w:right w:val="nil"/>
            </w:tcBorders>
            <w:shd w:val="clear" w:color="auto" w:fill="auto"/>
            <w:noWrap/>
            <w:vAlign w:val="bottom"/>
            <w:hideMark/>
          </w:tcPr>
          <w:p w14:paraId="7469B4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MRW193</w:t>
            </w:r>
          </w:p>
        </w:tc>
        <w:tc>
          <w:tcPr>
            <w:tcW w:w="1320" w:type="dxa"/>
            <w:tcBorders>
              <w:top w:val="nil"/>
              <w:left w:val="nil"/>
              <w:bottom w:val="nil"/>
              <w:right w:val="nil"/>
            </w:tcBorders>
            <w:shd w:val="clear" w:color="auto" w:fill="auto"/>
            <w:noWrap/>
            <w:vAlign w:val="bottom"/>
            <w:hideMark/>
          </w:tcPr>
          <w:p w14:paraId="164608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10/8/2014</w:t>
            </w:r>
          </w:p>
        </w:tc>
        <w:tc>
          <w:tcPr>
            <w:tcW w:w="1114" w:type="dxa"/>
            <w:tcBorders>
              <w:top w:val="nil"/>
              <w:left w:val="nil"/>
              <w:bottom w:val="nil"/>
              <w:right w:val="nil"/>
            </w:tcBorders>
            <w:shd w:val="clear" w:color="auto" w:fill="auto"/>
            <w:noWrap/>
            <w:vAlign w:val="bottom"/>
            <w:hideMark/>
          </w:tcPr>
          <w:p w14:paraId="17D134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FC8B8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826_0</w:t>
            </w:r>
          </w:p>
        </w:tc>
        <w:tc>
          <w:tcPr>
            <w:tcW w:w="673" w:type="dxa"/>
            <w:tcBorders>
              <w:top w:val="nil"/>
              <w:left w:val="nil"/>
              <w:bottom w:val="nil"/>
              <w:right w:val="nil"/>
            </w:tcBorders>
            <w:shd w:val="clear" w:color="auto" w:fill="auto"/>
            <w:noWrap/>
            <w:vAlign w:val="bottom"/>
            <w:hideMark/>
          </w:tcPr>
          <w:p w14:paraId="626034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1FC4890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1C9BD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4383C0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c>
          <w:tcPr>
            <w:tcW w:w="673" w:type="dxa"/>
            <w:tcBorders>
              <w:top w:val="nil"/>
              <w:left w:val="nil"/>
              <w:bottom w:val="nil"/>
              <w:right w:val="nil"/>
            </w:tcBorders>
            <w:shd w:val="clear" w:color="auto" w:fill="auto"/>
            <w:noWrap/>
            <w:vAlign w:val="bottom"/>
            <w:hideMark/>
          </w:tcPr>
          <w:p w14:paraId="307B37E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1D366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5BC9C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4" w:type="dxa"/>
            <w:tcBorders>
              <w:top w:val="nil"/>
              <w:left w:val="nil"/>
              <w:bottom w:val="nil"/>
              <w:right w:val="nil"/>
            </w:tcBorders>
            <w:shd w:val="clear" w:color="auto" w:fill="auto"/>
            <w:noWrap/>
            <w:vAlign w:val="bottom"/>
            <w:hideMark/>
          </w:tcPr>
          <w:p w14:paraId="1FCBE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r>
      <w:tr w:rsidR="004B0B49" w:rsidRPr="0089132E" w14:paraId="6F9C4073" w14:textId="77777777" w:rsidTr="004B0B49">
        <w:trPr>
          <w:trHeight w:val="300"/>
        </w:trPr>
        <w:tc>
          <w:tcPr>
            <w:tcW w:w="1166" w:type="dxa"/>
            <w:tcBorders>
              <w:top w:val="nil"/>
              <w:left w:val="nil"/>
              <w:bottom w:val="nil"/>
              <w:right w:val="nil"/>
            </w:tcBorders>
            <w:shd w:val="clear" w:color="auto" w:fill="auto"/>
            <w:noWrap/>
            <w:vAlign w:val="bottom"/>
            <w:hideMark/>
          </w:tcPr>
          <w:p w14:paraId="52E11DD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SR10</w:t>
            </w:r>
          </w:p>
        </w:tc>
        <w:tc>
          <w:tcPr>
            <w:tcW w:w="1320" w:type="dxa"/>
            <w:tcBorders>
              <w:top w:val="nil"/>
              <w:left w:val="nil"/>
              <w:bottom w:val="nil"/>
              <w:right w:val="nil"/>
            </w:tcBorders>
            <w:shd w:val="clear" w:color="auto" w:fill="auto"/>
            <w:noWrap/>
            <w:vAlign w:val="bottom"/>
            <w:hideMark/>
          </w:tcPr>
          <w:p w14:paraId="21420B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8/25/2014</w:t>
            </w:r>
          </w:p>
        </w:tc>
        <w:tc>
          <w:tcPr>
            <w:tcW w:w="1114" w:type="dxa"/>
            <w:tcBorders>
              <w:top w:val="nil"/>
              <w:left w:val="nil"/>
              <w:bottom w:val="nil"/>
              <w:right w:val="nil"/>
            </w:tcBorders>
            <w:shd w:val="clear" w:color="auto" w:fill="auto"/>
            <w:noWrap/>
            <w:vAlign w:val="bottom"/>
            <w:hideMark/>
          </w:tcPr>
          <w:p w14:paraId="7DCCBE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2B8D3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827_0</w:t>
            </w:r>
          </w:p>
        </w:tc>
        <w:tc>
          <w:tcPr>
            <w:tcW w:w="673" w:type="dxa"/>
            <w:tcBorders>
              <w:top w:val="nil"/>
              <w:left w:val="nil"/>
              <w:bottom w:val="nil"/>
              <w:right w:val="nil"/>
            </w:tcBorders>
            <w:shd w:val="clear" w:color="auto" w:fill="auto"/>
            <w:noWrap/>
            <w:vAlign w:val="bottom"/>
            <w:hideMark/>
          </w:tcPr>
          <w:p w14:paraId="779EEF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27483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179A59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177332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397111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41B0C8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35F887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4" w:type="dxa"/>
            <w:tcBorders>
              <w:top w:val="nil"/>
              <w:left w:val="nil"/>
              <w:bottom w:val="nil"/>
              <w:right w:val="nil"/>
            </w:tcBorders>
            <w:shd w:val="clear" w:color="auto" w:fill="auto"/>
            <w:noWrap/>
            <w:vAlign w:val="bottom"/>
            <w:hideMark/>
          </w:tcPr>
          <w:p w14:paraId="1A7AA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61.3</w:t>
            </w:r>
          </w:p>
        </w:tc>
      </w:tr>
      <w:tr w:rsidR="004B0B49" w:rsidRPr="0089132E" w14:paraId="3BD03213" w14:textId="77777777" w:rsidTr="004B0B49">
        <w:trPr>
          <w:trHeight w:val="300"/>
        </w:trPr>
        <w:tc>
          <w:tcPr>
            <w:tcW w:w="1166" w:type="dxa"/>
            <w:tcBorders>
              <w:top w:val="nil"/>
              <w:left w:val="nil"/>
              <w:bottom w:val="nil"/>
              <w:right w:val="nil"/>
            </w:tcBorders>
            <w:shd w:val="clear" w:color="auto" w:fill="auto"/>
            <w:noWrap/>
            <w:vAlign w:val="bottom"/>
            <w:hideMark/>
          </w:tcPr>
          <w:p w14:paraId="58616A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w:t>
            </w:r>
          </w:p>
        </w:tc>
        <w:tc>
          <w:tcPr>
            <w:tcW w:w="1320" w:type="dxa"/>
            <w:tcBorders>
              <w:top w:val="nil"/>
              <w:left w:val="nil"/>
              <w:bottom w:val="nil"/>
              <w:right w:val="nil"/>
            </w:tcBorders>
            <w:shd w:val="clear" w:color="auto" w:fill="auto"/>
            <w:noWrap/>
            <w:vAlign w:val="bottom"/>
            <w:hideMark/>
          </w:tcPr>
          <w:p w14:paraId="2C519B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8/26/2014</w:t>
            </w:r>
          </w:p>
        </w:tc>
        <w:tc>
          <w:tcPr>
            <w:tcW w:w="1114" w:type="dxa"/>
            <w:tcBorders>
              <w:top w:val="nil"/>
              <w:left w:val="nil"/>
              <w:bottom w:val="nil"/>
              <w:right w:val="nil"/>
            </w:tcBorders>
            <w:shd w:val="clear" w:color="auto" w:fill="auto"/>
            <w:noWrap/>
            <w:vAlign w:val="bottom"/>
            <w:hideMark/>
          </w:tcPr>
          <w:p w14:paraId="51BC4E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026A1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828_0</w:t>
            </w:r>
          </w:p>
        </w:tc>
        <w:tc>
          <w:tcPr>
            <w:tcW w:w="673" w:type="dxa"/>
            <w:tcBorders>
              <w:top w:val="nil"/>
              <w:left w:val="nil"/>
              <w:bottom w:val="nil"/>
              <w:right w:val="nil"/>
            </w:tcBorders>
            <w:shd w:val="clear" w:color="auto" w:fill="auto"/>
            <w:noWrap/>
            <w:vAlign w:val="bottom"/>
            <w:hideMark/>
          </w:tcPr>
          <w:p w14:paraId="250D8A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1394BC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C14B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50CB78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28D8C1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1E7796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6CCE79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4" w:type="dxa"/>
            <w:tcBorders>
              <w:top w:val="nil"/>
              <w:left w:val="nil"/>
              <w:bottom w:val="nil"/>
              <w:right w:val="nil"/>
            </w:tcBorders>
            <w:shd w:val="clear" w:color="auto" w:fill="auto"/>
            <w:noWrap/>
            <w:vAlign w:val="bottom"/>
            <w:hideMark/>
          </w:tcPr>
          <w:p w14:paraId="4813D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r>
      <w:tr w:rsidR="004B0B49" w:rsidRPr="0089132E" w14:paraId="30A9D1CE" w14:textId="77777777" w:rsidTr="004B0B49">
        <w:trPr>
          <w:trHeight w:val="300"/>
        </w:trPr>
        <w:tc>
          <w:tcPr>
            <w:tcW w:w="1166" w:type="dxa"/>
            <w:tcBorders>
              <w:top w:val="nil"/>
              <w:left w:val="nil"/>
              <w:bottom w:val="nil"/>
              <w:right w:val="nil"/>
            </w:tcBorders>
            <w:shd w:val="clear" w:color="auto" w:fill="auto"/>
            <w:noWrap/>
            <w:vAlign w:val="bottom"/>
            <w:hideMark/>
          </w:tcPr>
          <w:p w14:paraId="3D1DCE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SR4</w:t>
            </w:r>
          </w:p>
        </w:tc>
        <w:tc>
          <w:tcPr>
            <w:tcW w:w="1320" w:type="dxa"/>
            <w:tcBorders>
              <w:top w:val="nil"/>
              <w:left w:val="nil"/>
              <w:bottom w:val="nil"/>
              <w:right w:val="nil"/>
            </w:tcBorders>
            <w:shd w:val="clear" w:color="auto" w:fill="auto"/>
            <w:noWrap/>
            <w:vAlign w:val="bottom"/>
            <w:hideMark/>
          </w:tcPr>
          <w:p w14:paraId="3B90A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8/26/2014</w:t>
            </w:r>
          </w:p>
        </w:tc>
        <w:tc>
          <w:tcPr>
            <w:tcW w:w="1114" w:type="dxa"/>
            <w:tcBorders>
              <w:top w:val="nil"/>
              <w:left w:val="nil"/>
              <w:bottom w:val="nil"/>
              <w:right w:val="nil"/>
            </w:tcBorders>
            <w:shd w:val="clear" w:color="auto" w:fill="auto"/>
            <w:noWrap/>
            <w:vAlign w:val="bottom"/>
            <w:hideMark/>
          </w:tcPr>
          <w:p w14:paraId="3891CA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C1265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829_0</w:t>
            </w:r>
          </w:p>
        </w:tc>
        <w:tc>
          <w:tcPr>
            <w:tcW w:w="673" w:type="dxa"/>
            <w:tcBorders>
              <w:top w:val="nil"/>
              <w:left w:val="nil"/>
              <w:bottom w:val="nil"/>
              <w:right w:val="nil"/>
            </w:tcBorders>
            <w:shd w:val="clear" w:color="auto" w:fill="auto"/>
            <w:noWrap/>
            <w:vAlign w:val="bottom"/>
            <w:hideMark/>
          </w:tcPr>
          <w:p w14:paraId="78C8A5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67.5</w:t>
            </w:r>
          </w:p>
        </w:tc>
        <w:tc>
          <w:tcPr>
            <w:tcW w:w="673" w:type="dxa"/>
            <w:tcBorders>
              <w:top w:val="nil"/>
              <w:left w:val="nil"/>
              <w:bottom w:val="nil"/>
              <w:right w:val="nil"/>
            </w:tcBorders>
            <w:shd w:val="clear" w:color="auto" w:fill="auto"/>
            <w:noWrap/>
            <w:vAlign w:val="bottom"/>
            <w:hideMark/>
          </w:tcPr>
          <w:p w14:paraId="448DF9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36.3</w:t>
            </w:r>
          </w:p>
        </w:tc>
        <w:tc>
          <w:tcPr>
            <w:tcW w:w="673" w:type="dxa"/>
            <w:tcBorders>
              <w:top w:val="nil"/>
              <w:left w:val="nil"/>
              <w:bottom w:val="nil"/>
              <w:right w:val="nil"/>
            </w:tcBorders>
            <w:shd w:val="clear" w:color="auto" w:fill="auto"/>
            <w:noWrap/>
            <w:vAlign w:val="bottom"/>
            <w:hideMark/>
          </w:tcPr>
          <w:p w14:paraId="15A599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76.7</w:t>
            </w:r>
          </w:p>
        </w:tc>
        <w:tc>
          <w:tcPr>
            <w:tcW w:w="673" w:type="dxa"/>
            <w:tcBorders>
              <w:top w:val="nil"/>
              <w:left w:val="nil"/>
              <w:bottom w:val="nil"/>
              <w:right w:val="nil"/>
            </w:tcBorders>
            <w:shd w:val="clear" w:color="auto" w:fill="auto"/>
            <w:noWrap/>
            <w:vAlign w:val="bottom"/>
            <w:hideMark/>
          </w:tcPr>
          <w:p w14:paraId="0D117A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70.9</w:t>
            </w:r>
          </w:p>
        </w:tc>
        <w:tc>
          <w:tcPr>
            <w:tcW w:w="673" w:type="dxa"/>
            <w:tcBorders>
              <w:top w:val="nil"/>
              <w:left w:val="nil"/>
              <w:bottom w:val="nil"/>
              <w:right w:val="nil"/>
            </w:tcBorders>
            <w:shd w:val="clear" w:color="auto" w:fill="auto"/>
            <w:noWrap/>
            <w:vAlign w:val="bottom"/>
            <w:hideMark/>
          </w:tcPr>
          <w:p w14:paraId="728B75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49.2</w:t>
            </w:r>
          </w:p>
        </w:tc>
        <w:tc>
          <w:tcPr>
            <w:tcW w:w="673" w:type="dxa"/>
            <w:tcBorders>
              <w:top w:val="nil"/>
              <w:left w:val="nil"/>
              <w:bottom w:val="nil"/>
              <w:right w:val="nil"/>
            </w:tcBorders>
            <w:shd w:val="clear" w:color="auto" w:fill="auto"/>
            <w:noWrap/>
            <w:vAlign w:val="bottom"/>
            <w:hideMark/>
          </w:tcPr>
          <w:p w14:paraId="6B2BE0B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5A01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4" w:type="dxa"/>
            <w:tcBorders>
              <w:top w:val="nil"/>
              <w:left w:val="nil"/>
              <w:bottom w:val="nil"/>
              <w:right w:val="nil"/>
            </w:tcBorders>
            <w:shd w:val="clear" w:color="auto" w:fill="auto"/>
            <w:noWrap/>
            <w:vAlign w:val="bottom"/>
            <w:hideMark/>
          </w:tcPr>
          <w:p w14:paraId="510B11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r>
      <w:tr w:rsidR="004B0B49" w:rsidRPr="0089132E" w14:paraId="5994B9A0" w14:textId="77777777" w:rsidTr="004B0B49">
        <w:trPr>
          <w:trHeight w:val="300"/>
        </w:trPr>
        <w:tc>
          <w:tcPr>
            <w:tcW w:w="1166" w:type="dxa"/>
            <w:tcBorders>
              <w:top w:val="nil"/>
              <w:left w:val="nil"/>
              <w:bottom w:val="nil"/>
              <w:right w:val="nil"/>
            </w:tcBorders>
            <w:shd w:val="clear" w:color="auto" w:fill="auto"/>
            <w:noWrap/>
            <w:vAlign w:val="bottom"/>
            <w:hideMark/>
          </w:tcPr>
          <w:p w14:paraId="7DE2A1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SR24</w:t>
            </w:r>
          </w:p>
        </w:tc>
        <w:tc>
          <w:tcPr>
            <w:tcW w:w="1320" w:type="dxa"/>
            <w:tcBorders>
              <w:top w:val="nil"/>
              <w:left w:val="nil"/>
              <w:bottom w:val="nil"/>
              <w:right w:val="nil"/>
            </w:tcBorders>
            <w:shd w:val="clear" w:color="auto" w:fill="auto"/>
            <w:noWrap/>
            <w:vAlign w:val="bottom"/>
            <w:hideMark/>
          </w:tcPr>
          <w:p w14:paraId="7A6AF5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9/10/2014</w:t>
            </w:r>
          </w:p>
        </w:tc>
        <w:tc>
          <w:tcPr>
            <w:tcW w:w="1114" w:type="dxa"/>
            <w:tcBorders>
              <w:top w:val="nil"/>
              <w:left w:val="nil"/>
              <w:bottom w:val="nil"/>
              <w:right w:val="nil"/>
            </w:tcBorders>
            <w:shd w:val="clear" w:color="auto" w:fill="auto"/>
            <w:noWrap/>
            <w:vAlign w:val="bottom"/>
            <w:hideMark/>
          </w:tcPr>
          <w:p w14:paraId="746BAC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1B8F5E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830_0</w:t>
            </w:r>
          </w:p>
        </w:tc>
        <w:tc>
          <w:tcPr>
            <w:tcW w:w="673" w:type="dxa"/>
            <w:tcBorders>
              <w:top w:val="nil"/>
              <w:left w:val="nil"/>
              <w:bottom w:val="nil"/>
              <w:right w:val="nil"/>
            </w:tcBorders>
            <w:shd w:val="clear" w:color="auto" w:fill="auto"/>
            <w:noWrap/>
            <w:vAlign w:val="bottom"/>
            <w:hideMark/>
          </w:tcPr>
          <w:p w14:paraId="0FBEFB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47.8</w:t>
            </w:r>
          </w:p>
        </w:tc>
        <w:tc>
          <w:tcPr>
            <w:tcW w:w="673" w:type="dxa"/>
            <w:tcBorders>
              <w:top w:val="nil"/>
              <w:left w:val="nil"/>
              <w:bottom w:val="nil"/>
              <w:right w:val="nil"/>
            </w:tcBorders>
            <w:shd w:val="clear" w:color="auto" w:fill="auto"/>
            <w:noWrap/>
            <w:vAlign w:val="bottom"/>
            <w:hideMark/>
          </w:tcPr>
          <w:p w14:paraId="2CC09A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19.2</w:t>
            </w:r>
          </w:p>
        </w:tc>
        <w:tc>
          <w:tcPr>
            <w:tcW w:w="673" w:type="dxa"/>
            <w:tcBorders>
              <w:top w:val="nil"/>
              <w:left w:val="nil"/>
              <w:bottom w:val="nil"/>
              <w:right w:val="nil"/>
            </w:tcBorders>
            <w:shd w:val="clear" w:color="auto" w:fill="auto"/>
            <w:noWrap/>
            <w:vAlign w:val="bottom"/>
            <w:hideMark/>
          </w:tcPr>
          <w:p w14:paraId="73F7F8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0B0589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6E6626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w:t>
            </w:r>
          </w:p>
        </w:tc>
        <w:tc>
          <w:tcPr>
            <w:tcW w:w="673" w:type="dxa"/>
            <w:tcBorders>
              <w:top w:val="nil"/>
              <w:left w:val="nil"/>
              <w:bottom w:val="nil"/>
              <w:right w:val="nil"/>
            </w:tcBorders>
            <w:shd w:val="clear" w:color="auto" w:fill="auto"/>
            <w:noWrap/>
            <w:vAlign w:val="bottom"/>
            <w:hideMark/>
          </w:tcPr>
          <w:p w14:paraId="5FE405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61.9</w:t>
            </w:r>
          </w:p>
        </w:tc>
        <w:tc>
          <w:tcPr>
            <w:tcW w:w="673" w:type="dxa"/>
            <w:tcBorders>
              <w:top w:val="nil"/>
              <w:left w:val="nil"/>
              <w:bottom w:val="nil"/>
              <w:right w:val="nil"/>
            </w:tcBorders>
            <w:shd w:val="clear" w:color="auto" w:fill="auto"/>
            <w:noWrap/>
            <w:vAlign w:val="bottom"/>
            <w:hideMark/>
          </w:tcPr>
          <w:p w14:paraId="49B180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4" w:type="dxa"/>
            <w:tcBorders>
              <w:top w:val="nil"/>
              <w:left w:val="nil"/>
              <w:bottom w:val="nil"/>
              <w:right w:val="nil"/>
            </w:tcBorders>
            <w:shd w:val="clear" w:color="auto" w:fill="auto"/>
            <w:noWrap/>
            <w:vAlign w:val="bottom"/>
            <w:hideMark/>
          </w:tcPr>
          <w:p w14:paraId="39A3BC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r>
      <w:tr w:rsidR="004B0B49" w:rsidRPr="0089132E" w14:paraId="039793D0" w14:textId="77777777" w:rsidTr="004B0B49">
        <w:trPr>
          <w:trHeight w:val="300"/>
        </w:trPr>
        <w:tc>
          <w:tcPr>
            <w:tcW w:w="1166" w:type="dxa"/>
            <w:tcBorders>
              <w:top w:val="nil"/>
              <w:left w:val="nil"/>
              <w:bottom w:val="nil"/>
              <w:right w:val="nil"/>
            </w:tcBorders>
            <w:shd w:val="clear" w:color="auto" w:fill="auto"/>
            <w:noWrap/>
            <w:vAlign w:val="bottom"/>
            <w:hideMark/>
          </w:tcPr>
          <w:p w14:paraId="39A218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SR14</w:t>
            </w:r>
          </w:p>
        </w:tc>
        <w:tc>
          <w:tcPr>
            <w:tcW w:w="1320" w:type="dxa"/>
            <w:tcBorders>
              <w:top w:val="nil"/>
              <w:left w:val="nil"/>
              <w:bottom w:val="nil"/>
              <w:right w:val="nil"/>
            </w:tcBorders>
            <w:shd w:val="clear" w:color="auto" w:fill="auto"/>
            <w:noWrap/>
            <w:vAlign w:val="bottom"/>
            <w:hideMark/>
          </w:tcPr>
          <w:p w14:paraId="1AA301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9/18/2014</w:t>
            </w:r>
          </w:p>
        </w:tc>
        <w:tc>
          <w:tcPr>
            <w:tcW w:w="1114" w:type="dxa"/>
            <w:tcBorders>
              <w:top w:val="nil"/>
              <w:left w:val="nil"/>
              <w:bottom w:val="nil"/>
              <w:right w:val="nil"/>
            </w:tcBorders>
            <w:shd w:val="clear" w:color="auto" w:fill="auto"/>
            <w:noWrap/>
            <w:vAlign w:val="bottom"/>
            <w:hideMark/>
          </w:tcPr>
          <w:p w14:paraId="7A8B0C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36C1B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831_0</w:t>
            </w:r>
          </w:p>
        </w:tc>
        <w:tc>
          <w:tcPr>
            <w:tcW w:w="673" w:type="dxa"/>
            <w:tcBorders>
              <w:top w:val="nil"/>
              <w:left w:val="nil"/>
              <w:bottom w:val="nil"/>
              <w:right w:val="nil"/>
            </w:tcBorders>
            <w:shd w:val="clear" w:color="auto" w:fill="auto"/>
            <w:noWrap/>
            <w:vAlign w:val="bottom"/>
            <w:hideMark/>
          </w:tcPr>
          <w:p w14:paraId="256C33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42EE30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46CBE3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16D653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374DDA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19.6</w:t>
            </w:r>
          </w:p>
        </w:tc>
        <w:tc>
          <w:tcPr>
            <w:tcW w:w="673" w:type="dxa"/>
            <w:tcBorders>
              <w:top w:val="nil"/>
              <w:left w:val="nil"/>
              <w:bottom w:val="nil"/>
              <w:right w:val="nil"/>
            </w:tcBorders>
            <w:shd w:val="clear" w:color="auto" w:fill="auto"/>
            <w:noWrap/>
            <w:vAlign w:val="bottom"/>
            <w:hideMark/>
          </w:tcPr>
          <w:p w14:paraId="40B3C1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4B113B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62.7</w:t>
            </w:r>
          </w:p>
        </w:tc>
        <w:tc>
          <w:tcPr>
            <w:tcW w:w="674" w:type="dxa"/>
            <w:tcBorders>
              <w:top w:val="nil"/>
              <w:left w:val="nil"/>
              <w:bottom w:val="nil"/>
              <w:right w:val="nil"/>
            </w:tcBorders>
            <w:shd w:val="clear" w:color="auto" w:fill="auto"/>
            <w:noWrap/>
            <w:vAlign w:val="bottom"/>
            <w:hideMark/>
          </w:tcPr>
          <w:p w14:paraId="6F2899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74.9</w:t>
            </w:r>
          </w:p>
        </w:tc>
      </w:tr>
      <w:tr w:rsidR="004B0B49" w:rsidRPr="0089132E" w14:paraId="64EB2835" w14:textId="77777777" w:rsidTr="004B0B49">
        <w:trPr>
          <w:trHeight w:val="300"/>
        </w:trPr>
        <w:tc>
          <w:tcPr>
            <w:tcW w:w="1166" w:type="dxa"/>
            <w:tcBorders>
              <w:top w:val="nil"/>
              <w:left w:val="nil"/>
              <w:bottom w:val="nil"/>
              <w:right w:val="nil"/>
            </w:tcBorders>
            <w:shd w:val="clear" w:color="auto" w:fill="auto"/>
            <w:noWrap/>
            <w:vAlign w:val="bottom"/>
            <w:hideMark/>
          </w:tcPr>
          <w:p w14:paraId="690E411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WB0444</w:t>
            </w:r>
          </w:p>
        </w:tc>
        <w:tc>
          <w:tcPr>
            <w:tcW w:w="1320" w:type="dxa"/>
            <w:tcBorders>
              <w:top w:val="nil"/>
              <w:left w:val="nil"/>
              <w:bottom w:val="nil"/>
              <w:right w:val="nil"/>
            </w:tcBorders>
            <w:shd w:val="clear" w:color="auto" w:fill="auto"/>
            <w:noWrap/>
            <w:vAlign w:val="bottom"/>
            <w:hideMark/>
          </w:tcPr>
          <w:p w14:paraId="62E407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7/16/2015</w:t>
            </w:r>
          </w:p>
        </w:tc>
        <w:tc>
          <w:tcPr>
            <w:tcW w:w="1114" w:type="dxa"/>
            <w:tcBorders>
              <w:top w:val="nil"/>
              <w:left w:val="nil"/>
              <w:bottom w:val="nil"/>
              <w:right w:val="nil"/>
            </w:tcBorders>
            <w:shd w:val="clear" w:color="auto" w:fill="auto"/>
            <w:noWrap/>
            <w:vAlign w:val="bottom"/>
            <w:hideMark/>
          </w:tcPr>
          <w:p w14:paraId="610D9F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2BDBC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943_0</w:t>
            </w:r>
          </w:p>
        </w:tc>
        <w:tc>
          <w:tcPr>
            <w:tcW w:w="673" w:type="dxa"/>
            <w:tcBorders>
              <w:top w:val="nil"/>
              <w:left w:val="nil"/>
              <w:bottom w:val="nil"/>
              <w:right w:val="nil"/>
            </w:tcBorders>
            <w:shd w:val="clear" w:color="auto" w:fill="auto"/>
            <w:noWrap/>
            <w:vAlign w:val="bottom"/>
            <w:hideMark/>
          </w:tcPr>
          <w:p w14:paraId="23F1FC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33.4</w:t>
            </w:r>
          </w:p>
        </w:tc>
        <w:tc>
          <w:tcPr>
            <w:tcW w:w="673" w:type="dxa"/>
            <w:tcBorders>
              <w:top w:val="nil"/>
              <w:left w:val="nil"/>
              <w:bottom w:val="nil"/>
              <w:right w:val="nil"/>
            </w:tcBorders>
            <w:shd w:val="clear" w:color="auto" w:fill="auto"/>
            <w:noWrap/>
            <w:vAlign w:val="bottom"/>
            <w:hideMark/>
          </w:tcPr>
          <w:p w14:paraId="1570E4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w:t>
            </w:r>
          </w:p>
        </w:tc>
        <w:tc>
          <w:tcPr>
            <w:tcW w:w="673" w:type="dxa"/>
            <w:tcBorders>
              <w:top w:val="nil"/>
              <w:left w:val="nil"/>
              <w:bottom w:val="nil"/>
              <w:right w:val="nil"/>
            </w:tcBorders>
            <w:shd w:val="clear" w:color="auto" w:fill="auto"/>
            <w:noWrap/>
            <w:vAlign w:val="bottom"/>
            <w:hideMark/>
          </w:tcPr>
          <w:p w14:paraId="26F875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50.0</w:t>
            </w:r>
          </w:p>
        </w:tc>
        <w:tc>
          <w:tcPr>
            <w:tcW w:w="673" w:type="dxa"/>
            <w:tcBorders>
              <w:top w:val="nil"/>
              <w:left w:val="nil"/>
              <w:bottom w:val="nil"/>
              <w:right w:val="nil"/>
            </w:tcBorders>
            <w:shd w:val="clear" w:color="auto" w:fill="auto"/>
            <w:noWrap/>
            <w:vAlign w:val="bottom"/>
            <w:hideMark/>
          </w:tcPr>
          <w:p w14:paraId="24AE6D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c>
          <w:tcPr>
            <w:tcW w:w="673" w:type="dxa"/>
            <w:tcBorders>
              <w:top w:val="nil"/>
              <w:left w:val="nil"/>
              <w:bottom w:val="nil"/>
              <w:right w:val="nil"/>
            </w:tcBorders>
            <w:shd w:val="clear" w:color="auto" w:fill="auto"/>
            <w:noWrap/>
            <w:vAlign w:val="bottom"/>
            <w:hideMark/>
          </w:tcPr>
          <w:p w14:paraId="52A402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8EFC0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12.3</w:t>
            </w:r>
          </w:p>
        </w:tc>
        <w:tc>
          <w:tcPr>
            <w:tcW w:w="673" w:type="dxa"/>
            <w:tcBorders>
              <w:top w:val="nil"/>
              <w:left w:val="nil"/>
              <w:bottom w:val="nil"/>
              <w:right w:val="nil"/>
            </w:tcBorders>
            <w:shd w:val="clear" w:color="auto" w:fill="auto"/>
            <w:noWrap/>
            <w:vAlign w:val="bottom"/>
            <w:hideMark/>
          </w:tcPr>
          <w:p w14:paraId="20AC90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4" w:type="dxa"/>
            <w:tcBorders>
              <w:top w:val="nil"/>
              <w:left w:val="nil"/>
              <w:bottom w:val="nil"/>
              <w:right w:val="nil"/>
            </w:tcBorders>
            <w:shd w:val="clear" w:color="auto" w:fill="auto"/>
            <w:noWrap/>
            <w:vAlign w:val="bottom"/>
            <w:hideMark/>
          </w:tcPr>
          <w:p w14:paraId="173199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r>
      <w:tr w:rsidR="004B0B49" w:rsidRPr="0089132E" w14:paraId="6353C665" w14:textId="77777777" w:rsidTr="004B0B49">
        <w:trPr>
          <w:trHeight w:val="300"/>
        </w:trPr>
        <w:tc>
          <w:tcPr>
            <w:tcW w:w="1166" w:type="dxa"/>
            <w:tcBorders>
              <w:top w:val="nil"/>
              <w:left w:val="nil"/>
              <w:bottom w:val="nil"/>
              <w:right w:val="nil"/>
            </w:tcBorders>
            <w:shd w:val="clear" w:color="auto" w:fill="auto"/>
            <w:noWrap/>
            <w:vAlign w:val="bottom"/>
            <w:hideMark/>
          </w:tcPr>
          <w:p w14:paraId="2C7276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wb0436</w:t>
            </w:r>
          </w:p>
        </w:tc>
        <w:tc>
          <w:tcPr>
            <w:tcW w:w="1320" w:type="dxa"/>
            <w:tcBorders>
              <w:top w:val="nil"/>
              <w:left w:val="nil"/>
              <w:bottom w:val="nil"/>
              <w:right w:val="nil"/>
            </w:tcBorders>
            <w:shd w:val="clear" w:color="auto" w:fill="auto"/>
            <w:noWrap/>
            <w:vAlign w:val="bottom"/>
            <w:hideMark/>
          </w:tcPr>
          <w:p w14:paraId="3E4893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7/28/2015</w:t>
            </w:r>
          </w:p>
        </w:tc>
        <w:tc>
          <w:tcPr>
            <w:tcW w:w="1114" w:type="dxa"/>
            <w:tcBorders>
              <w:top w:val="nil"/>
              <w:left w:val="nil"/>
              <w:bottom w:val="nil"/>
              <w:right w:val="nil"/>
            </w:tcBorders>
            <w:shd w:val="clear" w:color="auto" w:fill="auto"/>
            <w:noWrap/>
            <w:vAlign w:val="bottom"/>
            <w:hideMark/>
          </w:tcPr>
          <w:p w14:paraId="01523A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995BF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944_0</w:t>
            </w:r>
          </w:p>
        </w:tc>
        <w:tc>
          <w:tcPr>
            <w:tcW w:w="673" w:type="dxa"/>
            <w:tcBorders>
              <w:top w:val="nil"/>
              <w:left w:val="nil"/>
              <w:bottom w:val="nil"/>
              <w:right w:val="nil"/>
            </w:tcBorders>
            <w:shd w:val="clear" w:color="auto" w:fill="auto"/>
            <w:noWrap/>
            <w:vAlign w:val="bottom"/>
            <w:hideMark/>
          </w:tcPr>
          <w:p w14:paraId="786AEF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39797A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046F3B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3A5270C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07BCB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27.3</w:t>
            </w:r>
          </w:p>
        </w:tc>
        <w:tc>
          <w:tcPr>
            <w:tcW w:w="673" w:type="dxa"/>
            <w:tcBorders>
              <w:top w:val="nil"/>
              <w:left w:val="nil"/>
              <w:bottom w:val="nil"/>
              <w:right w:val="nil"/>
            </w:tcBorders>
            <w:shd w:val="clear" w:color="auto" w:fill="auto"/>
            <w:noWrap/>
            <w:vAlign w:val="bottom"/>
            <w:hideMark/>
          </w:tcPr>
          <w:p w14:paraId="6D23FA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18462C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4" w:type="dxa"/>
            <w:tcBorders>
              <w:top w:val="nil"/>
              <w:left w:val="nil"/>
              <w:bottom w:val="nil"/>
              <w:right w:val="nil"/>
            </w:tcBorders>
            <w:shd w:val="clear" w:color="auto" w:fill="auto"/>
            <w:noWrap/>
            <w:vAlign w:val="bottom"/>
            <w:hideMark/>
          </w:tcPr>
          <w:p w14:paraId="572C8E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r>
      <w:tr w:rsidR="004B0B49" w:rsidRPr="0089132E" w14:paraId="31556806" w14:textId="77777777" w:rsidTr="004B0B49">
        <w:trPr>
          <w:trHeight w:val="300"/>
        </w:trPr>
        <w:tc>
          <w:tcPr>
            <w:tcW w:w="1166" w:type="dxa"/>
            <w:tcBorders>
              <w:top w:val="nil"/>
              <w:left w:val="nil"/>
              <w:bottom w:val="nil"/>
              <w:right w:val="nil"/>
            </w:tcBorders>
            <w:shd w:val="clear" w:color="auto" w:fill="auto"/>
            <w:noWrap/>
            <w:vAlign w:val="bottom"/>
            <w:hideMark/>
          </w:tcPr>
          <w:p w14:paraId="1FEEF9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WB0429</w:t>
            </w:r>
          </w:p>
        </w:tc>
        <w:tc>
          <w:tcPr>
            <w:tcW w:w="1320" w:type="dxa"/>
            <w:tcBorders>
              <w:top w:val="nil"/>
              <w:left w:val="nil"/>
              <w:bottom w:val="nil"/>
              <w:right w:val="nil"/>
            </w:tcBorders>
            <w:shd w:val="clear" w:color="auto" w:fill="auto"/>
            <w:noWrap/>
            <w:vAlign w:val="bottom"/>
            <w:hideMark/>
          </w:tcPr>
          <w:p w14:paraId="2DF29A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8/3/2015</w:t>
            </w:r>
          </w:p>
        </w:tc>
        <w:tc>
          <w:tcPr>
            <w:tcW w:w="1114" w:type="dxa"/>
            <w:tcBorders>
              <w:top w:val="nil"/>
              <w:left w:val="nil"/>
              <w:bottom w:val="nil"/>
              <w:right w:val="nil"/>
            </w:tcBorders>
            <w:shd w:val="clear" w:color="auto" w:fill="auto"/>
            <w:noWrap/>
            <w:vAlign w:val="bottom"/>
            <w:hideMark/>
          </w:tcPr>
          <w:p w14:paraId="4F257B5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BF9F9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947_0</w:t>
            </w:r>
          </w:p>
        </w:tc>
        <w:tc>
          <w:tcPr>
            <w:tcW w:w="673" w:type="dxa"/>
            <w:tcBorders>
              <w:top w:val="nil"/>
              <w:left w:val="nil"/>
              <w:bottom w:val="nil"/>
              <w:right w:val="nil"/>
            </w:tcBorders>
            <w:shd w:val="clear" w:color="auto" w:fill="auto"/>
            <w:noWrap/>
            <w:vAlign w:val="bottom"/>
            <w:hideMark/>
          </w:tcPr>
          <w:p w14:paraId="6FEA1F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03B445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w:t>
            </w:r>
          </w:p>
        </w:tc>
        <w:tc>
          <w:tcPr>
            <w:tcW w:w="673" w:type="dxa"/>
            <w:tcBorders>
              <w:top w:val="nil"/>
              <w:left w:val="nil"/>
              <w:bottom w:val="nil"/>
              <w:right w:val="nil"/>
            </w:tcBorders>
            <w:shd w:val="clear" w:color="auto" w:fill="auto"/>
            <w:noWrap/>
            <w:vAlign w:val="bottom"/>
            <w:hideMark/>
          </w:tcPr>
          <w:p w14:paraId="35EA6E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7DB078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3" w:type="dxa"/>
            <w:tcBorders>
              <w:top w:val="nil"/>
              <w:left w:val="nil"/>
              <w:bottom w:val="nil"/>
              <w:right w:val="nil"/>
            </w:tcBorders>
            <w:shd w:val="clear" w:color="auto" w:fill="auto"/>
            <w:noWrap/>
            <w:vAlign w:val="bottom"/>
            <w:hideMark/>
          </w:tcPr>
          <w:p w14:paraId="7610DC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7FF3B1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2F57C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5EA66A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r>
      <w:tr w:rsidR="004B0B49" w:rsidRPr="0089132E" w14:paraId="2C0B1B85" w14:textId="77777777" w:rsidTr="004B0B49">
        <w:trPr>
          <w:trHeight w:val="300"/>
        </w:trPr>
        <w:tc>
          <w:tcPr>
            <w:tcW w:w="1166" w:type="dxa"/>
            <w:tcBorders>
              <w:top w:val="nil"/>
              <w:left w:val="nil"/>
              <w:bottom w:val="nil"/>
              <w:right w:val="nil"/>
            </w:tcBorders>
            <w:shd w:val="clear" w:color="auto" w:fill="auto"/>
            <w:noWrap/>
            <w:vAlign w:val="bottom"/>
            <w:hideMark/>
          </w:tcPr>
          <w:p w14:paraId="348477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WB0442</w:t>
            </w:r>
          </w:p>
        </w:tc>
        <w:tc>
          <w:tcPr>
            <w:tcW w:w="1320" w:type="dxa"/>
            <w:tcBorders>
              <w:top w:val="nil"/>
              <w:left w:val="nil"/>
              <w:bottom w:val="nil"/>
              <w:right w:val="nil"/>
            </w:tcBorders>
            <w:shd w:val="clear" w:color="auto" w:fill="auto"/>
            <w:noWrap/>
            <w:vAlign w:val="bottom"/>
            <w:hideMark/>
          </w:tcPr>
          <w:p w14:paraId="58DF16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8/4/2015</w:t>
            </w:r>
          </w:p>
        </w:tc>
        <w:tc>
          <w:tcPr>
            <w:tcW w:w="1114" w:type="dxa"/>
            <w:tcBorders>
              <w:top w:val="nil"/>
              <w:left w:val="nil"/>
              <w:bottom w:val="nil"/>
              <w:right w:val="nil"/>
            </w:tcBorders>
            <w:shd w:val="clear" w:color="auto" w:fill="auto"/>
            <w:noWrap/>
            <w:vAlign w:val="bottom"/>
            <w:hideMark/>
          </w:tcPr>
          <w:p w14:paraId="016D624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C609E4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948_0</w:t>
            </w:r>
          </w:p>
        </w:tc>
        <w:tc>
          <w:tcPr>
            <w:tcW w:w="673" w:type="dxa"/>
            <w:tcBorders>
              <w:top w:val="nil"/>
              <w:left w:val="nil"/>
              <w:bottom w:val="nil"/>
              <w:right w:val="nil"/>
            </w:tcBorders>
            <w:shd w:val="clear" w:color="auto" w:fill="auto"/>
            <w:noWrap/>
            <w:vAlign w:val="bottom"/>
            <w:hideMark/>
          </w:tcPr>
          <w:p w14:paraId="01A4EB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3" w:type="dxa"/>
            <w:tcBorders>
              <w:top w:val="nil"/>
              <w:left w:val="nil"/>
              <w:bottom w:val="nil"/>
              <w:right w:val="nil"/>
            </w:tcBorders>
            <w:shd w:val="clear" w:color="auto" w:fill="auto"/>
            <w:noWrap/>
            <w:vAlign w:val="bottom"/>
            <w:hideMark/>
          </w:tcPr>
          <w:p w14:paraId="2EDD0E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1710A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37.4</w:t>
            </w:r>
          </w:p>
        </w:tc>
        <w:tc>
          <w:tcPr>
            <w:tcW w:w="673" w:type="dxa"/>
            <w:tcBorders>
              <w:top w:val="nil"/>
              <w:left w:val="nil"/>
              <w:bottom w:val="nil"/>
              <w:right w:val="nil"/>
            </w:tcBorders>
            <w:shd w:val="clear" w:color="auto" w:fill="auto"/>
            <w:noWrap/>
            <w:vAlign w:val="bottom"/>
            <w:hideMark/>
          </w:tcPr>
          <w:p w14:paraId="18A6E6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67.0</w:t>
            </w:r>
          </w:p>
        </w:tc>
        <w:tc>
          <w:tcPr>
            <w:tcW w:w="673" w:type="dxa"/>
            <w:tcBorders>
              <w:top w:val="nil"/>
              <w:left w:val="nil"/>
              <w:bottom w:val="nil"/>
              <w:right w:val="nil"/>
            </w:tcBorders>
            <w:shd w:val="clear" w:color="auto" w:fill="auto"/>
            <w:noWrap/>
            <w:vAlign w:val="bottom"/>
            <w:hideMark/>
          </w:tcPr>
          <w:p w14:paraId="55F1A0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31995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61EFA5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419FD7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r>
      <w:tr w:rsidR="004B0B49" w:rsidRPr="0089132E" w14:paraId="6E61491B" w14:textId="77777777" w:rsidTr="004B0B49">
        <w:trPr>
          <w:trHeight w:val="300"/>
        </w:trPr>
        <w:tc>
          <w:tcPr>
            <w:tcW w:w="1166" w:type="dxa"/>
            <w:tcBorders>
              <w:top w:val="nil"/>
              <w:left w:val="nil"/>
              <w:bottom w:val="nil"/>
              <w:right w:val="nil"/>
            </w:tcBorders>
            <w:shd w:val="clear" w:color="auto" w:fill="auto"/>
            <w:noWrap/>
            <w:vAlign w:val="bottom"/>
            <w:hideMark/>
          </w:tcPr>
          <w:p w14:paraId="412B7D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WB0428</w:t>
            </w:r>
          </w:p>
        </w:tc>
        <w:tc>
          <w:tcPr>
            <w:tcW w:w="1320" w:type="dxa"/>
            <w:tcBorders>
              <w:top w:val="nil"/>
              <w:left w:val="nil"/>
              <w:bottom w:val="nil"/>
              <w:right w:val="nil"/>
            </w:tcBorders>
            <w:shd w:val="clear" w:color="auto" w:fill="auto"/>
            <w:noWrap/>
            <w:vAlign w:val="bottom"/>
            <w:hideMark/>
          </w:tcPr>
          <w:p w14:paraId="3C78B7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8/6/2015</w:t>
            </w:r>
          </w:p>
        </w:tc>
        <w:tc>
          <w:tcPr>
            <w:tcW w:w="1114" w:type="dxa"/>
            <w:tcBorders>
              <w:top w:val="nil"/>
              <w:left w:val="nil"/>
              <w:bottom w:val="nil"/>
              <w:right w:val="nil"/>
            </w:tcBorders>
            <w:shd w:val="clear" w:color="auto" w:fill="auto"/>
            <w:noWrap/>
            <w:vAlign w:val="bottom"/>
            <w:hideMark/>
          </w:tcPr>
          <w:p w14:paraId="7E26E2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D6F9D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950_0</w:t>
            </w:r>
          </w:p>
        </w:tc>
        <w:tc>
          <w:tcPr>
            <w:tcW w:w="673" w:type="dxa"/>
            <w:tcBorders>
              <w:top w:val="nil"/>
              <w:left w:val="nil"/>
              <w:bottom w:val="nil"/>
              <w:right w:val="nil"/>
            </w:tcBorders>
            <w:shd w:val="clear" w:color="auto" w:fill="auto"/>
            <w:noWrap/>
            <w:vAlign w:val="bottom"/>
            <w:hideMark/>
          </w:tcPr>
          <w:p w14:paraId="363B3E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19E780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w:t>
            </w:r>
          </w:p>
        </w:tc>
        <w:tc>
          <w:tcPr>
            <w:tcW w:w="673" w:type="dxa"/>
            <w:tcBorders>
              <w:top w:val="nil"/>
              <w:left w:val="nil"/>
              <w:bottom w:val="nil"/>
              <w:right w:val="nil"/>
            </w:tcBorders>
            <w:shd w:val="clear" w:color="auto" w:fill="auto"/>
            <w:noWrap/>
            <w:vAlign w:val="bottom"/>
            <w:hideMark/>
          </w:tcPr>
          <w:p w14:paraId="61264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13748B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790F87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63C62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43.9</w:t>
            </w:r>
          </w:p>
        </w:tc>
        <w:tc>
          <w:tcPr>
            <w:tcW w:w="673" w:type="dxa"/>
            <w:tcBorders>
              <w:top w:val="nil"/>
              <w:left w:val="nil"/>
              <w:bottom w:val="nil"/>
              <w:right w:val="nil"/>
            </w:tcBorders>
            <w:shd w:val="clear" w:color="auto" w:fill="auto"/>
            <w:noWrap/>
            <w:vAlign w:val="bottom"/>
            <w:hideMark/>
          </w:tcPr>
          <w:p w14:paraId="4507C1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4" w:type="dxa"/>
            <w:tcBorders>
              <w:top w:val="nil"/>
              <w:left w:val="nil"/>
              <w:bottom w:val="nil"/>
              <w:right w:val="nil"/>
            </w:tcBorders>
            <w:shd w:val="clear" w:color="auto" w:fill="auto"/>
            <w:noWrap/>
            <w:vAlign w:val="bottom"/>
            <w:hideMark/>
          </w:tcPr>
          <w:p w14:paraId="558F1D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r>
      <w:tr w:rsidR="004B0B49" w:rsidRPr="0089132E" w14:paraId="0613A0A3" w14:textId="77777777" w:rsidTr="004B0B49">
        <w:trPr>
          <w:trHeight w:val="300"/>
        </w:trPr>
        <w:tc>
          <w:tcPr>
            <w:tcW w:w="1166" w:type="dxa"/>
            <w:tcBorders>
              <w:top w:val="nil"/>
              <w:left w:val="nil"/>
              <w:bottom w:val="nil"/>
              <w:right w:val="nil"/>
            </w:tcBorders>
            <w:shd w:val="clear" w:color="auto" w:fill="auto"/>
            <w:noWrap/>
            <w:vAlign w:val="bottom"/>
            <w:hideMark/>
          </w:tcPr>
          <w:p w14:paraId="253E877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WB0431</w:t>
            </w:r>
          </w:p>
        </w:tc>
        <w:tc>
          <w:tcPr>
            <w:tcW w:w="1320" w:type="dxa"/>
            <w:tcBorders>
              <w:top w:val="nil"/>
              <w:left w:val="nil"/>
              <w:bottom w:val="nil"/>
              <w:right w:val="nil"/>
            </w:tcBorders>
            <w:shd w:val="clear" w:color="auto" w:fill="auto"/>
            <w:noWrap/>
            <w:vAlign w:val="bottom"/>
            <w:hideMark/>
          </w:tcPr>
          <w:p w14:paraId="6AE0E2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8/17/2015</w:t>
            </w:r>
          </w:p>
        </w:tc>
        <w:tc>
          <w:tcPr>
            <w:tcW w:w="1114" w:type="dxa"/>
            <w:tcBorders>
              <w:top w:val="nil"/>
              <w:left w:val="nil"/>
              <w:bottom w:val="nil"/>
              <w:right w:val="nil"/>
            </w:tcBorders>
            <w:shd w:val="clear" w:color="auto" w:fill="auto"/>
            <w:noWrap/>
            <w:vAlign w:val="bottom"/>
            <w:hideMark/>
          </w:tcPr>
          <w:p w14:paraId="5052171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84D9F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951_0</w:t>
            </w:r>
          </w:p>
        </w:tc>
        <w:tc>
          <w:tcPr>
            <w:tcW w:w="673" w:type="dxa"/>
            <w:tcBorders>
              <w:top w:val="nil"/>
              <w:left w:val="nil"/>
              <w:bottom w:val="nil"/>
              <w:right w:val="nil"/>
            </w:tcBorders>
            <w:shd w:val="clear" w:color="auto" w:fill="auto"/>
            <w:noWrap/>
            <w:vAlign w:val="bottom"/>
            <w:hideMark/>
          </w:tcPr>
          <w:p w14:paraId="54DBC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0FA20B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56A3AE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95.6</w:t>
            </w:r>
          </w:p>
        </w:tc>
        <w:tc>
          <w:tcPr>
            <w:tcW w:w="673" w:type="dxa"/>
            <w:tcBorders>
              <w:top w:val="nil"/>
              <w:left w:val="nil"/>
              <w:bottom w:val="nil"/>
              <w:right w:val="nil"/>
            </w:tcBorders>
            <w:shd w:val="clear" w:color="auto" w:fill="auto"/>
            <w:noWrap/>
            <w:vAlign w:val="bottom"/>
            <w:hideMark/>
          </w:tcPr>
          <w:p w14:paraId="6059B8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6D18A5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6586A9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7A2D56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4" w:type="dxa"/>
            <w:tcBorders>
              <w:top w:val="nil"/>
              <w:left w:val="nil"/>
              <w:bottom w:val="nil"/>
              <w:right w:val="nil"/>
            </w:tcBorders>
            <w:shd w:val="clear" w:color="auto" w:fill="auto"/>
            <w:noWrap/>
            <w:vAlign w:val="bottom"/>
            <w:hideMark/>
          </w:tcPr>
          <w:p w14:paraId="3849E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r>
      <w:tr w:rsidR="004B0B49" w:rsidRPr="0089132E" w14:paraId="0DAE45E8" w14:textId="77777777" w:rsidTr="004B0B49">
        <w:trPr>
          <w:trHeight w:val="300"/>
        </w:trPr>
        <w:tc>
          <w:tcPr>
            <w:tcW w:w="1166" w:type="dxa"/>
            <w:tcBorders>
              <w:top w:val="nil"/>
              <w:left w:val="nil"/>
              <w:bottom w:val="nil"/>
              <w:right w:val="nil"/>
            </w:tcBorders>
            <w:shd w:val="clear" w:color="auto" w:fill="auto"/>
            <w:noWrap/>
            <w:vAlign w:val="bottom"/>
            <w:hideMark/>
          </w:tcPr>
          <w:p w14:paraId="3A0650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SR0079</w:t>
            </w:r>
          </w:p>
        </w:tc>
        <w:tc>
          <w:tcPr>
            <w:tcW w:w="1320" w:type="dxa"/>
            <w:tcBorders>
              <w:top w:val="nil"/>
              <w:left w:val="nil"/>
              <w:bottom w:val="nil"/>
              <w:right w:val="nil"/>
            </w:tcBorders>
            <w:shd w:val="clear" w:color="auto" w:fill="auto"/>
            <w:noWrap/>
            <w:vAlign w:val="bottom"/>
            <w:hideMark/>
          </w:tcPr>
          <w:p w14:paraId="1F3F9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8/20/2015</w:t>
            </w:r>
          </w:p>
        </w:tc>
        <w:tc>
          <w:tcPr>
            <w:tcW w:w="1114" w:type="dxa"/>
            <w:tcBorders>
              <w:top w:val="nil"/>
              <w:left w:val="nil"/>
              <w:bottom w:val="nil"/>
              <w:right w:val="nil"/>
            </w:tcBorders>
            <w:shd w:val="clear" w:color="auto" w:fill="auto"/>
            <w:noWrap/>
            <w:vAlign w:val="bottom"/>
            <w:hideMark/>
          </w:tcPr>
          <w:p w14:paraId="667EA4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36EA1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952_0</w:t>
            </w:r>
          </w:p>
        </w:tc>
        <w:tc>
          <w:tcPr>
            <w:tcW w:w="673" w:type="dxa"/>
            <w:tcBorders>
              <w:top w:val="nil"/>
              <w:left w:val="nil"/>
              <w:bottom w:val="nil"/>
              <w:right w:val="nil"/>
            </w:tcBorders>
            <w:shd w:val="clear" w:color="auto" w:fill="auto"/>
            <w:noWrap/>
            <w:vAlign w:val="bottom"/>
            <w:hideMark/>
          </w:tcPr>
          <w:p w14:paraId="66247B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20A5EE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c>
          <w:tcPr>
            <w:tcW w:w="673" w:type="dxa"/>
            <w:tcBorders>
              <w:top w:val="nil"/>
              <w:left w:val="nil"/>
              <w:bottom w:val="nil"/>
              <w:right w:val="nil"/>
            </w:tcBorders>
            <w:shd w:val="clear" w:color="auto" w:fill="auto"/>
            <w:noWrap/>
            <w:vAlign w:val="bottom"/>
            <w:hideMark/>
          </w:tcPr>
          <w:p w14:paraId="18BB898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D96EE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93.1</w:t>
            </w:r>
          </w:p>
        </w:tc>
        <w:tc>
          <w:tcPr>
            <w:tcW w:w="673" w:type="dxa"/>
            <w:tcBorders>
              <w:top w:val="nil"/>
              <w:left w:val="nil"/>
              <w:bottom w:val="nil"/>
              <w:right w:val="nil"/>
            </w:tcBorders>
            <w:shd w:val="clear" w:color="auto" w:fill="auto"/>
            <w:noWrap/>
            <w:vAlign w:val="bottom"/>
            <w:hideMark/>
          </w:tcPr>
          <w:p w14:paraId="52359B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44.4</w:t>
            </w:r>
          </w:p>
        </w:tc>
        <w:tc>
          <w:tcPr>
            <w:tcW w:w="673" w:type="dxa"/>
            <w:tcBorders>
              <w:top w:val="nil"/>
              <w:left w:val="nil"/>
              <w:bottom w:val="nil"/>
              <w:right w:val="nil"/>
            </w:tcBorders>
            <w:shd w:val="clear" w:color="auto" w:fill="auto"/>
            <w:noWrap/>
            <w:vAlign w:val="bottom"/>
            <w:hideMark/>
          </w:tcPr>
          <w:p w14:paraId="6DAA59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3B3E8E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w:t>
            </w:r>
          </w:p>
        </w:tc>
        <w:tc>
          <w:tcPr>
            <w:tcW w:w="674" w:type="dxa"/>
            <w:tcBorders>
              <w:top w:val="nil"/>
              <w:left w:val="nil"/>
              <w:bottom w:val="nil"/>
              <w:right w:val="nil"/>
            </w:tcBorders>
            <w:shd w:val="clear" w:color="auto" w:fill="auto"/>
            <w:noWrap/>
            <w:vAlign w:val="bottom"/>
            <w:hideMark/>
          </w:tcPr>
          <w:p w14:paraId="69EB94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4E389899" w14:textId="77777777" w:rsidTr="004B0B49">
        <w:trPr>
          <w:trHeight w:val="300"/>
        </w:trPr>
        <w:tc>
          <w:tcPr>
            <w:tcW w:w="1166" w:type="dxa"/>
            <w:tcBorders>
              <w:top w:val="nil"/>
              <w:left w:val="nil"/>
              <w:bottom w:val="nil"/>
              <w:right w:val="nil"/>
            </w:tcBorders>
            <w:shd w:val="clear" w:color="auto" w:fill="auto"/>
            <w:noWrap/>
            <w:vAlign w:val="bottom"/>
            <w:hideMark/>
          </w:tcPr>
          <w:p w14:paraId="71BC8B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WB0434</w:t>
            </w:r>
          </w:p>
        </w:tc>
        <w:tc>
          <w:tcPr>
            <w:tcW w:w="1320" w:type="dxa"/>
            <w:tcBorders>
              <w:top w:val="nil"/>
              <w:left w:val="nil"/>
              <w:bottom w:val="nil"/>
              <w:right w:val="nil"/>
            </w:tcBorders>
            <w:shd w:val="clear" w:color="auto" w:fill="auto"/>
            <w:noWrap/>
            <w:vAlign w:val="bottom"/>
            <w:hideMark/>
          </w:tcPr>
          <w:p w14:paraId="694487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8/24/2015</w:t>
            </w:r>
          </w:p>
        </w:tc>
        <w:tc>
          <w:tcPr>
            <w:tcW w:w="1114" w:type="dxa"/>
            <w:tcBorders>
              <w:top w:val="nil"/>
              <w:left w:val="nil"/>
              <w:bottom w:val="nil"/>
              <w:right w:val="nil"/>
            </w:tcBorders>
            <w:shd w:val="clear" w:color="auto" w:fill="auto"/>
            <w:noWrap/>
            <w:vAlign w:val="bottom"/>
            <w:hideMark/>
          </w:tcPr>
          <w:p w14:paraId="0504DF0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6ED5F1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953_0</w:t>
            </w:r>
          </w:p>
        </w:tc>
        <w:tc>
          <w:tcPr>
            <w:tcW w:w="673" w:type="dxa"/>
            <w:tcBorders>
              <w:top w:val="nil"/>
              <w:left w:val="nil"/>
              <w:bottom w:val="nil"/>
              <w:right w:val="nil"/>
            </w:tcBorders>
            <w:shd w:val="clear" w:color="auto" w:fill="auto"/>
            <w:noWrap/>
            <w:vAlign w:val="bottom"/>
            <w:hideMark/>
          </w:tcPr>
          <w:p w14:paraId="7B65F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c>
          <w:tcPr>
            <w:tcW w:w="673" w:type="dxa"/>
            <w:tcBorders>
              <w:top w:val="nil"/>
              <w:left w:val="nil"/>
              <w:bottom w:val="nil"/>
              <w:right w:val="nil"/>
            </w:tcBorders>
            <w:shd w:val="clear" w:color="auto" w:fill="auto"/>
            <w:noWrap/>
            <w:vAlign w:val="bottom"/>
            <w:hideMark/>
          </w:tcPr>
          <w:p w14:paraId="125EF7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603889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73EEEE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45.3</w:t>
            </w:r>
          </w:p>
        </w:tc>
        <w:tc>
          <w:tcPr>
            <w:tcW w:w="673" w:type="dxa"/>
            <w:tcBorders>
              <w:top w:val="nil"/>
              <w:left w:val="nil"/>
              <w:bottom w:val="nil"/>
              <w:right w:val="nil"/>
            </w:tcBorders>
            <w:shd w:val="clear" w:color="auto" w:fill="auto"/>
            <w:noWrap/>
            <w:vAlign w:val="bottom"/>
            <w:hideMark/>
          </w:tcPr>
          <w:p w14:paraId="303C92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1ED6A5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2B999E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4" w:type="dxa"/>
            <w:tcBorders>
              <w:top w:val="nil"/>
              <w:left w:val="nil"/>
              <w:bottom w:val="nil"/>
              <w:right w:val="nil"/>
            </w:tcBorders>
            <w:shd w:val="clear" w:color="auto" w:fill="auto"/>
            <w:noWrap/>
            <w:vAlign w:val="bottom"/>
            <w:hideMark/>
          </w:tcPr>
          <w:p w14:paraId="3F62D9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r>
      <w:tr w:rsidR="004B0B49" w:rsidRPr="0089132E" w14:paraId="7B963961" w14:textId="77777777" w:rsidTr="004B0B49">
        <w:trPr>
          <w:trHeight w:val="300"/>
        </w:trPr>
        <w:tc>
          <w:tcPr>
            <w:tcW w:w="1166" w:type="dxa"/>
            <w:tcBorders>
              <w:top w:val="nil"/>
              <w:left w:val="nil"/>
              <w:bottom w:val="nil"/>
              <w:right w:val="nil"/>
            </w:tcBorders>
            <w:shd w:val="clear" w:color="auto" w:fill="auto"/>
            <w:noWrap/>
            <w:vAlign w:val="bottom"/>
            <w:hideMark/>
          </w:tcPr>
          <w:p w14:paraId="6C43160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WB0440</w:t>
            </w:r>
          </w:p>
        </w:tc>
        <w:tc>
          <w:tcPr>
            <w:tcW w:w="1320" w:type="dxa"/>
            <w:tcBorders>
              <w:top w:val="nil"/>
              <w:left w:val="nil"/>
              <w:bottom w:val="nil"/>
              <w:right w:val="nil"/>
            </w:tcBorders>
            <w:shd w:val="clear" w:color="auto" w:fill="auto"/>
            <w:noWrap/>
            <w:vAlign w:val="bottom"/>
            <w:hideMark/>
          </w:tcPr>
          <w:p w14:paraId="64B1BC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8/25/2015</w:t>
            </w:r>
          </w:p>
        </w:tc>
        <w:tc>
          <w:tcPr>
            <w:tcW w:w="1114" w:type="dxa"/>
            <w:tcBorders>
              <w:top w:val="nil"/>
              <w:left w:val="nil"/>
              <w:bottom w:val="nil"/>
              <w:right w:val="nil"/>
            </w:tcBorders>
            <w:shd w:val="clear" w:color="auto" w:fill="auto"/>
            <w:noWrap/>
            <w:vAlign w:val="bottom"/>
            <w:hideMark/>
          </w:tcPr>
          <w:p w14:paraId="11A6BF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51335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954_0</w:t>
            </w:r>
          </w:p>
        </w:tc>
        <w:tc>
          <w:tcPr>
            <w:tcW w:w="673" w:type="dxa"/>
            <w:tcBorders>
              <w:top w:val="nil"/>
              <w:left w:val="nil"/>
              <w:bottom w:val="nil"/>
              <w:right w:val="nil"/>
            </w:tcBorders>
            <w:shd w:val="clear" w:color="auto" w:fill="auto"/>
            <w:noWrap/>
            <w:vAlign w:val="bottom"/>
            <w:hideMark/>
          </w:tcPr>
          <w:p w14:paraId="0D095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3B00A9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45.8</w:t>
            </w:r>
          </w:p>
        </w:tc>
        <w:tc>
          <w:tcPr>
            <w:tcW w:w="673" w:type="dxa"/>
            <w:tcBorders>
              <w:top w:val="nil"/>
              <w:left w:val="nil"/>
              <w:bottom w:val="nil"/>
              <w:right w:val="nil"/>
            </w:tcBorders>
            <w:shd w:val="clear" w:color="auto" w:fill="auto"/>
            <w:noWrap/>
            <w:vAlign w:val="bottom"/>
            <w:hideMark/>
          </w:tcPr>
          <w:p w14:paraId="237C68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3" w:type="dxa"/>
            <w:tcBorders>
              <w:top w:val="nil"/>
              <w:left w:val="nil"/>
              <w:bottom w:val="nil"/>
              <w:right w:val="nil"/>
            </w:tcBorders>
            <w:shd w:val="clear" w:color="auto" w:fill="auto"/>
            <w:noWrap/>
            <w:vAlign w:val="bottom"/>
            <w:hideMark/>
          </w:tcPr>
          <w:p w14:paraId="76BF74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66.8</w:t>
            </w:r>
          </w:p>
        </w:tc>
        <w:tc>
          <w:tcPr>
            <w:tcW w:w="673" w:type="dxa"/>
            <w:tcBorders>
              <w:top w:val="nil"/>
              <w:left w:val="nil"/>
              <w:bottom w:val="nil"/>
              <w:right w:val="nil"/>
            </w:tcBorders>
            <w:shd w:val="clear" w:color="auto" w:fill="auto"/>
            <w:noWrap/>
            <w:vAlign w:val="bottom"/>
            <w:hideMark/>
          </w:tcPr>
          <w:p w14:paraId="29D39E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366C64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774771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4" w:type="dxa"/>
            <w:tcBorders>
              <w:top w:val="nil"/>
              <w:left w:val="nil"/>
              <w:bottom w:val="nil"/>
              <w:right w:val="nil"/>
            </w:tcBorders>
            <w:shd w:val="clear" w:color="auto" w:fill="auto"/>
            <w:noWrap/>
            <w:vAlign w:val="bottom"/>
            <w:hideMark/>
          </w:tcPr>
          <w:p w14:paraId="0AE7D9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w:t>
            </w:r>
          </w:p>
        </w:tc>
      </w:tr>
      <w:tr w:rsidR="004B0B49" w:rsidRPr="0089132E" w14:paraId="37A24411" w14:textId="77777777" w:rsidTr="004B0B49">
        <w:trPr>
          <w:trHeight w:val="300"/>
        </w:trPr>
        <w:tc>
          <w:tcPr>
            <w:tcW w:w="1166" w:type="dxa"/>
            <w:tcBorders>
              <w:top w:val="nil"/>
              <w:left w:val="nil"/>
              <w:bottom w:val="nil"/>
              <w:right w:val="nil"/>
            </w:tcBorders>
            <w:shd w:val="clear" w:color="auto" w:fill="auto"/>
            <w:noWrap/>
            <w:vAlign w:val="bottom"/>
            <w:hideMark/>
          </w:tcPr>
          <w:p w14:paraId="4D242A4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WB0433</w:t>
            </w:r>
          </w:p>
        </w:tc>
        <w:tc>
          <w:tcPr>
            <w:tcW w:w="1320" w:type="dxa"/>
            <w:tcBorders>
              <w:top w:val="nil"/>
              <w:left w:val="nil"/>
              <w:bottom w:val="nil"/>
              <w:right w:val="nil"/>
            </w:tcBorders>
            <w:shd w:val="clear" w:color="auto" w:fill="auto"/>
            <w:noWrap/>
            <w:vAlign w:val="bottom"/>
            <w:hideMark/>
          </w:tcPr>
          <w:p w14:paraId="7F7709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8/26/2015</w:t>
            </w:r>
          </w:p>
        </w:tc>
        <w:tc>
          <w:tcPr>
            <w:tcW w:w="1114" w:type="dxa"/>
            <w:tcBorders>
              <w:top w:val="nil"/>
              <w:left w:val="nil"/>
              <w:bottom w:val="nil"/>
              <w:right w:val="nil"/>
            </w:tcBorders>
            <w:shd w:val="clear" w:color="auto" w:fill="auto"/>
            <w:noWrap/>
            <w:vAlign w:val="bottom"/>
            <w:hideMark/>
          </w:tcPr>
          <w:p w14:paraId="14BA7BC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12A49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955_0</w:t>
            </w:r>
          </w:p>
        </w:tc>
        <w:tc>
          <w:tcPr>
            <w:tcW w:w="673" w:type="dxa"/>
            <w:tcBorders>
              <w:top w:val="nil"/>
              <w:left w:val="nil"/>
              <w:bottom w:val="nil"/>
              <w:right w:val="nil"/>
            </w:tcBorders>
            <w:shd w:val="clear" w:color="auto" w:fill="auto"/>
            <w:noWrap/>
            <w:vAlign w:val="bottom"/>
            <w:hideMark/>
          </w:tcPr>
          <w:p w14:paraId="5E46D1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5DECF44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6652D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52A0A6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781CC9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38.2</w:t>
            </w:r>
          </w:p>
        </w:tc>
        <w:tc>
          <w:tcPr>
            <w:tcW w:w="673" w:type="dxa"/>
            <w:tcBorders>
              <w:top w:val="nil"/>
              <w:left w:val="nil"/>
              <w:bottom w:val="nil"/>
              <w:right w:val="nil"/>
            </w:tcBorders>
            <w:shd w:val="clear" w:color="auto" w:fill="auto"/>
            <w:noWrap/>
            <w:vAlign w:val="bottom"/>
            <w:hideMark/>
          </w:tcPr>
          <w:p w14:paraId="036C59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6EC096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20.9</w:t>
            </w:r>
          </w:p>
        </w:tc>
        <w:tc>
          <w:tcPr>
            <w:tcW w:w="674" w:type="dxa"/>
            <w:tcBorders>
              <w:top w:val="nil"/>
              <w:left w:val="nil"/>
              <w:bottom w:val="nil"/>
              <w:right w:val="nil"/>
            </w:tcBorders>
            <w:shd w:val="clear" w:color="auto" w:fill="auto"/>
            <w:noWrap/>
            <w:vAlign w:val="bottom"/>
            <w:hideMark/>
          </w:tcPr>
          <w:p w14:paraId="6D56D7D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r>
      <w:tr w:rsidR="004B0B49" w:rsidRPr="0089132E" w14:paraId="395CF717" w14:textId="77777777" w:rsidTr="004B0B49">
        <w:trPr>
          <w:trHeight w:val="300"/>
        </w:trPr>
        <w:tc>
          <w:tcPr>
            <w:tcW w:w="1166" w:type="dxa"/>
            <w:tcBorders>
              <w:top w:val="nil"/>
              <w:left w:val="nil"/>
              <w:bottom w:val="nil"/>
              <w:right w:val="nil"/>
            </w:tcBorders>
            <w:shd w:val="clear" w:color="auto" w:fill="auto"/>
            <w:noWrap/>
            <w:vAlign w:val="bottom"/>
            <w:hideMark/>
          </w:tcPr>
          <w:p w14:paraId="671A23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WB0432</w:t>
            </w:r>
          </w:p>
        </w:tc>
        <w:tc>
          <w:tcPr>
            <w:tcW w:w="1320" w:type="dxa"/>
            <w:tcBorders>
              <w:top w:val="nil"/>
              <w:left w:val="nil"/>
              <w:bottom w:val="nil"/>
              <w:right w:val="nil"/>
            </w:tcBorders>
            <w:shd w:val="clear" w:color="auto" w:fill="auto"/>
            <w:noWrap/>
            <w:vAlign w:val="bottom"/>
            <w:hideMark/>
          </w:tcPr>
          <w:p w14:paraId="70D4CC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9/1/2015</w:t>
            </w:r>
          </w:p>
        </w:tc>
        <w:tc>
          <w:tcPr>
            <w:tcW w:w="1114" w:type="dxa"/>
            <w:tcBorders>
              <w:top w:val="nil"/>
              <w:left w:val="nil"/>
              <w:bottom w:val="nil"/>
              <w:right w:val="nil"/>
            </w:tcBorders>
            <w:shd w:val="clear" w:color="auto" w:fill="auto"/>
            <w:noWrap/>
            <w:vAlign w:val="bottom"/>
            <w:hideMark/>
          </w:tcPr>
          <w:p w14:paraId="2EB8E00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576F7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956_0</w:t>
            </w:r>
          </w:p>
        </w:tc>
        <w:tc>
          <w:tcPr>
            <w:tcW w:w="673" w:type="dxa"/>
            <w:tcBorders>
              <w:top w:val="nil"/>
              <w:left w:val="nil"/>
              <w:bottom w:val="nil"/>
              <w:right w:val="nil"/>
            </w:tcBorders>
            <w:shd w:val="clear" w:color="auto" w:fill="auto"/>
            <w:noWrap/>
            <w:vAlign w:val="bottom"/>
            <w:hideMark/>
          </w:tcPr>
          <w:p w14:paraId="4009B7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46.2</w:t>
            </w:r>
          </w:p>
        </w:tc>
        <w:tc>
          <w:tcPr>
            <w:tcW w:w="673" w:type="dxa"/>
            <w:tcBorders>
              <w:top w:val="nil"/>
              <w:left w:val="nil"/>
              <w:bottom w:val="nil"/>
              <w:right w:val="nil"/>
            </w:tcBorders>
            <w:shd w:val="clear" w:color="auto" w:fill="auto"/>
            <w:noWrap/>
            <w:vAlign w:val="bottom"/>
            <w:hideMark/>
          </w:tcPr>
          <w:p w14:paraId="4FC0D8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c>
          <w:tcPr>
            <w:tcW w:w="673" w:type="dxa"/>
            <w:tcBorders>
              <w:top w:val="nil"/>
              <w:left w:val="nil"/>
              <w:bottom w:val="nil"/>
              <w:right w:val="nil"/>
            </w:tcBorders>
            <w:shd w:val="clear" w:color="auto" w:fill="auto"/>
            <w:noWrap/>
            <w:vAlign w:val="bottom"/>
            <w:hideMark/>
          </w:tcPr>
          <w:p w14:paraId="344336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1192D9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49A5A9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737665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2025F0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4" w:type="dxa"/>
            <w:tcBorders>
              <w:top w:val="nil"/>
              <w:left w:val="nil"/>
              <w:bottom w:val="nil"/>
              <w:right w:val="nil"/>
            </w:tcBorders>
            <w:shd w:val="clear" w:color="auto" w:fill="auto"/>
            <w:noWrap/>
            <w:vAlign w:val="bottom"/>
            <w:hideMark/>
          </w:tcPr>
          <w:p w14:paraId="6A7C3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r>
      <w:tr w:rsidR="004B0B49" w:rsidRPr="0089132E" w14:paraId="6A8A3DE5" w14:textId="77777777" w:rsidTr="004B0B49">
        <w:trPr>
          <w:trHeight w:val="300"/>
        </w:trPr>
        <w:tc>
          <w:tcPr>
            <w:tcW w:w="1166" w:type="dxa"/>
            <w:tcBorders>
              <w:top w:val="nil"/>
              <w:left w:val="nil"/>
              <w:bottom w:val="nil"/>
              <w:right w:val="nil"/>
            </w:tcBorders>
            <w:shd w:val="clear" w:color="auto" w:fill="auto"/>
            <w:noWrap/>
            <w:vAlign w:val="bottom"/>
            <w:hideMark/>
          </w:tcPr>
          <w:p w14:paraId="3E7FF2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WB0441</w:t>
            </w:r>
          </w:p>
        </w:tc>
        <w:tc>
          <w:tcPr>
            <w:tcW w:w="1320" w:type="dxa"/>
            <w:tcBorders>
              <w:top w:val="nil"/>
              <w:left w:val="nil"/>
              <w:bottom w:val="nil"/>
              <w:right w:val="nil"/>
            </w:tcBorders>
            <w:shd w:val="clear" w:color="auto" w:fill="auto"/>
            <w:noWrap/>
            <w:vAlign w:val="bottom"/>
            <w:hideMark/>
          </w:tcPr>
          <w:p w14:paraId="4D81B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9/2/2015</w:t>
            </w:r>
          </w:p>
        </w:tc>
        <w:tc>
          <w:tcPr>
            <w:tcW w:w="1114" w:type="dxa"/>
            <w:tcBorders>
              <w:top w:val="nil"/>
              <w:left w:val="nil"/>
              <w:bottom w:val="nil"/>
              <w:right w:val="nil"/>
            </w:tcBorders>
            <w:shd w:val="clear" w:color="auto" w:fill="auto"/>
            <w:noWrap/>
            <w:vAlign w:val="bottom"/>
            <w:hideMark/>
          </w:tcPr>
          <w:p w14:paraId="05811F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5A3573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957_0</w:t>
            </w:r>
          </w:p>
        </w:tc>
        <w:tc>
          <w:tcPr>
            <w:tcW w:w="673" w:type="dxa"/>
            <w:tcBorders>
              <w:top w:val="nil"/>
              <w:left w:val="nil"/>
              <w:bottom w:val="nil"/>
              <w:right w:val="nil"/>
            </w:tcBorders>
            <w:shd w:val="clear" w:color="auto" w:fill="auto"/>
            <w:noWrap/>
            <w:vAlign w:val="bottom"/>
            <w:hideMark/>
          </w:tcPr>
          <w:p w14:paraId="26556B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361AAE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c>
          <w:tcPr>
            <w:tcW w:w="673" w:type="dxa"/>
            <w:tcBorders>
              <w:top w:val="nil"/>
              <w:left w:val="nil"/>
              <w:bottom w:val="nil"/>
              <w:right w:val="nil"/>
            </w:tcBorders>
            <w:shd w:val="clear" w:color="auto" w:fill="auto"/>
            <w:noWrap/>
            <w:vAlign w:val="bottom"/>
            <w:hideMark/>
          </w:tcPr>
          <w:p w14:paraId="389DB1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14A369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w:t>
            </w:r>
          </w:p>
        </w:tc>
        <w:tc>
          <w:tcPr>
            <w:tcW w:w="673" w:type="dxa"/>
            <w:tcBorders>
              <w:top w:val="nil"/>
              <w:left w:val="nil"/>
              <w:bottom w:val="nil"/>
              <w:right w:val="nil"/>
            </w:tcBorders>
            <w:shd w:val="clear" w:color="auto" w:fill="auto"/>
            <w:noWrap/>
            <w:vAlign w:val="bottom"/>
            <w:hideMark/>
          </w:tcPr>
          <w:p w14:paraId="5C21EF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1CDD7B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77E80C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4" w:type="dxa"/>
            <w:tcBorders>
              <w:top w:val="nil"/>
              <w:left w:val="nil"/>
              <w:bottom w:val="nil"/>
              <w:right w:val="nil"/>
            </w:tcBorders>
            <w:shd w:val="clear" w:color="auto" w:fill="auto"/>
            <w:noWrap/>
            <w:vAlign w:val="bottom"/>
            <w:hideMark/>
          </w:tcPr>
          <w:p w14:paraId="1C39A5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r>
      <w:tr w:rsidR="004B0B49" w:rsidRPr="0089132E" w14:paraId="1CB8A123" w14:textId="77777777" w:rsidTr="004B0B49">
        <w:trPr>
          <w:trHeight w:val="300"/>
        </w:trPr>
        <w:tc>
          <w:tcPr>
            <w:tcW w:w="1166" w:type="dxa"/>
            <w:tcBorders>
              <w:top w:val="nil"/>
              <w:left w:val="nil"/>
              <w:bottom w:val="nil"/>
              <w:right w:val="nil"/>
            </w:tcBorders>
            <w:shd w:val="clear" w:color="auto" w:fill="auto"/>
            <w:noWrap/>
            <w:vAlign w:val="bottom"/>
            <w:hideMark/>
          </w:tcPr>
          <w:p w14:paraId="54757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WU0007</w:t>
            </w:r>
          </w:p>
        </w:tc>
        <w:tc>
          <w:tcPr>
            <w:tcW w:w="1320" w:type="dxa"/>
            <w:tcBorders>
              <w:top w:val="nil"/>
              <w:left w:val="nil"/>
              <w:bottom w:val="nil"/>
              <w:right w:val="nil"/>
            </w:tcBorders>
            <w:shd w:val="clear" w:color="auto" w:fill="auto"/>
            <w:noWrap/>
            <w:vAlign w:val="bottom"/>
            <w:hideMark/>
          </w:tcPr>
          <w:p w14:paraId="3A04E4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9/3/2015</w:t>
            </w:r>
          </w:p>
        </w:tc>
        <w:tc>
          <w:tcPr>
            <w:tcW w:w="1114" w:type="dxa"/>
            <w:tcBorders>
              <w:top w:val="nil"/>
              <w:left w:val="nil"/>
              <w:bottom w:val="nil"/>
              <w:right w:val="nil"/>
            </w:tcBorders>
            <w:shd w:val="clear" w:color="auto" w:fill="auto"/>
            <w:noWrap/>
            <w:vAlign w:val="bottom"/>
            <w:hideMark/>
          </w:tcPr>
          <w:p w14:paraId="68CFC3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59DF9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958_0</w:t>
            </w:r>
          </w:p>
        </w:tc>
        <w:tc>
          <w:tcPr>
            <w:tcW w:w="673" w:type="dxa"/>
            <w:tcBorders>
              <w:top w:val="nil"/>
              <w:left w:val="nil"/>
              <w:bottom w:val="nil"/>
              <w:right w:val="nil"/>
            </w:tcBorders>
            <w:shd w:val="clear" w:color="auto" w:fill="auto"/>
            <w:noWrap/>
            <w:vAlign w:val="bottom"/>
            <w:hideMark/>
          </w:tcPr>
          <w:p w14:paraId="18851F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460B5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3B1B4D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2184D0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c>
          <w:tcPr>
            <w:tcW w:w="673" w:type="dxa"/>
            <w:tcBorders>
              <w:top w:val="nil"/>
              <w:left w:val="nil"/>
              <w:bottom w:val="nil"/>
              <w:right w:val="nil"/>
            </w:tcBorders>
            <w:shd w:val="clear" w:color="auto" w:fill="auto"/>
            <w:noWrap/>
            <w:vAlign w:val="bottom"/>
            <w:hideMark/>
          </w:tcPr>
          <w:p w14:paraId="7F4CD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24.5</w:t>
            </w:r>
          </w:p>
        </w:tc>
        <w:tc>
          <w:tcPr>
            <w:tcW w:w="673" w:type="dxa"/>
            <w:tcBorders>
              <w:top w:val="nil"/>
              <w:left w:val="nil"/>
              <w:bottom w:val="nil"/>
              <w:right w:val="nil"/>
            </w:tcBorders>
            <w:shd w:val="clear" w:color="auto" w:fill="auto"/>
            <w:noWrap/>
            <w:vAlign w:val="bottom"/>
            <w:hideMark/>
          </w:tcPr>
          <w:p w14:paraId="41AFD9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122D30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22.7</w:t>
            </w:r>
          </w:p>
        </w:tc>
        <w:tc>
          <w:tcPr>
            <w:tcW w:w="674" w:type="dxa"/>
            <w:tcBorders>
              <w:top w:val="nil"/>
              <w:left w:val="nil"/>
              <w:bottom w:val="nil"/>
              <w:right w:val="nil"/>
            </w:tcBorders>
            <w:shd w:val="clear" w:color="auto" w:fill="auto"/>
            <w:noWrap/>
            <w:vAlign w:val="bottom"/>
            <w:hideMark/>
          </w:tcPr>
          <w:p w14:paraId="6AA6D1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r>
      <w:tr w:rsidR="004B0B49" w:rsidRPr="0089132E" w14:paraId="08D0809C" w14:textId="77777777" w:rsidTr="004B0B49">
        <w:trPr>
          <w:trHeight w:val="300"/>
        </w:trPr>
        <w:tc>
          <w:tcPr>
            <w:tcW w:w="1166" w:type="dxa"/>
            <w:tcBorders>
              <w:top w:val="nil"/>
              <w:left w:val="nil"/>
              <w:bottom w:val="nil"/>
              <w:right w:val="nil"/>
            </w:tcBorders>
            <w:shd w:val="clear" w:color="auto" w:fill="auto"/>
            <w:noWrap/>
            <w:vAlign w:val="bottom"/>
            <w:hideMark/>
          </w:tcPr>
          <w:p w14:paraId="720A8298" w14:textId="77777777" w:rsidR="004B0B49" w:rsidRPr="0089132E" w:rsidRDefault="004B0B49" w:rsidP="004B0B49">
            <w:pPr>
              <w:spacing w:after="0" w:line="240" w:lineRule="auto"/>
              <w:jc w:val="center"/>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1840FAFB" w14:textId="77777777" w:rsidR="004B0B49" w:rsidRPr="0089132E" w:rsidRDefault="004B0B49" w:rsidP="004B0B49">
            <w:pPr>
              <w:spacing w:after="0" w:line="240" w:lineRule="auto"/>
              <w:rPr>
                <w:rFonts w:ascii="Times New Roman" w:eastAsia="Times New Roman" w:hAnsi="Times New Roman" w:cs="Times New Roman"/>
                <w:sz w:val="20"/>
                <w:szCs w:val="20"/>
              </w:rPr>
            </w:pPr>
          </w:p>
        </w:tc>
        <w:tc>
          <w:tcPr>
            <w:tcW w:w="1114" w:type="dxa"/>
            <w:tcBorders>
              <w:top w:val="nil"/>
              <w:left w:val="nil"/>
              <w:bottom w:val="nil"/>
              <w:right w:val="nil"/>
            </w:tcBorders>
            <w:shd w:val="clear" w:color="auto" w:fill="auto"/>
            <w:noWrap/>
            <w:vAlign w:val="bottom"/>
            <w:hideMark/>
          </w:tcPr>
          <w:p w14:paraId="0FE9291B" w14:textId="77777777" w:rsidR="004B0B49" w:rsidRPr="0089132E" w:rsidRDefault="004B0B49" w:rsidP="004B0B49">
            <w:pPr>
              <w:spacing w:after="0" w:line="240" w:lineRule="auto"/>
              <w:jc w:val="center"/>
              <w:rPr>
                <w:rFonts w:ascii="Times New Roman" w:eastAsia="Times New Roman" w:hAnsi="Times New Roman" w:cs="Times New Roman"/>
                <w:sz w:val="20"/>
                <w:szCs w:val="20"/>
              </w:rPr>
            </w:pPr>
          </w:p>
        </w:tc>
        <w:tc>
          <w:tcPr>
            <w:tcW w:w="766" w:type="dxa"/>
            <w:tcBorders>
              <w:top w:val="nil"/>
              <w:left w:val="nil"/>
              <w:bottom w:val="nil"/>
              <w:right w:val="nil"/>
            </w:tcBorders>
            <w:shd w:val="clear" w:color="auto" w:fill="auto"/>
            <w:noWrap/>
            <w:vAlign w:val="bottom"/>
            <w:hideMark/>
          </w:tcPr>
          <w:p w14:paraId="7EDAB3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959_1</w:t>
            </w:r>
          </w:p>
        </w:tc>
        <w:tc>
          <w:tcPr>
            <w:tcW w:w="673" w:type="dxa"/>
            <w:tcBorders>
              <w:top w:val="nil"/>
              <w:left w:val="nil"/>
              <w:bottom w:val="nil"/>
              <w:right w:val="nil"/>
            </w:tcBorders>
            <w:shd w:val="clear" w:color="auto" w:fill="auto"/>
            <w:noWrap/>
            <w:vAlign w:val="bottom"/>
            <w:hideMark/>
          </w:tcPr>
          <w:p w14:paraId="27361B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61BCE2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47.3</w:t>
            </w:r>
          </w:p>
        </w:tc>
        <w:tc>
          <w:tcPr>
            <w:tcW w:w="673" w:type="dxa"/>
            <w:tcBorders>
              <w:top w:val="nil"/>
              <w:left w:val="nil"/>
              <w:bottom w:val="nil"/>
              <w:right w:val="nil"/>
            </w:tcBorders>
            <w:shd w:val="clear" w:color="auto" w:fill="auto"/>
            <w:noWrap/>
            <w:vAlign w:val="bottom"/>
            <w:hideMark/>
          </w:tcPr>
          <w:p w14:paraId="2646D3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28.7</w:t>
            </w:r>
          </w:p>
        </w:tc>
        <w:tc>
          <w:tcPr>
            <w:tcW w:w="673" w:type="dxa"/>
            <w:tcBorders>
              <w:top w:val="nil"/>
              <w:left w:val="nil"/>
              <w:bottom w:val="nil"/>
              <w:right w:val="nil"/>
            </w:tcBorders>
            <w:shd w:val="clear" w:color="auto" w:fill="auto"/>
            <w:noWrap/>
            <w:vAlign w:val="bottom"/>
            <w:hideMark/>
          </w:tcPr>
          <w:p w14:paraId="06240B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FD298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3D271B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20449E3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3770A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r>
      <w:tr w:rsidR="004B0B49" w:rsidRPr="0089132E" w14:paraId="77DCF386" w14:textId="77777777" w:rsidTr="004B0B49">
        <w:trPr>
          <w:trHeight w:val="300"/>
        </w:trPr>
        <w:tc>
          <w:tcPr>
            <w:tcW w:w="1166" w:type="dxa"/>
            <w:tcBorders>
              <w:top w:val="nil"/>
              <w:left w:val="nil"/>
              <w:bottom w:val="nil"/>
              <w:right w:val="nil"/>
            </w:tcBorders>
            <w:shd w:val="clear" w:color="auto" w:fill="auto"/>
            <w:noWrap/>
            <w:vAlign w:val="bottom"/>
            <w:hideMark/>
          </w:tcPr>
          <w:p w14:paraId="41E287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SR0083</w:t>
            </w:r>
          </w:p>
        </w:tc>
        <w:tc>
          <w:tcPr>
            <w:tcW w:w="1320" w:type="dxa"/>
            <w:tcBorders>
              <w:top w:val="nil"/>
              <w:left w:val="nil"/>
              <w:bottom w:val="nil"/>
              <w:right w:val="nil"/>
            </w:tcBorders>
            <w:shd w:val="clear" w:color="auto" w:fill="auto"/>
            <w:noWrap/>
            <w:vAlign w:val="bottom"/>
            <w:hideMark/>
          </w:tcPr>
          <w:p w14:paraId="2A82DC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9/16/2015</w:t>
            </w:r>
          </w:p>
        </w:tc>
        <w:tc>
          <w:tcPr>
            <w:tcW w:w="1114" w:type="dxa"/>
            <w:tcBorders>
              <w:top w:val="nil"/>
              <w:left w:val="nil"/>
              <w:bottom w:val="nil"/>
              <w:right w:val="nil"/>
            </w:tcBorders>
            <w:shd w:val="clear" w:color="auto" w:fill="auto"/>
            <w:noWrap/>
            <w:vAlign w:val="bottom"/>
            <w:hideMark/>
          </w:tcPr>
          <w:p w14:paraId="795916A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9C66F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960_0</w:t>
            </w:r>
          </w:p>
        </w:tc>
        <w:tc>
          <w:tcPr>
            <w:tcW w:w="673" w:type="dxa"/>
            <w:tcBorders>
              <w:top w:val="nil"/>
              <w:left w:val="nil"/>
              <w:bottom w:val="nil"/>
              <w:right w:val="nil"/>
            </w:tcBorders>
            <w:shd w:val="clear" w:color="auto" w:fill="auto"/>
            <w:noWrap/>
            <w:vAlign w:val="bottom"/>
            <w:hideMark/>
          </w:tcPr>
          <w:p w14:paraId="7CA093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373C27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19C546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40390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88.3</w:t>
            </w:r>
          </w:p>
        </w:tc>
        <w:tc>
          <w:tcPr>
            <w:tcW w:w="673" w:type="dxa"/>
            <w:tcBorders>
              <w:top w:val="nil"/>
              <w:left w:val="nil"/>
              <w:bottom w:val="nil"/>
              <w:right w:val="nil"/>
            </w:tcBorders>
            <w:shd w:val="clear" w:color="auto" w:fill="auto"/>
            <w:noWrap/>
            <w:vAlign w:val="bottom"/>
            <w:hideMark/>
          </w:tcPr>
          <w:p w14:paraId="66C99D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35.9</w:t>
            </w:r>
          </w:p>
        </w:tc>
        <w:tc>
          <w:tcPr>
            <w:tcW w:w="673" w:type="dxa"/>
            <w:tcBorders>
              <w:top w:val="nil"/>
              <w:left w:val="nil"/>
              <w:bottom w:val="nil"/>
              <w:right w:val="nil"/>
            </w:tcBorders>
            <w:shd w:val="clear" w:color="auto" w:fill="auto"/>
            <w:noWrap/>
            <w:vAlign w:val="bottom"/>
            <w:hideMark/>
          </w:tcPr>
          <w:p w14:paraId="5FA2DD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061ECA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63E1C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r>
      <w:tr w:rsidR="004B0B49" w:rsidRPr="0089132E" w14:paraId="02E9B496" w14:textId="77777777" w:rsidTr="004B0B49">
        <w:trPr>
          <w:trHeight w:val="300"/>
        </w:trPr>
        <w:tc>
          <w:tcPr>
            <w:tcW w:w="1166" w:type="dxa"/>
            <w:tcBorders>
              <w:top w:val="nil"/>
              <w:left w:val="nil"/>
              <w:bottom w:val="nil"/>
              <w:right w:val="nil"/>
            </w:tcBorders>
            <w:shd w:val="clear" w:color="auto" w:fill="auto"/>
            <w:noWrap/>
            <w:vAlign w:val="bottom"/>
            <w:hideMark/>
          </w:tcPr>
          <w:p w14:paraId="72774D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SR0080</w:t>
            </w:r>
          </w:p>
        </w:tc>
        <w:tc>
          <w:tcPr>
            <w:tcW w:w="1320" w:type="dxa"/>
            <w:tcBorders>
              <w:top w:val="nil"/>
              <w:left w:val="nil"/>
              <w:bottom w:val="nil"/>
              <w:right w:val="nil"/>
            </w:tcBorders>
            <w:shd w:val="clear" w:color="auto" w:fill="auto"/>
            <w:noWrap/>
            <w:vAlign w:val="bottom"/>
            <w:hideMark/>
          </w:tcPr>
          <w:p w14:paraId="65F336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9/21/2015</w:t>
            </w:r>
          </w:p>
        </w:tc>
        <w:tc>
          <w:tcPr>
            <w:tcW w:w="1114" w:type="dxa"/>
            <w:tcBorders>
              <w:top w:val="nil"/>
              <w:left w:val="nil"/>
              <w:bottom w:val="nil"/>
              <w:right w:val="nil"/>
            </w:tcBorders>
            <w:shd w:val="clear" w:color="auto" w:fill="auto"/>
            <w:noWrap/>
            <w:vAlign w:val="bottom"/>
            <w:hideMark/>
          </w:tcPr>
          <w:p w14:paraId="3E9031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CD4E0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961_0</w:t>
            </w:r>
          </w:p>
        </w:tc>
        <w:tc>
          <w:tcPr>
            <w:tcW w:w="673" w:type="dxa"/>
            <w:tcBorders>
              <w:top w:val="nil"/>
              <w:left w:val="nil"/>
              <w:bottom w:val="nil"/>
              <w:right w:val="nil"/>
            </w:tcBorders>
            <w:shd w:val="clear" w:color="auto" w:fill="auto"/>
            <w:noWrap/>
            <w:vAlign w:val="bottom"/>
            <w:hideMark/>
          </w:tcPr>
          <w:p w14:paraId="4DC758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738B6D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c>
          <w:tcPr>
            <w:tcW w:w="673" w:type="dxa"/>
            <w:tcBorders>
              <w:top w:val="nil"/>
              <w:left w:val="nil"/>
              <w:bottom w:val="nil"/>
              <w:right w:val="nil"/>
            </w:tcBorders>
            <w:shd w:val="clear" w:color="auto" w:fill="auto"/>
            <w:noWrap/>
            <w:vAlign w:val="bottom"/>
            <w:hideMark/>
          </w:tcPr>
          <w:p w14:paraId="47051BC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A0867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3" w:type="dxa"/>
            <w:tcBorders>
              <w:top w:val="nil"/>
              <w:left w:val="nil"/>
              <w:bottom w:val="nil"/>
              <w:right w:val="nil"/>
            </w:tcBorders>
            <w:shd w:val="clear" w:color="auto" w:fill="auto"/>
            <w:noWrap/>
            <w:vAlign w:val="bottom"/>
            <w:hideMark/>
          </w:tcPr>
          <w:p w14:paraId="1F7001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26F21B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3126B2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4963E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r>
      <w:tr w:rsidR="004B0B49" w:rsidRPr="0089132E" w14:paraId="04380944" w14:textId="77777777" w:rsidTr="004B0B49">
        <w:trPr>
          <w:trHeight w:val="300"/>
        </w:trPr>
        <w:tc>
          <w:tcPr>
            <w:tcW w:w="1166" w:type="dxa"/>
            <w:tcBorders>
              <w:top w:val="nil"/>
              <w:left w:val="nil"/>
              <w:bottom w:val="nil"/>
              <w:right w:val="nil"/>
            </w:tcBorders>
            <w:shd w:val="clear" w:color="auto" w:fill="auto"/>
            <w:noWrap/>
            <w:vAlign w:val="bottom"/>
            <w:hideMark/>
          </w:tcPr>
          <w:p w14:paraId="5AC195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WB0437</w:t>
            </w:r>
          </w:p>
        </w:tc>
        <w:tc>
          <w:tcPr>
            <w:tcW w:w="1320" w:type="dxa"/>
            <w:tcBorders>
              <w:top w:val="nil"/>
              <w:left w:val="nil"/>
              <w:bottom w:val="nil"/>
              <w:right w:val="nil"/>
            </w:tcBorders>
            <w:shd w:val="clear" w:color="auto" w:fill="auto"/>
            <w:noWrap/>
            <w:vAlign w:val="bottom"/>
            <w:hideMark/>
          </w:tcPr>
          <w:p w14:paraId="4F8DE2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9/22/2015</w:t>
            </w:r>
          </w:p>
        </w:tc>
        <w:tc>
          <w:tcPr>
            <w:tcW w:w="1114" w:type="dxa"/>
            <w:tcBorders>
              <w:top w:val="nil"/>
              <w:left w:val="nil"/>
              <w:bottom w:val="nil"/>
              <w:right w:val="nil"/>
            </w:tcBorders>
            <w:shd w:val="clear" w:color="auto" w:fill="auto"/>
            <w:noWrap/>
            <w:vAlign w:val="bottom"/>
            <w:hideMark/>
          </w:tcPr>
          <w:p w14:paraId="11435E9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08FB7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962_0</w:t>
            </w:r>
          </w:p>
        </w:tc>
        <w:tc>
          <w:tcPr>
            <w:tcW w:w="673" w:type="dxa"/>
            <w:tcBorders>
              <w:top w:val="nil"/>
              <w:left w:val="nil"/>
              <w:bottom w:val="nil"/>
              <w:right w:val="nil"/>
            </w:tcBorders>
            <w:shd w:val="clear" w:color="auto" w:fill="auto"/>
            <w:noWrap/>
            <w:vAlign w:val="bottom"/>
            <w:hideMark/>
          </w:tcPr>
          <w:p w14:paraId="046EF1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3" w:type="dxa"/>
            <w:tcBorders>
              <w:top w:val="nil"/>
              <w:left w:val="nil"/>
              <w:bottom w:val="nil"/>
              <w:right w:val="nil"/>
            </w:tcBorders>
            <w:shd w:val="clear" w:color="auto" w:fill="auto"/>
            <w:noWrap/>
            <w:vAlign w:val="bottom"/>
            <w:hideMark/>
          </w:tcPr>
          <w:p w14:paraId="2F366B8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5C896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0B4FFD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16BC8B8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A40F8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097823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w:t>
            </w:r>
          </w:p>
        </w:tc>
        <w:tc>
          <w:tcPr>
            <w:tcW w:w="674" w:type="dxa"/>
            <w:tcBorders>
              <w:top w:val="nil"/>
              <w:left w:val="nil"/>
              <w:bottom w:val="nil"/>
              <w:right w:val="nil"/>
            </w:tcBorders>
            <w:shd w:val="clear" w:color="auto" w:fill="auto"/>
            <w:noWrap/>
            <w:vAlign w:val="bottom"/>
            <w:hideMark/>
          </w:tcPr>
          <w:p w14:paraId="610126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55.5</w:t>
            </w:r>
          </w:p>
        </w:tc>
      </w:tr>
      <w:tr w:rsidR="004B0B49" w:rsidRPr="0089132E" w14:paraId="77BECEAD" w14:textId="77777777" w:rsidTr="004B0B49">
        <w:trPr>
          <w:trHeight w:val="300"/>
        </w:trPr>
        <w:tc>
          <w:tcPr>
            <w:tcW w:w="1166" w:type="dxa"/>
            <w:tcBorders>
              <w:top w:val="nil"/>
              <w:left w:val="nil"/>
              <w:bottom w:val="nil"/>
              <w:right w:val="nil"/>
            </w:tcBorders>
            <w:shd w:val="clear" w:color="auto" w:fill="auto"/>
            <w:noWrap/>
            <w:vAlign w:val="bottom"/>
            <w:hideMark/>
          </w:tcPr>
          <w:p w14:paraId="74C818B1" w14:textId="77777777" w:rsidR="004B0B49" w:rsidRPr="0089132E" w:rsidRDefault="004B0B49" w:rsidP="004B0B49">
            <w:pPr>
              <w:spacing w:after="0" w:line="240" w:lineRule="auto"/>
              <w:jc w:val="center"/>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3B6837D6" w14:textId="77777777" w:rsidR="004B0B49" w:rsidRPr="0089132E" w:rsidRDefault="004B0B49" w:rsidP="004B0B49">
            <w:pPr>
              <w:spacing w:after="0" w:line="240" w:lineRule="auto"/>
              <w:rPr>
                <w:rFonts w:ascii="Times New Roman" w:eastAsia="Times New Roman" w:hAnsi="Times New Roman" w:cs="Times New Roman"/>
                <w:sz w:val="20"/>
                <w:szCs w:val="20"/>
              </w:rPr>
            </w:pPr>
          </w:p>
        </w:tc>
        <w:tc>
          <w:tcPr>
            <w:tcW w:w="1114" w:type="dxa"/>
            <w:tcBorders>
              <w:top w:val="nil"/>
              <w:left w:val="nil"/>
              <w:bottom w:val="nil"/>
              <w:right w:val="nil"/>
            </w:tcBorders>
            <w:shd w:val="clear" w:color="auto" w:fill="auto"/>
            <w:noWrap/>
            <w:vAlign w:val="bottom"/>
            <w:hideMark/>
          </w:tcPr>
          <w:p w14:paraId="2832D832" w14:textId="77777777" w:rsidR="004B0B49" w:rsidRPr="0089132E" w:rsidRDefault="004B0B49" w:rsidP="004B0B49">
            <w:pPr>
              <w:spacing w:after="0" w:line="240" w:lineRule="auto"/>
              <w:jc w:val="center"/>
              <w:rPr>
                <w:rFonts w:ascii="Times New Roman" w:eastAsia="Times New Roman" w:hAnsi="Times New Roman" w:cs="Times New Roman"/>
                <w:sz w:val="20"/>
                <w:szCs w:val="20"/>
              </w:rPr>
            </w:pPr>
          </w:p>
        </w:tc>
        <w:tc>
          <w:tcPr>
            <w:tcW w:w="766" w:type="dxa"/>
            <w:tcBorders>
              <w:top w:val="nil"/>
              <w:left w:val="nil"/>
              <w:bottom w:val="nil"/>
              <w:right w:val="nil"/>
            </w:tcBorders>
            <w:shd w:val="clear" w:color="auto" w:fill="auto"/>
            <w:noWrap/>
            <w:vAlign w:val="bottom"/>
            <w:hideMark/>
          </w:tcPr>
          <w:p w14:paraId="419CCC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963_1</w:t>
            </w:r>
          </w:p>
        </w:tc>
        <w:tc>
          <w:tcPr>
            <w:tcW w:w="673" w:type="dxa"/>
            <w:tcBorders>
              <w:top w:val="nil"/>
              <w:left w:val="nil"/>
              <w:bottom w:val="nil"/>
              <w:right w:val="nil"/>
            </w:tcBorders>
            <w:shd w:val="clear" w:color="auto" w:fill="auto"/>
            <w:noWrap/>
            <w:vAlign w:val="bottom"/>
            <w:hideMark/>
          </w:tcPr>
          <w:p w14:paraId="37632D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44.5</w:t>
            </w:r>
          </w:p>
        </w:tc>
        <w:tc>
          <w:tcPr>
            <w:tcW w:w="673" w:type="dxa"/>
            <w:tcBorders>
              <w:top w:val="nil"/>
              <w:left w:val="nil"/>
              <w:bottom w:val="nil"/>
              <w:right w:val="nil"/>
            </w:tcBorders>
            <w:shd w:val="clear" w:color="auto" w:fill="auto"/>
            <w:noWrap/>
            <w:vAlign w:val="bottom"/>
            <w:hideMark/>
          </w:tcPr>
          <w:p w14:paraId="72E2FD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0926FA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764AA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2C005F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86.3</w:t>
            </w:r>
          </w:p>
        </w:tc>
        <w:tc>
          <w:tcPr>
            <w:tcW w:w="673" w:type="dxa"/>
            <w:tcBorders>
              <w:top w:val="nil"/>
              <w:left w:val="nil"/>
              <w:bottom w:val="nil"/>
              <w:right w:val="nil"/>
            </w:tcBorders>
            <w:shd w:val="clear" w:color="auto" w:fill="auto"/>
            <w:noWrap/>
            <w:vAlign w:val="bottom"/>
            <w:hideMark/>
          </w:tcPr>
          <w:p w14:paraId="2549CB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1B0877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4" w:type="dxa"/>
            <w:tcBorders>
              <w:top w:val="nil"/>
              <w:left w:val="nil"/>
              <w:bottom w:val="nil"/>
              <w:right w:val="nil"/>
            </w:tcBorders>
            <w:shd w:val="clear" w:color="auto" w:fill="auto"/>
            <w:noWrap/>
            <w:vAlign w:val="bottom"/>
            <w:hideMark/>
          </w:tcPr>
          <w:p w14:paraId="2ECFDF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67.9</w:t>
            </w:r>
          </w:p>
        </w:tc>
      </w:tr>
      <w:tr w:rsidR="004B0B49" w:rsidRPr="0089132E" w14:paraId="08704FF3" w14:textId="77777777" w:rsidTr="004B0B49">
        <w:trPr>
          <w:trHeight w:val="300"/>
        </w:trPr>
        <w:tc>
          <w:tcPr>
            <w:tcW w:w="1166" w:type="dxa"/>
            <w:tcBorders>
              <w:top w:val="nil"/>
              <w:left w:val="nil"/>
              <w:bottom w:val="nil"/>
              <w:right w:val="nil"/>
            </w:tcBorders>
            <w:shd w:val="clear" w:color="auto" w:fill="auto"/>
            <w:noWrap/>
            <w:vAlign w:val="bottom"/>
            <w:hideMark/>
          </w:tcPr>
          <w:p w14:paraId="6E0BA9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SR0082</w:t>
            </w:r>
          </w:p>
        </w:tc>
        <w:tc>
          <w:tcPr>
            <w:tcW w:w="1320" w:type="dxa"/>
            <w:tcBorders>
              <w:top w:val="nil"/>
              <w:left w:val="nil"/>
              <w:bottom w:val="nil"/>
              <w:right w:val="nil"/>
            </w:tcBorders>
            <w:shd w:val="clear" w:color="auto" w:fill="auto"/>
            <w:noWrap/>
            <w:vAlign w:val="bottom"/>
            <w:hideMark/>
          </w:tcPr>
          <w:p w14:paraId="506408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9/23/2015</w:t>
            </w:r>
          </w:p>
        </w:tc>
        <w:tc>
          <w:tcPr>
            <w:tcW w:w="1114" w:type="dxa"/>
            <w:tcBorders>
              <w:top w:val="nil"/>
              <w:left w:val="nil"/>
              <w:bottom w:val="nil"/>
              <w:right w:val="nil"/>
            </w:tcBorders>
            <w:shd w:val="clear" w:color="auto" w:fill="auto"/>
            <w:noWrap/>
            <w:vAlign w:val="bottom"/>
            <w:hideMark/>
          </w:tcPr>
          <w:p w14:paraId="289C0C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5A6167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964_0</w:t>
            </w:r>
          </w:p>
        </w:tc>
        <w:tc>
          <w:tcPr>
            <w:tcW w:w="673" w:type="dxa"/>
            <w:tcBorders>
              <w:top w:val="nil"/>
              <w:left w:val="nil"/>
              <w:bottom w:val="nil"/>
              <w:right w:val="nil"/>
            </w:tcBorders>
            <w:shd w:val="clear" w:color="auto" w:fill="auto"/>
            <w:noWrap/>
            <w:vAlign w:val="bottom"/>
            <w:hideMark/>
          </w:tcPr>
          <w:p w14:paraId="4FB86B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7109CD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3" w:type="dxa"/>
            <w:tcBorders>
              <w:top w:val="nil"/>
              <w:left w:val="nil"/>
              <w:bottom w:val="nil"/>
              <w:right w:val="nil"/>
            </w:tcBorders>
            <w:shd w:val="clear" w:color="auto" w:fill="auto"/>
            <w:noWrap/>
            <w:vAlign w:val="bottom"/>
            <w:hideMark/>
          </w:tcPr>
          <w:p w14:paraId="203009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46.4</w:t>
            </w:r>
          </w:p>
        </w:tc>
        <w:tc>
          <w:tcPr>
            <w:tcW w:w="673" w:type="dxa"/>
            <w:tcBorders>
              <w:top w:val="nil"/>
              <w:left w:val="nil"/>
              <w:bottom w:val="nil"/>
              <w:right w:val="nil"/>
            </w:tcBorders>
            <w:shd w:val="clear" w:color="auto" w:fill="auto"/>
            <w:noWrap/>
            <w:vAlign w:val="bottom"/>
            <w:hideMark/>
          </w:tcPr>
          <w:p w14:paraId="6DE37C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4B211E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36.8</w:t>
            </w:r>
          </w:p>
        </w:tc>
        <w:tc>
          <w:tcPr>
            <w:tcW w:w="673" w:type="dxa"/>
            <w:tcBorders>
              <w:top w:val="nil"/>
              <w:left w:val="nil"/>
              <w:bottom w:val="nil"/>
              <w:right w:val="nil"/>
            </w:tcBorders>
            <w:shd w:val="clear" w:color="auto" w:fill="auto"/>
            <w:noWrap/>
            <w:vAlign w:val="bottom"/>
            <w:hideMark/>
          </w:tcPr>
          <w:p w14:paraId="509BEA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087258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23.1</w:t>
            </w:r>
          </w:p>
        </w:tc>
        <w:tc>
          <w:tcPr>
            <w:tcW w:w="674" w:type="dxa"/>
            <w:tcBorders>
              <w:top w:val="nil"/>
              <w:left w:val="nil"/>
              <w:bottom w:val="nil"/>
              <w:right w:val="nil"/>
            </w:tcBorders>
            <w:shd w:val="clear" w:color="auto" w:fill="auto"/>
            <w:noWrap/>
            <w:vAlign w:val="bottom"/>
            <w:hideMark/>
          </w:tcPr>
          <w:p w14:paraId="25BAC0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r>
      <w:tr w:rsidR="004B0B49" w:rsidRPr="0089132E" w14:paraId="5DBBF47B" w14:textId="77777777" w:rsidTr="004B0B49">
        <w:trPr>
          <w:trHeight w:val="300"/>
        </w:trPr>
        <w:tc>
          <w:tcPr>
            <w:tcW w:w="1166" w:type="dxa"/>
            <w:tcBorders>
              <w:top w:val="nil"/>
              <w:left w:val="nil"/>
              <w:bottom w:val="nil"/>
              <w:right w:val="nil"/>
            </w:tcBorders>
            <w:shd w:val="clear" w:color="auto" w:fill="auto"/>
            <w:noWrap/>
            <w:vAlign w:val="bottom"/>
            <w:hideMark/>
          </w:tcPr>
          <w:p w14:paraId="57B7C8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WB0430</w:t>
            </w:r>
          </w:p>
        </w:tc>
        <w:tc>
          <w:tcPr>
            <w:tcW w:w="1320" w:type="dxa"/>
            <w:tcBorders>
              <w:top w:val="nil"/>
              <w:left w:val="nil"/>
              <w:bottom w:val="nil"/>
              <w:right w:val="nil"/>
            </w:tcBorders>
            <w:shd w:val="clear" w:color="auto" w:fill="auto"/>
            <w:noWrap/>
            <w:vAlign w:val="bottom"/>
            <w:hideMark/>
          </w:tcPr>
          <w:p w14:paraId="4082DC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9/28/2015</w:t>
            </w:r>
          </w:p>
        </w:tc>
        <w:tc>
          <w:tcPr>
            <w:tcW w:w="1114" w:type="dxa"/>
            <w:tcBorders>
              <w:top w:val="nil"/>
              <w:left w:val="nil"/>
              <w:bottom w:val="nil"/>
              <w:right w:val="nil"/>
            </w:tcBorders>
            <w:shd w:val="clear" w:color="auto" w:fill="auto"/>
            <w:noWrap/>
            <w:vAlign w:val="bottom"/>
            <w:hideMark/>
          </w:tcPr>
          <w:p w14:paraId="775CF61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459BF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965_0</w:t>
            </w:r>
          </w:p>
        </w:tc>
        <w:tc>
          <w:tcPr>
            <w:tcW w:w="673" w:type="dxa"/>
            <w:tcBorders>
              <w:top w:val="nil"/>
              <w:left w:val="nil"/>
              <w:bottom w:val="nil"/>
              <w:right w:val="nil"/>
            </w:tcBorders>
            <w:shd w:val="clear" w:color="auto" w:fill="auto"/>
            <w:noWrap/>
            <w:vAlign w:val="bottom"/>
            <w:hideMark/>
          </w:tcPr>
          <w:p w14:paraId="4221CC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25ADA2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41.5</w:t>
            </w:r>
          </w:p>
        </w:tc>
        <w:tc>
          <w:tcPr>
            <w:tcW w:w="673" w:type="dxa"/>
            <w:tcBorders>
              <w:top w:val="nil"/>
              <w:left w:val="nil"/>
              <w:bottom w:val="nil"/>
              <w:right w:val="nil"/>
            </w:tcBorders>
            <w:shd w:val="clear" w:color="auto" w:fill="auto"/>
            <w:noWrap/>
            <w:vAlign w:val="bottom"/>
            <w:hideMark/>
          </w:tcPr>
          <w:p w14:paraId="114129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93.7</w:t>
            </w:r>
          </w:p>
        </w:tc>
        <w:tc>
          <w:tcPr>
            <w:tcW w:w="673" w:type="dxa"/>
            <w:tcBorders>
              <w:top w:val="nil"/>
              <w:left w:val="nil"/>
              <w:bottom w:val="nil"/>
              <w:right w:val="nil"/>
            </w:tcBorders>
            <w:shd w:val="clear" w:color="auto" w:fill="auto"/>
            <w:noWrap/>
            <w:vAlign w:val="bottom"/>
            <w:hideMark/>
          </w:tcPr>
          <w:p w14:paraId="0BD581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18C8C5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28.4</w:t>
            </w:r>
          </w:p>
        </w:tc>
        <w:tc>
          <w:tcPr>
            <w:tcW w:w="673" w:type="dxa"/>
            <w:tcBorders>
              <w:top w:val="nil"/>
              <w:left w:val="nil"/>
              <w:bottom w:val="nil"/>
              <w:right w:val="nil"/>
            </w:tcBorders>
            <w:shd w:val="clear" w:color="auto" w:fill="auto"/>
            <w:noWrap/>
            <w:vAlign w:val="bottom"/>
            <w:hideMark/>
          </w:tcPr>
          <w:p w14:paraId="694433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7882C8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23.4</w:t>
            </w:r>
          </w:p>
        </w:tc>
        <w:tc>
          <w:tcPr>
            <w:tcW w:w="674" w:type="dxa"/>
            <w:tcBorders>
              <w:top w:val="nil"/>
              <w:left w:val="nil"/>
              <w:bottom w:val="nil"/>
              <w:right w:val="nil"/>
            </w:tcBorders>
            <w:shd w:val="clear" w:color="auto" w:fill="auto"/>
            <w:noWrap/>
            <w:vAlign w:val="bottom"/>
            <w:hideMark/>
          </w:tcPr>
          <w:p w14:paraId="4C4A69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r>
      <w:tr w:rsidR="004B0B49" w:rsidRPr="0089132E" w14:paraId="701DD0AC" w14:textId="77777777" w:rsidTr="004B0B49">
        <w:trPr>
          <w:trHeight w:val="300"/>
        </w:trPr>
        <w:tc>
          <w:tcPr>
            <w:tcW w:w="1166" w:type="dxa"/>
            <w:tcBorders>
              <w:top w:val="nil"/>
              <w:left w:val="nil"/>
              <w:bottom w:val="nil"/>
              <w:right w:val="nil"/>
            </w:tcBorders>
            <w:shd w:val="clear" w:color="auto" w:fill="auto"/>
            <w:noWrap/>
            <w:vAlign w:val="bottom"/>
            <w:hideMark/>
          </w:tcPr>
          <w:p w14:paraId="0E9F0A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WB0426</w:t>
            </w:r>
          </w:p>
        </w:tc>
        <w:tc>
          <w:tcPr>
            <w:tcW w:w="1320" w:type="dxa"/>
            <w:tcBorders>
              <w:top w:val="nil"/>
              <w:left w:val="nil"/>
              <w:bottom w:val="nil"/>
              <w:right w:val="nil"/>
            </w:tcBorders>
            <w:shd w:val="clear" w:color="auto" w:fill="auto"/>
            <w:noWrap/>
            <w:vAlign w:val="bottom"/>
            <w:hideMark/>
          </w:tcPr>
          <w:p w14:paraId="06540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9/29/2015</w:t>
            </w:r>
          </w:p>
        </w:tc>
        <w:tc>
          <w:tcPr>
            <w:tcW w:w="1114" w:type="dxa"/>
            <w:tcBorders>
              <w:top w:val="nil"/>
              <w:left w:val="nil"/>
              <w:bottom w:val="nil"/>
              <w:right w:val="nil"/>
            </w:tcBorders>
            <w:shd w:val="clear" w:color="auto" w:fill="auto"/>
            <w:noWrap/>
            <w:vAlign w:val="bottom"/>
            <w:hideMark/>
          </w:tcPr>
          <w:p w14:paraId="61DA92E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9424A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966_0</w:t>
            </w:r>
          </w:p>
        </w:tc>
        <w:tc>
          <w:tcPr>
            <w:tcW w:w="673" w:type="dxa"/>
            <w:tcBorders>
              <w:top w:val="nil"/>
              <w:left w:val="nil"/>
              <w:bottom w:val="nil"/>
              <w:right w:val="nil"/>
            </w:tcBorders>
            <w:shd w:val="clear" w:color="auto" w:fill="auto"/>
            <w:noWrap/>
            <w:vAlign w:val="bottom"/>
            <w:hideMark/>
          </w:tcPr>
          <w:p w14:paraId="1F29A0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1B0C91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C277E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16.5</w:t>
            </w:r>
          </w:p>
        </w:tc>
        <w:tc>
          <w:tcPr>
            <w:tcW w:w="673" w:type="dxa"/>
            <w:tcBorders>
              <w:top w:val="nil"/>
              <w:left w:val="nil"/>
              <w:bottom w:val="nil"/>
              <w:right w:val="nil"/>
            </w:tcBorders>
            <w:shd w:val="clear" w:color="auto" w:fill="auto"/>
            <w:noWrap/>
            <w:vAlign w:val="bottom"/>
            <w:hideMark/>
          </w:tcPr>
          <w:p w14:paraId="2226BF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w:t>
            </w:r>
          </w:p>
        </w:tc>
        <w:tc>
          <w:tcPr>
            <w:tcW w:w="673" w:type="dxa"/>
            <w:tcBorders>
              <w:top w:val="nil"/>
              <w:left w:val="nil"/>
              <w:bottom w:val="nil"/>
              <w:right w:val="nil"/>
            </w:tcBorders>
            <w:shd w:val="clear" w:color="auto" w:fill="auto"/>
            <w:noWrap/>
            <w:vAlign w:val="bottom"/>
            <w:hideMark/>
          </w:tcPr>
          <w:p w14:paraId="437B26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3" w:type="dxa"/>
            <w:tcBorders>
              <w:top w:val="nil"/>
              <w:left w:val="nil"/>
              <w:bottom w:val="nil"/>
              <w:right w:val="nil"/>
            </w:tcBorders>
            <w:shd w:val="clear" w:color="auto" w:fill="auto"/>
            <w:noWrap/>
            <w:vAlign w:val="bottom"/>
            <w:hideMark/>
          </w:tcPr>
          <w:p w14:paraId="668DE1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6C1FD5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4" w:type="dxa"/>
            <w:tcBorders>
              <w:top w:val="nil"/>
              <w:left w:val="nil"/>
              <w:bottom w:val="nil"/>
              <w:right w:val="nil"/>
            </w:tcBorders>
            <w:shd w:val="clear" w:color="auto" w:fill="auto"/>
            <w:noWrap/>
            <w:vAlign w:val="bottom"/>
            <w:hideMark/>
          </w:tcPr>
          <w:p w14:paraId="1C43CD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44.9</w:t>
            </w:r>
          </w:p>
        </w:tc>
      </w:tr>
      <w:tr w:rsidR="004B0B49" w:rsidRPr="0089132E" w14:paraId="5F07EDEE" w14:textId="77777777" w:rsidTr="004B0B49">
        <w:trPr>
          <w:trHeight w:val="300"/>
        </w:trPr>
        <w:tc>
          <w:tcPr>
            <w:tcW w:w="1166" w:type="dxa"/>
            <w:tcBorders>
              <w:top w:val="nil"/>
              <w:left w:val="nil"/>
              <w:bottom w:val="nil"/>
              <w:right w:val="nil"/>
            </w:tcBorders>
            <w:shd w:val="clear" w:color="auto" w:fill="auto"/>
            <w:noWrap/>
            <w:vAlign w:val="bottom"/>
            <w:hideMark/>
          </w:tcPr>
          <w:p w14:paraId="42DB40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WB0447</w:t>
            </w:r>
          </w:p>
        </w:tc>
        <w:tc>
          <w:tcPr>
            <w:tcW w:w="1320" w:type="dxa"/>
            <w:tcBorders>
              <w:top w:val="nil"/>
              <w:left w:val="nil"/>
              <w:bottom w:val="nil"/>
              <w:right w:val="nil"/>
            </w:tcBorders>
            <w:shd w:val="clear" w:color="auto" w:fill="auto"/>
            <w:noWrap/>
            <w:vAlign w:val="bottom"/>
            <w:hideMark/>
          </w:tcPr>
          <w:p w14:paraId="704F35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7/14/2015</w:t>
            </w:r>
          </w:p>
        </w:tc>
        <w:tc>
          <w:tcPr>
            <w:tcW w:w="1114" w:type="dxa"/>
            <w:tcBorders>
              <w:top w:val="nil"/>
              <w:left w:val="nil"/>
              <w:bottom w:val="nil"/>
              <w:right w:val="nil"/>
            </w:tcBorders>
            <w:shd w:val="clear" w:color="auto" w:fill="auto"/>
            <w:noWrap/>
            <w:vAlign w:val="bottom"/>
            <w:hideMark/>
          </w:tcPr>
          <w:p w14:paraId="29CA1AD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74758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967_0</w:t>
            </w:r>
          </w:p>
        </w:tc>
        <w:tc>
          <w:tcPr>
            <w:tcW w:w="673" w:type="dxa"/>
            <w:tcBorders>
              <w:top w:val="nil"/>
              <w:left w:val="nil"/>
              <w:bottom w:val="nil"/>
              <w:right w:val="nil"/>
            </w:tcBorders>
            <w:shd w:val="clear" w:color="auto" w:fill="auto"/>
            <w:noWrap/>
            <w:vAlign w:val="bottom"/>
            <w:hideMark/>
          </w:tcPr>
          <w:p w14:paraId="13CEC5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3" w:type="dxa"/>
            <w:tcBorders>
              <w:top w:val="nil"/>
              <w:left w:val="nil"/>
              <w:bottom w:val="nil"/>
              <w:right w:val="nil"/>
            </w:tcBorders>
            <w:shd w:val="clear" w:color="auto" w:fill="auto"/>
            <w:noWrap/>
            <w:vAlign w:val="bottom"/>
            <w:hideMark/>
          </w:tcPr>
          <w:p w14:paraId="7E7864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6BC2B86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828DE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42E9A6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18954D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32BB66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4" w:type="dxa"/>
            <w:tcBorders>
              <w:top w:val="nil"/>
              <w:left w:val="nil"/>
              <w:bottom w:val="nil"/>
              <w:right w:val="nil"/>
            </w:tcBorders>
            <w:shd w:val="clear" w:color="auto" w:fill="auto"/>
            <w:noWrap/>
            <w:vAlign w:val="bottom"/>
            <w:hideMark/>
          </w:tcPr>
          <w:p w14:paraId="5A67E6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r>
      <w:tr w:rsidR="004B0B49" w:rsidRPr="0089132E" w14:paraId="0DEC49A3" w14:textId="77777777" w:rsidTr="004B0B49">
        <w:trPr>
          <w:trHeight w:val="300"/>
        </w:trPr>
        <w:tc>
          <w:tcPr>
            <w:tcW w:w="1166" w:type="dxa"/>
            <w:tcBorders>
              <w:top w:val="nil"/>
              <w:left w:val="nil"/>
              <w:bottom w:val="nil"/>
              <w:right w:val="nil"/>
            </w:tcBorders>
            <w:shd w:val="clear" w:color="auto" w:fill="auto"/>
            <w:noWrap/>
            <w:vAlign w:val="bottom"/>
            <w:hideMark/>
          </w:tcPr>
          <w:p w14:paraId="4E3FA0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WB0456</w:t>
            </w:r>
          </w:p>
        </w:tc>
        <w:tc>
          <w:tcPr>
            <w:tcW w:w="1320" w:type="dxa"/>
            <w:tcBorders>
              <w:top w:val="nil"/>
              <w:left w:val="nil"/>
              <w:bottom w:val="nil"/>
              <w:right w:val="nil"/>
            </w:tcBorders>
            <w:shd w:val="clear" w:color="auto" w:fill="auto"/>
            <w:noWrap/>
            <w:vAlign w:val="bottom"/>
            <w:hideMark/>
          </w:tcPr>
          <w:p w14:paraId="7A097E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7/15/2015</w:t>
            </w:r>
          </w:p>
        </w:tc>
        <w:tc>
          <w:tcPr>
            <w:tcW w:w="1114" w:type="dxa"/>
            <w:tcBorders>
              <w:top w:val="nil"/>
              <w:left w:val="nil"/>
              <w:bottom w:val="nil"/>
              <w:right w:val="nil"/>
            </w:tcBorders>
            <w:shd w:val="clear" w:color="auto" w:fill="auto"/>
            <w:noWrap/>
            <w:vAlign w:val="bottom"/>
            <w:hideMark/>
          </w:tcPr>
          <w:p w14:paraId="5949583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DC92F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968_0</w:t>
            </w:r>
          </w:p>
        </w:tc>
        <w:tc>
          <w:tcPr>
            <w:tcW w:w="673" w:type="dxa"/>
            <w:tcBorders>
              <w:top w:val="nil"/>
              <w:left w:val="nil"/>
              <w:bottom w:val="nil"/>
              <w:right w:val="nil"/>
            </w:tcBorders>
            <w:shd w:val="clear" w:color="auto" w:fill="auto"/>
            <w:noWrap/>
            <w:vAlign w:val="bottom"/>
            <w:hideMark/>
          </w:tcPr>
          <w:p w14:paraId="5A353F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69.1</w:t>
            </w:r>
          </w:p>
        </w:tc>
        <w:tc>
          <w:tcPr>
            <w:tcW w:w="673" w:type="dxa"/>
            <w:tcBorders>
              <w:top w:val="nil"/>
              <w:left w:val="nil"/>
              <w:bottom w:val="nil"/>
              <w:right w:val="nil"/>
            </w:tcBorders>
            <w:shd w:val="clear" w:color="auto" w:fill="auto"/>
            <w:noWrap/>
            <w:vAlign w:val="bottom"/>
            <w:hideMark/>
          </w:tcPr>
          <w:p w14:paraId="47E16A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2DADFBC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6A06A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w:t>
            </w:r>
          </w:p>
        </w:tc>
        <w:tc>
          <w:tcPr>
            <w:tcW w:w="673" w:type="dxa"/>
            <w:tcBorders>
              <w:top w:val="nil"/>
              <w:left w:val="nil"/>
              <w:bottom w:val="nil"/>
              <w:right w:val="nil"/>
            </w:tcBorders>
            <w:shd w:val="clear" w:color="auto" w:fill="auto"/>
            <w:noWrap/>
            <w:vAlign w:val="bottom"/>
            <w:hideMark/>
          </w:tcPr>
          <w:p w14:paraId="53317A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2C3F14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0AFCC3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4" w:type="dxa"/>
            <w:tcBorders>
              <w:top w:val="nil"/>
              <w:left w:val="nil"/>
              <w:bottom w:val="nil"/>
              <w:right w:val="nil"/>
            </w:tcBorders>
            <w:shd w:val="clear" w:color="auto" w:fill="auto"/>
            <w:noWrap/>
            <w:vAlign w:val="bottom"/>
            <w:hideMark/>
          </w:tcPr>
          <w:p w14:paraId="1DE5A4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75.8</w:t>
            </w:r>
          </w:p>
        </w:tc>
      </w:tr>
      <w:tr w:rsidR="004B0B49" w:rsidRPr="0089132E" w14:paraId="4243787D" w14:textId="77777777" w:rsidTr="004B0B49">
        <w:trPr>
          <w:trHeight w:val="300"/>
        </w:trPr>
        <w:tc>
          <w:tcPr>
            <w:tcW w:w="1166" w:type="dxa"/>
            <w:tcBorders>
              <w:top w:val="nil"/>
              <w:left w:val="nil"/>
              <w:bottom w:val="nil"/>
              <w:right w:val="nil"/>
            </w:tcBorders>
            <w:shd w:val="clear" w:color="auto" w:fill="auto"/>
            <w:noWrap/>
            <w:vAlign w:val="bottom"/>
            <w:hideMark/>
          </w:tcPr>
          <w:p w14:paraId="3CD1A7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WB0445</w:t>
            </w:r>
          </w:p>
        </w:tc>
        <w:tc>
          <w:tcPr>
            <w:tcW w:w="1320" w:type="dxa"/>
            <w:tcBorders>
              <w:top w:val="nil"/>
              <w:left w:val="nil"/>
              <w:bottom w:val="nil"/>
              <w:right w:val="nil"/>
            </w:tcBorders>
            <w:shd w:val="clear" w:color="auto" w:fill="auto"/>
            <w:noWrap/>
            <w:vAlign w:val="bottom"/>
            <w:hideMark/>
          </w:tcPr>
          <w:p w14:paraId="5207C6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8/3/2015</w:t>
            </w:r>
          </w:p>
        </w:tc>
        <w:tc>
          <w:tcPr>
            <w:tcW w:w="1114" w:type="dxa"/>
            <w:tcBorders>
              <w:top w:val="nil"/>
              <w:left w:val="nil"/>
              <w:bottom w:val="nil"/>
              <w:right w:val="nil"/>
            </w:tcBorders>
            <w:shd w:val="clear" w:color="auto" w:fill="auto"/>
            <w:noWrap/>
            <w:vAlign w:val="bottom"/>
            <w:hideMark/>
          </w:tcPr>
          <w:p w14:paraId="0F5297A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9104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969_0</w:t>
            </w:r>
          </w:p>
        </w:tc>
        <w:tc>
          <w:tcPr>
            <w:tcW w:w="673" w:type="dxa"/>
            <w:tcBorders>
              <w:top w:val="nil"/>
              <w:left w:val="nil"/>
              <w:bottom w:val="nil"/>
              <w:right w:val="nil"/>
            </w:tcBorders>
            <w:shd w:val="clear" w:color="auto" w:fill="auto"/>
            <w:noWrap/>
            <w:vAlign w:val="bottom"/>
            <w:hideMark/>
          </w:tcPr>
          <w:p w14:paraId="4C579E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586B90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3182E9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3" w:type="dxa"/>
            <w:tcBorders>
              <w:top w:val="nil"/>
              <w:left w:val="nil"/>
              <w:bottom w:val="nil"/>
              <w:right w:val="nil"/>
            </w:tcBorders>
            <w:shd w:val="clear" w:color="auto" w:fill="auto"/>
            <w:noWrap/>
            <w:vAlign w:val="bottom"/>
            <w:hideMark/>
          </w:tcPr>
          <w:p w14:paraId="064450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05C894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52.4</w:t>
            </w:r>
          </w:p>
        </w:tc>
        <w:tc>
          <w:tcPr>
            <w:tcW w:w="673" w:type="dxa"/>
            <w:tcBorders>
              <w:top w:val="nil"/>
              <w:left w:val="nil"/>
              <w:bottom w:val="nil"/>
              <w:right w:val="nil"/>
            </w:tcBorders>
            <w:shd w:val="clear" w:color="auto" w:fill="auto"/>
            <w:noWrap/>
            <w:vAlign w:val="bottom"/>
            <w:hideMark/>
          </w:tcPr>
          <w:p w14:paraId="7B052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0F687A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43.4</w:t>
            </w:r>
          </w:p>
        </w:tc>
        <w:tc>
          <w:tcPr>
            <w:tcW w:w="674" w:type="dxa"/>
            <w:tcBorders>
              <w:top w:val="nil"/>
              <w:left w:val="nil"/>
              <w:bottom w:val="nil"/>
              <w:right w:val="nil"/>
            </w:tcBorders>
            <w:shd w:val="clear" w:color="auto" w:fill="auto"/>
            <w:noWrap/>
            <w:vAlign w:val="bottom"/>
            <w:hideMark/>
          </w:tcPr>
          <w:p w14:paraId="362EF3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r>
      <w:tr w:rsidR="004B0B49" w:rsidRPr="0089132E" w14:paraId="644CE159" w14:textId="77777777" w:rsidTr="004B0B49">
        <w:trPr>
          <w:trHeight w:val="300"/>
        </w:trPr>
        <w:tc>
          <w:tcPr>
            <w:tcW w:w="1166" w:type="dxa"/>
            <w:tcBorders>
              <w:top w:val="nil"/>
              <w:left w:val="nil"/>
              <w:bottom w:val="nil"/>
              <w:right w:val="nil"/>
            </w:tcBorders>
            <w:shd w:val="clear" w:color="auto" w:fill="auto"/>
            <w:noWrap/>
            <w:vAlign w:val="bottom"/>
            <w:hideMark/>
          </w:tcPr>
          <w:p w14:paraId="317239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WB0460</w:t>
            </w:r>
          </w:p>
        </w:tc>
        <w:tc>
          <w:tcPr>
            <w:tcW w:w="1320" w:type="dxa"/>
            <w:tcBorders>
              <w:top w:val="nil"/>
              <w:left w:val="nil"/>
              <w:bottom w:val="nil"/>
              <w:right w:val="nil"/>
            </w:tcBorders>
            <w:shd w:val="clear" w:color="auto" w:fill="auto"/>
            <w:noWrap/>
            <w:vAlign w:val="bottom"/>
            <w:hideMark/>
          </w:tcPr>
          <w:p w14:paraId="061BEC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8/12/2015</w:t>
            </w:r>
          </w:p>
        </w:tc>
        <w:tc>
          <w:tcPr>
            <w:tcW w:w="1114" w:type="dxa"/>
            <w:tcBorders>
              <w:top w:val="nil"/>
              <w:left w:val="nil"/>
              <w:bottom w:val="nil"/>
              <w:right w:val="nil"/>
            </w:tcBorders>
            <w:shd w:val="clear" w:color="auto" w:fill="auto"/>
            <w:noWrap/>
            <w:vAlign w:val="bottom"/>
            <w:hideMark/>
          </w:tcPr>
          <w:p w14:paraId="784AFDF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FFE1F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971_0</w:t>
            </w:r>
          </w:p>
        </w:tc>
        <w:tc>
          <w:tcPr>
            <w:tcW w:w="673" w:type="dxa"/>
            <w:tcBorders>
              <w:top w:val="nil"/>
              <w:left w:val="nil"/>
              <w:bottom w:val="nil"/>
              <w:right w:val="nil"/>
            </w:tcBorders>
            <w:shd w:val="clear" w:color="auto" w:fill="auto"/>
            <w:noWrap/>
            <w:vAlign w:val="bottom"/>
            <w:hideMark/>
          </w:tcPr>
          <w:p w14:paraId="030BA7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40.3</w:t>
            </w:r>
          </w:p>
        </w:tc>
        <w:tc>
          <w:tcPr>
            <w:tcW w:w="673" w:type="dxa"/>
            <w:tcBorders>
              <w:top w:val="nil"/>
              <w:left w:val="nil"/>
              <w:bottom w:val="nil"/>
              <w:right w:val="nil"/>
            </w:tcBorders>
            <w:shd w:val="clear" w:color="auto" w:fill="auto"/>
            <w:noWrap/>
            <w:vAlign w:val="bottom"/>
            <w:hideMark/>
          </w:tcPr>
          <w:p w14:paraId="711FFB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7301C0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c>
          <w:tcPr>
            <w:tcW w:w="673" w:type="dxa"/>
            <w:tcBorders>
              <w:top w:val="nil"/>
              <w:left w:val="nil"/>
              <w:bottom w:val="nil"/>
              <w:right w:val="nil"/>
            </w:tcBorders>
            <w:shd w:val="clear" w:color="auto" w:fill="auto"/>
            <w:noWrap/>
            <w:vAlign w:val="bottom"/>
            <w:hideMark/>
          </w:tcPr>
          <w:p w14:paraId="254DE6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388793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442AA7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335DFC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10.5</w:t>
            </w:r>
          </w:p>
        </w:tc>
        <w:tc>
          <w:tcPr>
            <w:tcW w:w="674" w:type="dxa"/>
            <w:tcBorders>
              <w:top w:val="nil"/>
              <w:left w:val="nil"/>
              <w:bottom w:val="nil"/>
              <w:right w:val="nil"/>
            </w:tcBorders>
            <w:shd w:val="clear" w:color="auto" w:fill="auto"/>
            <w:noWrap/>
            <w:vAlign w:val="bottom"/>
            <w:hideMark/>
          </w:tcPr>
          <w:p w14:paraId="37B2E0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43.6</w:t>
            </w:r>
          </w:p>
        </w:tc>
      </w:tr>
      <w:tr w:rsidR="004B0B49" w:rsidRPr="0089132E" w14:paraId="55959D31" w14:textId="77777777" w:rsidTr="004B0B49">
        <w:trPr>
          <w:trHeight w:val="300"/>
        </w:trPr>
        <w:tc>
          <w:tcPr>
            <w:tcW w:w="1166" w:type="dxa"/>
            <w:tcBorders>
              <w:top w:val="nil"/>
              <w:left w:val="nil"/>
              <w:bottom w:val="nil"/>
              <w:right w:val="nil"/>
            </w:tcBorders>
            <w:shd w:val="clear" w:color="auto" w:fill="auto"/>
            <w:noWrap/>
            <w:vAlign w:val="bottom"/>
            <w:hideMark/>
          </w:tcPr>
          <w:p w14:paraId="746DF6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MRW0197</w:t>
            </w:r>
          </w:p>
        </w:tc>
        <w:tc>
          <w:tcPr>
            <w:tcW w:w="1320" w:type="dxa"/>
            <w:tcBorders>
              <w:top w:val="nil"/>
              <w:left w:val="nil"/>
              <w:bottom w:val="nil"/>
              <w:right w:val="nil"/>
            </w:tcBorders>
            <w:shd w:val="clear" w:color="auto" w:fill="auto"/>
            <w:noWrap/>
            <w:vAlign w:val="bottom"/>
            <w:hideMark/>
          </w:tcPr>
          <w:p w14:paraId="398C53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8/12/2015</w:t>
            </w:r>
          </w:p>
        </w:tc>
        <w:tc>
          <w:tcPr>
            <w:tcW w:w="1114" w:type="dxa"/>
            <w:tcBorders>
              <w:top w:val="nil"/>
              <w:left w:val="nil"/>
              <w:bottom w:val="nil"/>
              <w:right w:val="nil"/>
            </w:tcBorders>
            <w:shd w:val="clear" w:color="auto" w:fill="auto"/>
            <w:noWrap/>
            <w:vAlign w:val="bottom"/>
            <w:hideMark/>
          </w:tcPr>
          <w:p w14:paraId="57594D4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7F605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972_0</w:t>
            </w:r>
          </w:p>
        </w:tc>
        <w:tc>
          <w:tcPr>
            <w:tcW w:w="673" w:type="dxa"/>
            <w:tcBorders>
              <w:top w:val="nil"/>
              <w:left w:val="nil"/>
              <w:bottom w:val="nil"/>
              <w:right w:val="nil"/>
            </w:tcBorders>
            <w:shd w:val="clear" w:color="auto" w:fill="auto"/>
            <w:noWrap/>
            <w:vAlign w:val="bottom"/>
            <w:hideMark/>
          </w:tcPr>
          <w:p w14:paraId="544BD9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3" w:type="dxa"/>
            <w:tcBorders>
              <w:top w:val="nil"/>
              <w:left w:val="nil"/>
              <w:bottom w:val="nil"/>
              <w:right w:val="nil"/>
            </w:tcBorders>
            <w:shd w:val="clear" w:color="auto" w:fill="auto"/>
            <w:noWrap/>
            <w:vAlign w:val="bottom"/>
            <w:hideMark/>
          </w:tcPr>
          <w:p w14:paraId="7CD6C6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568E9B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37F434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3" w:type="dxa"/>
            <w:tcBorders>
              <w:top w:val="nil"/>
              <w:left w:val="nil"/>
              <w:bottom w:val="nil"/>
              <w:right w:val="nil"/>
            </w:tcBorders>
            <w:shd w:val="clear" w:color="auto" w:fill="auto"/>
            <w:noWrap/>
            <w:vAlign w:val="bottom"/>
            <w:hideMark/>
          </w:tcPr>
          <w:p w14:paraId="2E964A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30.8</w:t>
            </w:r>
          </w:p>
        </w:tc>
        <w:tc>
          <w:tcPr>
            <w:tcW w:w="673" w:type="dxa"/>
            <w:tcBorders>
              <w:top w:val="nil"/>
              <w:left w:val="nil"/>
              <w:bottom w:val="nil"/>
              <w:right w:val="nil"/>
            </w:tcBorders>
            <w:shd w:val="clear" w:color="auto" w:fill="auto"/>
            <w:noWrap/>
            <w:vAlign w:val="bottom"/>
            <w:hideMark/>
          </w:tcPr>
          <w:p w14:paraId="56BAFF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59.0</w:t>
            </w:r>
          </w:p>
        </w:tc>
        <w:tc>
          <w:tcPr>
            <w:tcW w:w="673" w:type="dxa"/>
            <w:tcBorders>
              <w:top w:val="nil"/>
              <w:left w:val="nil"/>
              <w:bottom w:val="nil"/>
              <w:right w:val="nil"/>
            </w:tcBorders>
            <w:shd w:val="clear" w:color="auto" w:fill="auto"/>
            <w:noWrap/>
            <w:vAlign w:val="bottom"/>
            <w:hideMark/>
          </w:tcPr>
          <w:p w14:paraId="5EE89D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CF3F1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86.9</w:t>
            </w:r>
          </w:p>
        </w:tc>
      </w:tr>
      <w:tr w:rsidR="004B0B49" w:rsidRPr="0089132E" w14:paraId="602BA62B" w14:textId="77777777" w:rsidTr="004B0B49">
        <w:trPr>
          <w:trHeight w:val="300"/>
        </w:trPr>
        <w:tc>
          <w:tcPr>
            <w:tcW w:w="1166" w:type="dxa"/>
            <w:tcBorders>
              <w:top w:val="nil"/>
              <w:left w:val="nil"/>
              <w:bottom w:val="nil"/>
              <w:right w:val="nil"/>
            </w:tcBorders>
            <w:shd w:val="clear" w:color="auto" w:fill="auto"/>
            <w:noWrap/>
            <w:vAlign w:val="bottom"/>
            <w:hideMark/>
          </w:tcPr>
          <w:p w14:paraId="67BC37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WB0459</w:t>
            </w:r>
          </w:p>
        </w:tc>
        <w:tc>
          <w:tcPr>
            <w:tcW w:w="1320" w:type="dxa"/>
            <w:tcBorders>
              <w:top w:val="nil"/>
              <w:left w:val="nil"/>
              <w:bottom w:val="nil"/>
              <w:right w:val="nil"/>
            </w:tcBorders>
            <w:shd w:val="clear" w:color="auto" w:fill="auto"/>
            <w:noWrap/>
            <w:vAlign w:val="bottom"/>
            <w:hideMark/>
          </w:tcPr>
          <w:p w14:paraId="3A9E3D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8/14/2015</w:t>
            </w:r>
          </w:p>
        </w:tc>
        <w:tc>
          <w:tcPr>
            <w:tcW w:w="1114" w:type="dxa"/>
            <w:tcBorders>
              <w:top w:val="nil"/>
              <w:left w:val="nil"/>
              <w:bottom w:val="nil"/>
              <w:right w:val="nil"/>
            </w:tcBorders>
            <w:shd w:val="clear" w:color="auto" w:fill="auto"/>
            <w:noWrap/>
            <w:vAlign w:val="bottom"/>
            <w:hideMark/>
          </w:tcPr>
          <w:p w14:paraId="639EA4A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82017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973_0</w:t>
            </w:r>
          </w:p>
        </w:tc>
        <w:tc>
          <w:tcPr>
            <w:tcW w:w="673" w:type="dxa"/>
            <w:tcBorders>
              <w:top w:val="nil"/>
              <w:left w:val="nil"/>
              <w:bottom w:val="nil"/>
              <w:right w:val="nil"/>
            </w:tcBorders>
            <w:shd w:val="clear" w:color="auto" w:fill="auto"/>
            <w:noWrap/>
            <w:vAlign w:val="bottom"/>
            <w:hideMark/>
          </w:tcPr>
          <w:p w14:paraId="623177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1EC6A9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3" w:type="dxa"/>
            <w:tcBorders>
              <w:top w:val="nil"/>
              <w:left w:val="nil"/>
              <w:bottom w:val="nil"/>
              <w:right w:val="nil"/>
            </w:tcBorders>
            <w:shd w:val="clear" w:color="auto" w:fill="auto"/>
            <w:noWrap/>
            <w:vAlign w:val="bottom"/>
            <w:hideMark/>
          </w:tcPr>
          <w:p w14:paraId="46537B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BA88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3" w:type="dxa"/>
            <w:tcBorders>
              <w:top w:val="nil"/>
              <w:left w:val="nil"/>
              <w:bottom w:val="nil"/>
              <w:right w:val="nil"/>
            </w:tcBorders>
            <w:shd w:val="clear" w:color="auto" w:fill="auto"/>
            <w:noWrap/>
            <w:vAlign w:val="bottom"/>
            <w:hideMark/>
          </w:tcPr>
          <w:p w14:paraId="5B38BA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2A6598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16A705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4" w:type="dxa"/>
            <w:tcBorders>
              <w:top w:val="nil"/>
              <w:left w:val="nil"/>
              <w:bottom w:val="nil"/>
              <w:right w:val="nil"/>
            </w:tcBorders>
            <w:shd w:val="clear" w:color="auto" w:fill="auto"/>
            <w:noWrap/>
            <w:vAlign w:val="bottom"/>
            <w:hideMark/>
          </w:tcPr>
          <w:p w14:paraId="20971C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99.1</w:t>
            </w:r>
          </w:p>
        </w:tc>
      </w:tr>
      <w:tr w:rsidR="004B0B49" w:rsidRPr="0089132E" w14:paraId="3A2D6EE2" w14:textId="77777777" w:rsidTr="004B0B49">
        <w:trPr>
          <w:trHeight w:val="300"/>
        </w:trPr>
        <w:tc>
          <w:tcPr>
            <w:tcW w:w="1166" w:type="dxa"/>
            <w:tcBorders>
              <w:top w:val="nil"/>
              <w:left w:val="nil"/>
              <w:bottom w:val="nil"/>
              <w:right w:val="nil"/>
            </w:tcBorders>
            <w:shd w:val="clear" w:color="auto" w:fill="auto"/>
            <w:noWrap/>
            <w:vAlign w:val="bottom"/>
            <w:hideMark/>
          </w:tcPr>
          <w:p w14:paraId="0592AE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MRW0199</w:t>
            </w:r>
          </w:p>
        </w:tc>
        <w:tc>
          <w:tcPr>
            <w:tcW w:w="1320" w:type="dxa"/>
            <w:tcBorders>
              <w:top w:val="nil"/>
              <w:left w:val="nil"/>
              <w:bottom w:val="nil"/>
              <w:right w:val="nil"/>
            </w:tcBorders>
            <w:shd w:val="clear" w:color="auto" w:fill="auto"/>
            <w:noWrap/>
            <w:vAlign w:val="bottom"/>
            <w:hideMark/>
          </w:tcPr>
          <w:p w14:paraId="673DD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8/17/2015</w:t>
            </w:r>
          </w:p>
        </w:tc>
        <w:tc>
          <w:tcPr>
            <w:tcW w:w="1114" w:type="dxa"/>
            <w:tcBorders>
              <w:top w:val="nil"/>
              <w:left w:val="nil"/>
              <w:bottom w:val="nil"/>
              <w:right w:val="nil"/>
            </w:tcBorders>
            <w:shd w:val="clear" w:color="auto" w:fill="auto"/>
            <w:noWrap/>
            <w:vAlign w:val="bottom"/>
            <w:hideMark/>
          </w:tcPr>
          <w:p w14:paraId="498F63C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CF473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974_0</w:t>
            </w:r>
          </w:p>
        </w:tc>
        <w:tc>
          <w:tcPr>
            <w:tcW w:w="673" w:type="dxa"/>
            <w:tcBorders>
              <w:top w:val="nil"/>
              <w:left w:val="nil"/>
              <w:bottom w:val="nil"/>
              <w:right w:val="nil"/>
            </w:tcBorders>
            <w:shd w:val="clear" w:color="auto" w:fill="auto"/>
            <w:noWrap/>
            <w:vAlign w:val="bottom"/>
            <w:hideMark/>
          </w:tcPr>
          <w:p w14:paraId="690E78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56.8</w:t>
            </w:r>
          </w:p>
        </w:tc>
        <w:tc>
          <w:tcPr>
            <w:tcW w:w="673" w:type="dxa"/>
            <w:tcBorders>
              <w:top w:val="nil"/>
              <w:left w:val="nil"/>
              <w:bottom w:val="nil"/>
              <w:right w:val="nil"/>
            </w:tcBorders>
            <w:shd w:val="clear" w:color="auto" w:fill="auto"/>
            <w:noWrap/>
            <w:vAlign w:val="bottom"/>
            <w:hideMark/>
          </w:tcPr>
          <w:p w14:paraId="6B3A1F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3" w:type="dxa"/>
            <w:tcBorders>
              <w:top w:val="nil"/>
              <w:left w:val="nil"/>
              <w:bottom w:val="nil"/>
              <w:right w:val="nil"/>
            </w:tcBorders>
            <w:shd w:val="clear" w:color="auto" w:fill="auto"/>
            <w:noWrap/>
            <w:vAlign w:val="bottom"/>
            <w:hideMark/>
          </w:tcPr>
          <w:p w14:paraId="2FE8D0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w:t>
            </w:r>
          </w:p>
        </w:tc>
        <w:tc>
          <w:tcPr>
            <w:tcW w:w="673" w:type="dxa"/>
            <w:tcBorders>
              <w:top w:val="nil"/>
              <w:left w:val="nil"/>
              <w:bottom w:val="nil"/>
              <w:right w:val="nil"/>
            </w:tcBorders>
            <w:shd w:val="clear" w:color="auto" w:fill="auto"/>
            <w:noWrap/>
            <w:vAlign w:val="bottom"/>
            <w:hideMark/>
          </w:tcPr>
          <w:p w14:paraId="1186FD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02BCD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213398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537491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26.7</w:t>
            </w:r>
          </w:p>
        </w:tc>
        <w:tc>
          <w:tcPr>
            <w:tcW w:w="674" w:type="dxa"/>
            <w:tcBorders>
              <w:top w:val="nil"/>
              <w:left w:val="nil"/>
              <w:bottom w:val="nil"/>
              <w:right w:val="nil"/>
            </w:tcBorders>
            <w:shd w:val="clear" w:color="auto" w:fill="auto"/>
            <w:noWrap/>
            <w:vAlign w:val="bottom"/>
            <w:hideMark/>
          </w:tcPr>
          <w:p w14:paraId="39F9AB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75.7</w:t>
            </w:r>
          </w:p>
        </w:tc>
      </w:tr>
      <w:tr w:rsidR="004B0B49" w:rsidRPr="0089132E" w14:paraId="206DAC0D" w14:textId="77777777" w:rsidTr="004B0B49">
        <w:trPr>
          <w:trHeight w:val="300"/>
        </w:trPr>
        <w:tc>
          <w:tcPr>
            <w:tcW w:w="1166" w:type="dxa"/>
            <w:tcBorders>
              <w:top w:val="nil"/>
              <w:left w:val="nil"/>
              <w:bottom w:val="nil"/>
              <w:right w:val="nil"/>
            </w:tcBorders>
            <w:shd w:val="clear" w:color="auto" w:fill="auto"/>
            <w:noWrap/>
            <w:vAlign w:val="bottom"/>
            <w:hideMark/>
          </w:tcPr>
          <w:p w14:paraId="7C0399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MRW0195</w:t>
            </w:r>
          </w:p>
        </w:tc>
        <w:tc>
          <w:tcPr>
            <w:tcW w:w="1320" w:type="dxa"/>
            <w:tcBorders>
              <w:top w:val="nil"/>
              <w:left w:val="nil"/>
              <w:bottom w:val="nil"/>
              <w:right w:val="nil"/>
            </w:tcBorders>
            <w:shd w:val="clear" w:color="auto" w:fill="auto"/>
            <w:noWrap/>
            <w:vAlign w:val="bottom"/>
            <w:hideMark/>
          </w:tcPr>
          <w:p w14:paraId="3129CB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8/18/2015</w:t>
            </w:r>
          </w:p>
        </w:tc>
        <w:tc>
          <w:tcPr>
            <w:tcW w:w="1114" w:type="dxa"/>
            <w:tcBorders>
              <w:top w:val="nil"/>
              <w:left w:val="nil"/>
              <w:bottom w:val="nil"/>
              <w:right w:val="nil"/>
            </w:tcBorders>
            <w:shd w:val="clear" w:color="auto" w:fill="auto"/>
            <w:noWrap/>
            <w:vAlign w:val="bottom"/>
            <w:hideMark/>
          </w:tcPr>
          <w:p w14:paraId="2B67F3C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00E23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975_0</w:t>
            </w:r>
          </w:p>
        </w:tc>
        <w:tc>
          <w:tcPr>
            <w:tcW w:w="673" w:type="dxa"/>
            <w:tcBorders>
              <w:top w:val="nil"/>
              <w:left w:val="nil"/>
              <w:bottom w:val="nil"/>
              <w:right w:val="nil"/>
            </w:tcBorders>
            <w:shd w:val="clear" w:color="auto" w:fill="auto"/>
            <w:noWrap/>
            <w:vAlign w:val="bottom"/>
            <w:hideMark/>
          </w:tcPr>
          <w:p w14:paraId="12F3B4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2A5A75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6B6142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0D3905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96.6</w:t>
            </w:r>
          </w:p>
        </w:tc>
        <w:tc>
          <w:tcPr>
            <w:tcW w:w="673" w:type="dxa"/>
            <w:tcBorders>
              <w:top w:val="nil"/>
              <w:left w:val="nil"/>
              <w:bottom w:val="nil"/>
              <w:right w:val="nil"/>
            </w:tcBorders>
            <w:shd w:val="clear" w:color="auto" w:fill="auto"/>
            <w:noWrap/>
            <w:vAlign w:val="bottom"/>
            <w:hideMark/>
          </w:tcPr>
          <w:p w14:paraId="5FA4FE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57B453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3BE7E6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4" w:type="dxa"/>
            <w:tcBorders>
              <w:top w:val="nil"/>
              <w:left w:val="nil"/>
              <w:bottom w:val="nil"/>
              <w:right w:val="nil"/>
            </w:tcBorders>
            <w:shd w:val="clear" w:color="auto" w:fill="auto"/>
            <w:noWrap/>
            <w:vAlign w:val="bottom"/>
            <w:hideMark/>
          </w:tcPr>
          <w:p w14:paraId="4A8662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w:t>
            </w:r>
          </w:p>
        </w:tc>
      </w:tr>
      <w:tr w:rsidR="004B0B49" w:rsidRPr="0089132E" w14:paraId="511D078D" w14:textId="77777777" w:rsidTr="004B0B49">
        <w:trPr>
          <w:trHeight w:val="300"/>
        </w:trPr>
        <w:tc>
          <w:tcPr>
            <w:tcW w:w="1166" w:type="dxa"/>
            <w:tcBorders>
              <w:top w:val="nil"/>
              <w:left w:val="nil"/>
              <w:bottom w:val="nil"/>
              <w:right w:val="nil"/>
            </w:tcBorders>
            <w:shd w:val="clear" w:color="auto" w:fill="auto"/>
            <w:noWrap/>
            <w:vAlign w:val="bottom"/>
            <w:hideMark/>
          </w:tcPr>
          <w:p w14:paraId="2A6E423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MRW0194</w:t>
            </w:r>
          </w:p>
        </w:tc>
        <w:tc>
          <w:tcPr>
            <w:tcW w:w="1320" w:type="dxa"/>
            <w:tcBorders>
              <w:top w:val="nil"/>
              <w:left w:val="nil"/>
              <w:bottom w:val="nil"/>
              <w:right w:val="nil"/>
            </w:tcBorders>
            <w:shd w:val="clear" w:color="auto" w:fill="auto"/>
            <w:noWrap/>
            <w:vAlign w:val="bottom"/>
            <w:hideMark/>
          </w:tcPr>
          <w:p w14:paraId="62EE38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8/18/2015</w:t>
            </w:r>
          </w:p>
        </w:tc>
        <w:tc>
          <w:tcPr>
            <w:tcW w:w="1114" w:type="dxa"/>
            <w:tcBorders>
              <w:top w:val="nil"/>
              <w:left w:val="nil"/>
              <w:bottom w:val="nil"/>
              <w:right w:val="nil"/>
            </w:tcBorders>
            <w:shd w:val="clear" w:color="auto" w:fill="auto"/>
            <w:noWrap/>
            <w:vAlign w:val="bottom"/>
            <w:hideMark/>
          </w:tcPr>
          <w:p w14:paraId="680CAD3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95E85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976_0</w:t>
            </w:r>
          </w:p>
        </w:tc>
        <w:tc>
          <w:tcPr>
            <w:tcW w:w="673" w:type="dxa"/>
            <w:tcBorders>
              <w:top w:val="nil"/>
              <w:left w:val="nil"/>
              <w:bottom w:val="nil"/>
              <w:right w:val="nil"/>
            </w:tcBorders>
            <w:shd w:val="clear" w:color="auto" w:fill="auto"/>
            <w:noWrap/>
            <w:vAlign w:val="bottom"/>
            <w:hideMark/>
          </w:tcPr>
          <w:p w14:paraId="4A27F9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7AAAAB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w:t>
            </w:r>
          </w:p>
        </w:tc>
        <w:tc>
          <w:tcPr>
            <w:tcW w:w="673" w:type="dxa"/>
            <w:tcBorders>
              <w:top w:val="nil"/>
              <w:left w:val="nil"/>
              <w:bottom w:val="nil"/>
              <w:right w:val="nil"/>
            </w:tcBorders>
            <w:shd w:val="clear" w:color="auto" w:fill="auto"/>
            <w:noWrap/>
            <w:vAlign w:val="bottom"/>
            <w:hideMark/>
          </w:tcPr>
          <w:p w14:paraId="007951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492C26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85.6</w:t>
            </w:r>
          </w:p>
        </w:tc>
        <w:tc>
          <w:tcPr>
            <w:tcW w:w="673" w:type="dxa"/>
            <w:tcBorders>
              <w:top w:val="nil"/>
              <w:left w:val="nil"/>
              <w:bottom w:val="nil"/>
              <w:right w:val="nil"/>
            </w:tcBorders>
            <w:shd w:val="clear" w:color="auto" w:fill="auto"/>
            <w:noWrap/>
            <w:vAlign w:val="bottom"/>
            <w:hideMark/>
          </w:tcPr>
          <w:p w14:paraId="3DD79A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32.9</w:t>
            </w:r>
          </w:p>
        </w:tc>
        <w:tc>
          <w:tcPr>
            <w:tcW w:w="673" w:type="dxa"/>
            <w:tcBorders>
              <w:top w:val="nil"/>
              <w:left w:val="nil"/>
              <w:bottom w:val="nil"/>
              <w:right w:val="nil"/>
            </w:tcBorders>
            <w:shd w:val="clear" w:color="auto" w:fill="auto"/>
            <w:noWrap/>
            <w:vAlign w:val="bottom"/>
            <w:hideMark/>
          </w:tcPr>
          <w:p w14:paraId="13426A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48.1</w:t>
            </w:r>
          </w:p>
        </w:tc>
        <w:tc>
          <w:tcPr>
            <w:tcW w:w="673" w:type="dxa"/>
            <w:tcBorders>
              <w:top w:val="nil"/>
              <w:left w:val="nil"/>
              <w:bottom w:val="nil"/>
              <w:right w:val="nil"/>
            </w:tcBorders>
            <w:shd w:val="clear" w:color="auto" w:fill="auto"/>
            <w:noWrap/>
            <w:vAlign w:val="bottom"/>
            <w:hideMark/>
          </w:tcPr>
          <w:p w14:paraId="75EAFC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4" w:type="dxa"/>
            <w:tcBorders>
              <w:top w:val="nil"/>
              <w:left w:val="nil"/>
              <w:bottom w:val="nil"/>
              <w:right w:val="nil"/>
            </w:tcBorders>
            <w:shd w:val="clear" w:color="auto" w:fill="auto"/>
            <w:noWrap/>
            <w:vAlign w:val="bottom"/>
            <w:hideMark/>
          </w:tcPr>
          <w:p w14:paraId="52E909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r>
      <w:tr w:rsidR="004B0B49" w:rsidRPr="0089132E" w14:paraId="1E028670" w14:textId="77777777" w:rsidTr="004B0B49">
        <w:trPr>
          <w:trHeight w:val="300"/>
        </w:trPr>
        <w:tc>
          <w:tcPr>
            <w:tcW w:w="1166" w:type="dxa"/>
            <w:tcBorders>
              <w:top w:val="nil"/>
              <w:left w:val="nil"/>
              <w:bottom w:val="nil"/>
              <w:right w:val="nil"/>
            </w:tcBorders>
            <w:shd w:val="clear" w:color="auto" w:fill="auto"/>
            <w:noWrap/>
            <w:vAlign w:val="bottom"/>
            <w:hideMark/>
          </w:tcPr>
          <w:p w14:paraId="61B786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MRW0201</w:t>
            </w:r>
          </w:p>
        </w:tc>
        <w:tc>
          <w:tcPr>
            <w:tcW w:w="1320" w:type="dxa"/>
            <w:tcBorders>
              <w:top w:val="nil"/>
              <w:left w:val="nil"/>
              <w:bottom w:val="nil"/>
              <w:right w:val="nil"/>
            </w:tcBorders>
            <w:shd w:val="clear" w:color="auto" w:fill="auto"/>
            <w:noWrap/>
            <w:vAlign w:val="bottom"/>
            <w:hideMark/>
          </w:tcPr>
          <w:p w14:paraId="58B304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8/19/2015</w:t>
            </w:r>
          </w:p>
        </w:tc>
        <w:tc>
          <w:tcPr>
            <w:tcW w:w="1114" w:type="dxa"/>
            <w:tcBorders>
              <w:top w:val="nil"/>
              <w:left w:val="nil"/>
              <w:bottom w:val="nil"/>
              <w:right w:val="nil"/>
            </w:tcBorders>
            <w:shd w:val="clear" w:color="auto" w:fill="auto"/>
            <w:noWrap/>
            <w:vAlign w:val="bottom"/>
            <w:hideMark/>
          </w:tcPr>
          <w:p w14:paraId="66C384A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5C58B5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977_0</w:t>
            </w:r>
          </w:p>
        </w:tc>
        <w:tc>
          <w:tcPr>
            <w:tcW w:w="673" w:type="dxa"/>
            <w:tcBorders>
              <w:top w:val="nil"/>
              <w:left w:val="nil"/>
              <w:bottom w:val="nil"/>
              <w:right w:val="nil"/>
            </w:tcBorders>
            <w:shd w:val="clear" w:color="auto" w:fill="auto"/>
            <w:noWrap/>
            <w:vAlign w:val="bottom"/>
            <w:hideMark/>
          </w:tcPr>
          <w:p w14:paraId="367F15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64.5</w:t>
            </w:r>
          </w:p>
        </w:tc>
        <w:tc>
          <w:tcPr>
            <w:tcW w:w="673" w:type="dxa"/>
            <w:tcBorders>
              <w:top w:val="nil"/>
              <w:left w:val="nil"/>
              <w:bottom w:val="nil"/>
              <w:right w:val="nil"/>
            </w:tcBorders>
            <w:shd w:val="clear" w:color="auto" w:fill="auto"/>
            <w:noWrap/>
            <w:vAlign w:val="bottom"/>
            <w:hideMark/>
          </w:tcPr>
          <w:p w14:paraId="4462A6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179320A2"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257AA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3" w:type="dxa"/>
            <w:tcBorders>
              <w:top w:val="nil"/>
              <w:left w:val="nil"/>
              <w:bottom w:val="nil"/>
              <w:right w:val="nil"/>
            </w:tcBorders>
            <w:shd w:val="clear" w:color="auto" w:fill="auto"/>
            <w:noWrap/>
            <w:vAlign w:val="bottom"/>
            <w:hideMark/>
          </w:tcPr>
          <w:p w14:paraId="78467D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88.7</w:t>
            </w:r>
          </w:p>
        </w:tc>
        <w:tc>
          <w:tcPr>
            <w:tcW w:w="673" w:type="dxa"/>
            <w:tcBorders>
              <w:top w:val="nil"/>
              <w:left w:val="nil"/>
              <w:bottom w:val="nil"/>
              <w:right w:val="nil"/>
            </w:tcBorders>
            <w:shd w:val="clear" w:color="auto" w:fill="auto"/>
            <w:noWrap/>
            <w:vAlign w:val="bottom"/>
            <w:hideMark/>
          </w:tcPr>
          <w:p w14:paraId="434890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51DE83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4" w:type="dxa"/>
            <w:tcBorders>
              <w:top w:val="nil"/>
              <w:left w:val="nil"/>
              <w:bottom w:val="nil"/>
              <w:right w:val="nil"/>
            </w:tcBorders>
            <w:shd w:val="clear" w:color="auto" w:fill="auto"/>
            <w:noWrap/>
            <w:vAlign w:val="bottom"/>
            <w:hideMark/>
          </w:tcPr>
          <w:p w14:paraId="605E55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r>
      <w:tr w:rsidR="004B0B49" w:rsidRPr="0089132E" w14:paraId="7A3A7746" w14:textId="77777777" w:rsidTr="004B0B49">
        <w:trPr>
          <w:trHeight w:val="300"/>
        </w:trPr>
        <w:tc>
          <w:tcPr>
            <w:tcW w:w="1166" w:type="dxa"/>
            <w:tcBorders>
              <w:top w:val="nil"/>
              <w:left w:val="nil"/>
              <w:bottom w:val="nil"/>
              <w:right w:val="nil"/>
            </w:tcBorders>
            <w:shd w:val="clear" w:color="auto" w:fill="auto"/>
            <w:noWrap/>
            <w:vAlign w:val="bottom"/>
            <w:hideMark/>
          </w:tcPr>
          <w:p w14:paraId="61EC2A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WB0449</w:t>
            </w:r>
          </w:p>
        </w:tc>
        <w:tc>
          <w:tcPr>
            <w:tcW w:w="1320" w:type="dxa"/>
            <w:tcBorders>
              <w:top w:val="nil"/>
              <w:left w:val="nil"/>
              <w:bottom w:val="nil"/>
              <w:right w:val="nil"/>
            </w:tcBorders>
            <w:shd w:val="clear" w:color="auto" w:fill="auto"/>
            <w:noWrap/>
            <w:vAlign w:val="bottom"/>
            <w:hideMark/>
          </w:tcPr>
          <w:p w14:paraId="3C39FD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8/24/2015</w:t>
            </w:r>
          </w:p>
        </w:tc>
        <w:tc>
          <w:tcPr>
            <w:tcW w:w="1114" w:type="dxa"/>
            <w:tcBorders>
              <w:top w:val="nil"/>
              <w:left w:val="nil"/>
              <w:bottom w:val="nil"/>
              <w:right w:val="nil"/>
            </w:tcBorders>
            <w:shd w:val="clear" w:color="auto" w:fill="auto"/>
            <w:noWrap/>
            <w:vAlign w:val="bottom"/>
            <w:hideMark/>
          </w:tcPr>
          <w:p w14:paraId="17BF36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A050A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978_0</w:t>
            </w:r>
          </w:p>
        </w:tc>
        <w:tc>
          <w:tcPr>
            <w:tcW w:w="673" w:type="dxa"/>
            <w:tcBorders>
              <w:top w:val="nil"/>
              <w:left w:val="nil"/>
              <w:bottom w:val="nil"/>
              <w:right w:val="nil"/>
            </w:tcBorders>
            <w:shd w:val="clear" w:color="auto" w:fill="auto"/>
            <w:noWrap/>
            <w:vAlign w:val="bottom"/>
            <w:hideMark/>
          </w:tcPr>
          <w:p w14:paraId="2A42E2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62E6B5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36.6</w:t>
            </w:r>
          </w:p>
        </w:tc>
        <w:tc>
          <w:tcPr>
            <w:tcW w:w="673" w:type="dxa"/>
            <w:tcBorders>
              <w:top w:val="nil"/>
              <w:left w:val="nil"/>
              <w:bottom w:val="nil"/>
              <w:right w:val="nil"/>
            </w:tcBorders>
            <w:shd w:val="clear" w:color="auto" w:fill="auto"/>
            <w:noWrap/>
            <w:vAlign w:val="bottom"/>
            <w:hideMark/>
          </w:tcPr>
          <w:p w14:paraId="47DB88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4BFF07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93.5</w:t>
            </w:r>
          </w:p>
        </w:tc>
        <w:tc>
          <w:tcPr>
            <w:tcW w:w="673" w:type="dxa"/>
            <w:tcBorders>
              <w:top w:val="nil"/>
              <w:left w:val="nil"/>
              <w:bottom w:val="nil"/>
              <w:right w:val="nil"/>
            </w:tcBorders>
            <w:shd w:val="clear" w:color="auto" w:fill="auto"/>
            <w:noWrap/>
            <w:vAlign w:val="bottom"/>
            <w:hideMark/>
          </w:tcPr>
          <w:p w14:paraId="11BC98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0B37A4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70AB47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4" w:type="dxa"/>
            <w:tcBorders>
              <w:top w:val="nil"/>
              <w:left w:val="nil"/>
              <w:bottom w:val="nil"/>
              <w:right w:val="nil"/>
            </w:tcBorders>
            <w:shd w:val="clear" w:color="auto" w:fill="auto"/>
            <w:noWrap/>
            <w:vAlign w:val="bottom"/>
            <w:hideMark/>
          </w:tcPr>
          <w:p w14:paraId="75D4A7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54.8</w:t>
            </w:r>
          </w:p>
        </w:tc>
      </w:tr>
      <w:tr w:rsidR="004B0B49" w:rsidRPr="0089132E" w14:paraId="34915703" w14:textId="77777777" w:rsidTr="004B0B49">
        <w:trPr>
          <w:trHeight w:val="300"/>
        </w:trPr>
        <w:tc>
          <w:tcPr>
            <w:tcW w:w="1166" w:type="dxa"/>
            <w:tcBorders>
              <w:top w:val="nil"/>
              <w:left w:val="nil"/>
              <w:bottom w:val="nil"/>
              <w:right w:val="nil"/>
            </w:tcBorders>
            <w:shd w:val="clear" w:color="auto" w:fill="auto"/>
            <w:noWrap/>
            <w:vAlign w:val="bottom"/>
            <w:hideMark/>
          </w:tcPr>
          <w:p w14:paraId="2FFEAC5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MRW0198</w:t>
            </w:r>
          </w:p>
        </w:tc>
        <w:tc>
          <w:tcPr>
            <w:tcW w:w="1320" w:type="dxa"/>
            <w:tcBorders>
              <w:top w:val="nil"/>
              <w:left w:val="nil"/>
              <w:bottom w:val="nil"/>
              <w:right w:val="nil"/>
            </w:tcBorders>
            <w:shd w:val="clear" w:color="auto" w:fill="auto"/>
            <w:noWrap/>
            <w:vAlign w:val="bottom"/>
            <w:hideMark/>
          </w:tcPr>
          <w:p w14:paraId="582685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8/25/2015</w:t>
            </w:r>
          </w:p>
        </w:tc>
        <w:tc>
          <w:tcPr>
            <w:tcW w:w="1114" w:type="dxa"/>
            <w:tcBorders>
              <w:top w:val="nil"/>
              <w:left w:val="nil"/>
              <w:bottom w:val="nil"/>
              <w:right w:val="nil"/>
            </w:tcBorders>
            <w:shd w:val="clear" w:color="auto" w:fill="auto"/>
            <w:noWrap/>
            <w:vAlign w:val="bottom"/>
            <w:hideMark/>
          </w:tcPr>
          <w:p w14:paraId="58E827D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4E6F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979_0</w:t>
            </w:r>
          </w:p>
        </w:tc>
        <w:tc>
          <w:tcPr>
            <w:tcW w:w="673" w:type="dxa"/>
            <w:tcBorders>
              <w:top w:val="nil"/>
              <w:left w:val="nil"/>
              <w:bottom w:val="nil"/>
              <w:right w:val="nil"/>
            </w:tcBorders>
            <w:shd w:val="clear" w:color="auto" w:fill="auto"/>
            <w:noWrap/>
            <w:vAlign w:val="bottom"/>
            <w:hideMark/>
          </w:tcPr>
          <w:p w14:paraId="251490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64.4</w:t>
            </w:r>
          </w:p>
        </w:tc>
        <w:tc>
          <w:tcPr>
            <w:tcW w:w="673" w:type="dxa"/>
            <w:tcBorders>
              <w:top w:val="nil"/>
              <w:left w:val="nil"/>
              <w:bottom w:val="nil"/>
              <w:right w:val="nil"/>
            </w:tcBorders>
            <w:shd w:val="clear" w:color="auto" w:fill="auto"/>
            <w:noWrap/>
            <w:vAlign w:val="bottom"/>
            <w:hideMark/>
          </w:tcPr>
          <w:p w14:paraId="20FDD5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44FBD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0CD949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06E408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3" w:type="dxa"/>
            <w:tcBorders>
              <w:top w:val="nil"/>
              <w:left w:val="nil"/>
              <w:bottom w:val="nil"/>
              <w:right w:val="nil"/>
            </w:tcBorders>
            <w:shd w:val="clear" w:color="auto" w:fill="auto"/>
            <w:noWrap/>
            <w:vAlign w:val="bottom"/>
            <w:hideMark/>
          </w:tcPr>
          <w:p w14:paraId="752293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3" w:type="dxa"/>
            <w:tcBorders>
              <w:top w:val="nil"/>
              <w:left w:val="nil"/>
              <w:bottom w:val="nil"/>
              <w:right w:val="nil"/>
            </w:tcBorders>
            <w:shd w:val="clear" w:color="auto" w:fill="auto"/>
            <w:noWrap/>
            <w:vAlign w:val="bottom"/>
            <w:hideMark/>
          </w:tcPr>
          <w:p w14:paraId="4A8592C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15BA9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r>
      <w:tr w:rsidR="004B0B49" w:rsidRPr="0089132E" w14:paraId="10286CDA" w14:textId="77777777" w:rsidTr="004B0B49">
        <w:trPr>
          <w:trHeight w:val="300"/>
        </w:trPr>
        <w:tc>
          <w:tcPr>
            <w:tcW w:w="1166" w:type="dxa"/>
            <w:tcBorders>
              <w:top w:val="nil"/>
              <w:left w:val="nil"/>
              <w:bottom w:val="nil"/>
              <w:right w:val="nil"/>
            </w:tcBorders>
            <w:shd w:val="clear" w:color="auto" w:fill="auto"/>
            <w:noWrap/>
            <w:vAlign w:val="bottom"/>
            <w:hideMark/>
          </w:tcPr>
          <w:p w14:paraId="46C3D6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MRW0196</w:t>
            </w:r>
          </w:p>
        </w:tc>
        <w:tc>
          <w:tcPr>
            <w:tcW w:w="1320" w:type="dxa"/>
            <w:tcBorders>
              <w:top w:val="nil"/>
              <w:left w:val="nil"/>
              <w:bottom w:val="nil"/>
              <w:right w:val="nil"/>
            </w:tcBorders>
            <w:shd w:val="clear" w:color="auto" w:fill="auto"/>
            <w:noWrap/>
            <w:vAlign w:val="bottom"/>
            <w:hideMark/>
          </w:tcPr>
          <w:p w14:paraId="621BC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8/26/2015</w:t>
            </w:r>
          </w:p>
        </w:tc>
        <w:tc>
          <w:tcPr>
            <w:tcW w:w="1114" w:type="dxa"/>
            <w:tcBorders>
              <w:top w:val="nil"/>
              <w:left w:val="nil"/>
              <w:bottom w:val="nil"/>
              <w:right w:val="nil"/>
            </w:tcBorders>
            <w:shd w:val="clear" w:color="auto" w:fill="auto"/>
            <w:noWrap/>
            <w:vAlign w:val="bottom"/>
            <w:hideMark/>
          </w:tcPr>
          <w:p w14:paraId="60021D8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C34F3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980_0</w:t>
            </w:r>
          </w:p>
        </w:tc>
        <w:tc>
          <w:tcPr>
            <w:tcW w:w="673" w:type="dxa"/>
            <w:tcBorders>
              <w:top w:val="nil"/>
              <w:left w:val="nil"/>
              <w:bottom w:val="nil"/>
              <w:right w:val="nil"/>
            </w:tcBorders>
            <w:shd w:val="clear" w:color="auto" w:fill="auto"/>
            <w:noWrap/>
            <w:vAlign w:val="bottom"/>
            <w:hideMark/>
          </w:tcPr>
          <w:p w14:paraId="26762A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c>
          <w:tcPr>
            <w:tcW w:w="673" w:type="dxa"/>
            <w:tcBorders>
              <w:top w:val="nil"/>
              <w:left w:val="nil"/>
              <w:bottom w:val="nil"/>
              <w:right w:val="nil"/>
            </w:tcBorders>
            <w:shd w:val="clear" w:color="auto" w:fill="auto"/>
            <w:noWrap/>
            <w:vAlign w:val="bottom"/>
            <w:hideMark/>
          </w:tcPr>
          <w:p w14:paraId="1E545E8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BB1E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3" w:type="dxa"/>
            <w:tcBorders>
              <w:top w:val="nil"/>
              <w:left w:val="nil"/>
              <w:bottom w:val="nil"/>
              <w:right w:val="nil"/>
            </w:tcBorders>
            <w:shd w:val="clear" w:color="auto" w:fill="auto"/>
            <w:noWrap/>
            <w:vAlign w:val="bottom"/>
            <w:hideMark/>
          </w:tcPr>
          <w:p w14:paraId="167C13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95.4</w:t>
            </w:r>
          </w:p>
        </w:tc>
        <w:tc>
          <w:tcPr>
            <w:tcW w:w="673" w:type="dxa"/>
            <w:tcBorders>
              <w:top w:val="nil"/>
              <w:left w:val="nil"/>
              <w:bottom w:val="nil"/>
              <w:right w:val="nil"/>
            </w:tcBorders>
            <w:shd w:val="clear" w:color="auto" w:fill="auto"/>
            <w:noWrap/>
            <w:vAlign w:val="bottom"/>
            <w:hideMark/>
          </w:tcPr>
          <w:p w14:paraId="310762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24.4</w:t>
            </w:r>
          </w:p>
        </w:tc>
        <w:tc>
          <w:tcPr>
            <w:tcW w:w="673" w:type="dxa"/>
            <w:tcBorders>
              <w:top w:val="nil"/>
              <w:left w:val="nil"/>
              <w:bottom w:val="nil"/>
              <w:right w:val="nil"/>
            </w:tcBorders>
            <w:shd w:val="clear" w:color="auto" w:fill="auto"/>
            <w:noWrap/>
            <w:vAlign w:val="bottom"/>
            <w:hideMark/>
          </w:tcPr>
          <w:p w14:paraId="03575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483C6A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13.6</w:t>
            </w:r>
          </w:p>
        </w:tc>
        <w:tc>
          <w:tcPr>
            <w:tcW w:w="674" w:type="dxa"/>
            <w:tcBorders>
              <w:top w:val="nil"/>
              <w:left w:val="nil"/>
              <w:bottom w:val="nil"/>
              <w:right w:val="nil"/>
            </w:tcBorders>
            <w:shd w:val="clear" w:color="auto" w:fill="auto"/>
            <w:noWrap/>
            <w:vAlign w:val="bottom"/>
            <w:hideMark/>
          </w:tcPr>
          <w:p w14:paraId="50C0D1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7C250CBF" w14:textId="77777777" w:rsidTr="004B0B49">
        <w:trPr>
          <w:trHeight w:val="300"/>
        </w:trPr>
        <w:tc>
          <w:tcPr>
            <w:tcW w:w="1166" w:type="dxa"/>
            <w:tcBorders>
              <w:top w:val="nil"/>
              <w:left w:val="nil"/>
              <w:bottom w:val="nil"/>
              <w:right w:val="nil"/>
            </w:tcBorders>
            <w:shd w:val="clear" w:color="auto" w:fill="auto"/>
            <w:noWrap/>
            <w:vAlign w:val="bottom"/>
            <w:hideMark/>
          </w:tcPr>
          <w:p w14:paraId="79E4B0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WB0451</w:t>
            </w:r>
          </w:p>
        </w:tc>
        <w:tc>
          <w:tcPr>
            <w:tcW w:w="1320" w:type="dxa"/>
            <w:tcBorders>
              <w:top w:val="nil"/>
              <w:left w:val="nil"/>
              <w:bottom w:val="nil"/>
              <w:right w:val="nil"/>
            </w:tcBorders>
            <w:shd w:val="clear" w:color="auto" w:fill="auto"/>
            <w:noWrap/>
            <w:vAlign w:val="bottom"/>
            <w:hideMark/>
          </w:tcPr>
          <w:p w14:paraId="5555E4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9/1/2015</w:t>
            </w:r>
          </w:p>
        </w:tc>
        <w:tc>
          <w:tcPr>
            <w:tcW w:w="1114" w:type="dxa"/>
            <w:tcBorders>
              <w:top w:val="nil"/>
              <w:left w:val="nil"/>
              <w:bottom w:val="nil"/>
              <w:right w:val="nil"/>
            </w:tcBorders>
            <w:shd w:val="clear" w:color="auto" w:fill="auto"/>
            <w:noWrap/>
            <w:vAlign w:val="bottom"/>
            <w:hideMark/>
          </w:tcPr>
          <w:p w14:paraId="5B27C22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4FDBE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982_0</w:t>
            </w:r>
          </w:p>
        </w:tc>
        <w:tc>
          <w:tcPr>
            <w:tcW w:w="673" w:type="dxa"/>
            <w:tcBorders>
              <w:top w:val="nil"/>
              <w:left w:val="nil"/>
              <w:bottom w:val="nil"/>
              <w:right w:val="nil"/>
            </w:tcBorders>
            <w:shd w:val="clear" w:color="auto" w:fill="auto"/>
            <w:noWrap/>
            <w:vAlign w:val="bottom"/>
            <w:hideMark/>
          </w:tcPr>
          <w:p w14:paraId="55B44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7FBA67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w:t>
            </w:r>
          </w:p>
        </w:tc>
        <w:tc>
          <w:tcPr>
            <w:tcW w:w="673" w:type="dxa"/>
            <w:tcBorders>
              <w:top w:val="nil"/>
              <w:left w:val="nil"/>
              <w:bottom w:val="nil"/>
              <w:right w:val="nil"/>
            </w:tcBorders>
            <w:shd w:val="clear" w:color="auto" w:fill="auto"/>
            <w:noWrap/>
            <w:vAlign w:val="bottom"/>
            <w:hideMark/>
          </w:tcPr>
          <w:p w14:paraId="2D1ABE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7619B4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63.2</w:t>
            </w:r>
          </w:p>
        </w:tc>
        <w:tc>
          <w:tcPr>
            <w:tcW w:w="673" w:type="dxa"/>
            <w:tcBorders>
              <w:top w:val="nil"/>
              <w:left w:val="nil"/>
              <w:bottom w:val="nil"/>
              <w:right w:val="nil"/>
            </w:tcBorders>
            <w:shd w:val="clear" w:color="auto" w:fill="auto"/>
            <w:noWrap/>
            <w:vAlign w:val="bottom"/>
            <w:hideMark/>
          </w:tcPr>
          <w:p w14:paraId="533FA7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30.7</w:t>
            </w:r>
          </w:p>
        </w:tc>
        <w:tc>
          <w:tcPr>
            <w:tcW w:w="673" w:type="dxa"/>
            <w:tcBorders>
              <w:top w:val="nil"/>
              <w:left w:val="nil"/>
              <w:bottom w:val="nil"/>
              <w:right w:val="nil"/>
            </w:tcBorders>
            <w:shd w:val="clear" w:color="auto" w:fill="auto"/>
            <w:noWrap/>
            <w:vAlign w:val="bottom"/>
            <w:hideMark/>
          </w:tcPr>
          <w:p w14:paraId="4C12F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0EF560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w:t>
            </w:r>
          </w:p>
        </w:tc>
        <w:tc>
          <w:tcPr>
            <w:tcW w:w="674" w:type="dxa"/>
            <w:tcBorders>
              <w:top w:val="nil"/>
              <w:left w:val="nil"/>
              <w:bottom w:val="nil"/>
              <w:right w:val="nil"/>
            </w:tcBorders>
            <w:shd w:val="clear" w:color="auto" w:fill="auto"/>
            <w:noWrap/>
            <w:vAlign w:val="bottom"/>
            <w:hideMark/>
          </w:tcPr>
          <w:p w14:paraId="768C36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r>
      <w:tr w:rsidR="004B0B49" w:rsidRPr="0089132E" w14:paraId="596E9267" w14:textId="77777777" w:rsidTr="004B0B49">
        <w:trPr>
          <w:trHeight w:val="300"/>
        </w:trPr>
        <w:tc>
          <w:tcPr>
            <w:tcW w:w="1166" w:type="dxa"/>
            <w:tcBorders>
              <w:top w:val="nil"/>
              <w:left w:val="nil"/>
              <w:bottom w:val="nil"/>
              <w:right w:val="nil"/>
            </w:tcBorders>
            <w:shd w:val="clear" w:color="auto" w:fill="auto"/>
            <w:noWrap/>
            <w:vAlign w:val="bottom"/>
            <w:hideMark/>
          </w:tcPr>
          <w:p w14:paraId="346700F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6E9D9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9/14/2015</w:t>
            </w:r>
          </w:p>
        </w:tc>
        <w:tc>
          <w:tcPr>
            <w:tcW w:w="1114" w:type="dxa"/>
            <w:tcBorders>
              <w:top w:val="nil"/>
              <w:left w:val="nil"/>
              <w:bottom w:val="nil"/>
              <w:right w:val="nil"/>
            </w:tcBorders>
            <w:shd w:val="clear" w:color="auto" w:fill="auto"/>
            <w:noWrap/>
            <w:vAlign w:val="bottom"/>
            <w:hideMark/>
          </w:tcPr>
          <w:p w14:paraId="2EE8396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DF0163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983_0</w:t>
            </w:r>
          </w:p>
        </w:tc>
        <w:tc>
          <w:tcPr>
            <w:tcW w:w="673" w:type="dxa"/>
            <w:tcBorders>
              <w:top w:val="nil"/>
              <w:left w:val="nil"/>
              <w:bottom w:val="nil"/>
              <w:right w:val="nil"/>
            </w:tcBorders>
            <w:shd w:val="clear" w:color="auto" w:fill="auto"/>
            <w:noWrap/>
            <w:vAlign w:val="bottom"/>
            <w:hideMark/>
          </w:tcPr>
          <w:p w14:paraId="1E9018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c>
          <w:tcPr>
            <w:tcW w:w="673" w:type="dxa"/>
            <w:tcBorders>
              <w:top w:val="nil"/>
              <w:left w:val="nil"/>
              <w:bottom w:val="nil"/>
              <w:right w:val="nil"/>
            </w:tcBorders>
            <w:shd w:val="clear" w:color="auto" w:fill="auto"/>
            <w:noWrap/>
            <w:vAlign w:val="bottom"/>
            <w:hideMark/>
          </w:tcPr>
          <w:p w14:paraId="190840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6C9438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0D457B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3D923A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31.5</w:t>
            </w:r>
          </w:p>
        </w:tc>
        <w:tc>
          <w:tcPr>
            <w:tcW w:w="673" w:type="dxa"/>
            <w:tcBorders>
              <w:top w:val="nil"/>
              <w:left w:val="nil"/>
              <w:bottom w:val="nil"/>
              <w:right w:val="nil"/>
            </w:tcBorders>
            <w:shd w:val="clear" w:color="auto" w:fill="auto"/>
            <w:noWrap/>
            <w:vAlign w:val="bottom"/>
            <w:hideMark/>
          </w:tcPr>
          <w:p w14:paraId="2DE09D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1D0B69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97.5</w:t>
            </w:r>
          </w:p>
        </w:tc>
        <w:tc>
          <w:tcPr>
            <w:tcW w:w="674" w:type="dxa"/>
            <w:tcBorders>
              <w:top w:val="nil"/>
              <w:left w:val="nil"/>
              <w:bottom w:val="nil"/>
              <w:right w:val="nil"/>
            </w:tcBorders>
            <w:shd w:val="clear" w:color="auto" w:fill="auto"/>
            <w:noWrap/>
            <w:vAlign w:val="bottom"/>
            <w:hideMark/>
          </w:tcPr>
          <w:p w14:paraId="59D84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5A96874E" w14:textId="77777777" w:rsidTr="004B0B49">
        <w:trPr>
          <w:trHeight w:val="300"/>
        </w:trPr>
        <w:tc>
          <w:tcPr>
            <w:tcW w:w="1166" w:type="dxa"/>
            <w:tcBorders>
              <w:top w:val="nil"/>
              <w:left w:val="nil"/>
              <w:bottom w:val="nil"/>
              <w:right w:val="nil"/>
            </w:tcBorders>
            <w:shd w:val="clear" w:color="auto" w:fill="auto"/>
            <w:noWrap/>
            <w:vAlign w:val="bottom"/>
            <w:hideMark/>
          </w:tcPr>
          <w:p w14:paraId="01F36B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WB0452</w:t>
            </w:r>
          </w:p>
        </w:tc>
        <w:tc>
          <w:tcPr>
            <w:tcW w:w="1320" w:type="dxa"/>
            <w:tcBorders>
              <w:top w:val="nil"/>
              <w:left w:val="nil"/>
              <w:bottom w:val="nil"/>
              <w:right w:val="nil"/>
            </w:tcBorders>
            <w:shd w:val="clear" w:color="auto" w:fill="auto"/>
            <w:noWrap/>
            <w:vAlign w:val="bottom"/>
            <w:hideMark/>
          </w:tcPr>
          <w:p w14:paraId="7279D2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9/15/2015</w:t>
            </w:r>
          </w:p>
        </w:tc>
        <w:tc>
          <w:tcPr>
            <w:tcW w:w="1114" w:type="dxa"/>
            <w:tcBorders>
              <w:top w:val="nil"/>
              <w:left w:val="nil"/>
              <w:bottom w:val="nil"/>
              <w:right w:val="nil"/>
            </w:tcBorders>
            <w:shd w:val="clear" w:color="auto" w:fill="auto"/>
            <w:noWrap/>
            <w:vAlign w:val="bottom"/>
            <w:hideMark/>
          </w:tcPr>
          <w:p w14:paraId="4687E7F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6D9F5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984_0</w:t>
            </w:r>
          </w:p>
        </w:tc>
        <w:tc>
          <w:tcPr>
            <w:tcW w:w="673" w:type="dxa"/>
            <w:tcBorders>
              <w:top w:val="nil"/>
              <w:left w:val="nil"/>
              <w:bottom w:val="nil"/>
              <w:right w:val="nil"/>
            </w:tcBorders>
            <w:shd w:val="clear" w:color="auto" w:fill="auto"/>
            <w:noWrap/>
            <w:vAlign w:val="bottom"/>
            <w:hideMark/>
          </w:tcPr>
          <w:p w14:paraId="52A347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5CF75D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c>
          <w:tcPr>
            <w:tcW w:w="673" w:type="dxa"/>
            <w:tcBorders>
              <w:top w:val="nil"/>
              <w:left w:val="nil"/>
              <w:bottom w:val="nil"/>
              <w:right w:val="nil"/>
            </w:tcBorders>
            <w:shd w:val="clear" w:color="auto" w:fill="auto"/>
            <w:noWrap/>
            <w:vAlign w:val="bottom"/>
            <w:hideMark/>
          </w:tcPr>
          <w:p w14:paraId="18D7B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c>
          <w:tcPr>
            <w:tcW w:w="673" w:type="dxa"/>
            <w:tcBorders>
              <w:top w:val="nil"/>
              <w:left w:val="nil"/>
              <w:bottom w:val="nil"/>
              <w:right w:val="nil"/>
            </w:tcBorders>
            <w:shd w:val="clear" w:color="auto" w:fill="auto"/>
            <w:noWrap/>
            <w:vAlign w:val="bottom"/>
            <w:hideMark/>
          </w:tcPr>
          <w:p w14:paraId="27205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1FF5D8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356C8A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201AD4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4" w:type="dxa"/>
            <w:tcBorders>
              <w:top w:val="nil"/>
              <w:left w:val="nil"/>
              <w:bottom w:val="nil"/>
              <w:right w:val="nil"/>
            </w:tcBorders>
            <w:shd w:val="clear" w:color="auto" w:fill="auto"/>
            <w:noWrap/>
            <w:vAlign w:val="bottom"/>
            <w:hideMark/>
          </w:tcPr>
          <w:p w14:paraId="404CB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73.3</w:t>
            </w:r>
          </w:p>
        </w:tc>
      </w:tr>
      <w:tr w:rsidR="004B0B49" w:rsidRPr="0089132E" w14:paraId="18BD3D39" w14:textId="77777777" w:rsidTr="004B0B49">
        <w:trPr>
          <w:trHeight w:val="300"/>
        </w:trPr>
        <w:tc>
          <w:tcPr>
            <w:tcW w:w="1166" w:type="dxa"/>
            <w:tcBorders>
              <w:top w:val="nil"/>
              <w:left w:val="nil"/>
              <w:bottom w:val="nil"/>
              <w:right w:val="nil"/>
            </w:tcBorders>
            <w:shd w:val="clear" w:color="auto" w:fill="auto"/>
            <w:noWrap/>
            <w:vAlign w:val="bottom"/>
            <w:hideMark/>
          </w:tcPr>
          <w:p w14:paraId="5BD1AF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WB0455</w:t>
            </w:r>
          </w:p>
        </w:tc>
        <w:tc>
          <w:tcPr>
            <w:tcW w:w="1320" w:type="dxa"/>
            <w:tcBorders>
              <w:top w:val="nil"/>
              <w:left w:val="nil"/>
              <w:bottom w:val="nil"/>
              <w:right w:val="nil"/>
            </w:tcBorders>
            <w:shd w:val="clear" w:color="auto" w:fill="auto"/>
            <w:noWrap/>
            <w:vAlign w:val="bottom"/>
            <w:hideMark/>
          </w:tcPr>
          <w:p w14:paraId="1642C3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9/21/2015</w:t>
            </w:r>
          </w:p>
        </w:tc>
        <w:tc>
          <w:tcPr>
            <w:tcW w:w="1114" w:type="dxa"/>
            <w:tcBorders>
              <w:top w:val="nil"/>
              <w:left w:val="nil"/>
              <w:bottom w:val="nil"/>
              <w:right w:val="nil"/>
            </w:tcBorders>
            <w:shd w:val="clear" w:color="auto" w:fill="auto"/>
            <w:noWrap/>
            <w:vAlign w:val="bottom"/>
            <w:hideMark/>
          </w:tcPr>
          <w:p w14:paraId="1A5CABF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03CF4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985_0</w:t>
            </w:r>
          </w:p>
        </w:tc>
        <w:tc>
          <w:tcPr>
            <w:tcW w:w="673" w:type="dxa"/>
            <w:tcBorders>
              <w:top w:val="nil"/>
              <w:left w:val="nil"/>
              <w:bottom w:val="nil"/>
              <w:right w:val="nil"/>
            </w:tcBorders>
            <w:shd w:val="clear" w:color="auto" w:fill="auto"/>
            <w:noWrap/>
            <w:vAlign w:val="bottom"/>
            <w:hideMark/>
          </w:tcPr>
          <w:p w14:paraId="6D7AA6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155594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0F41BF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64.3</w:t>
            </w:r>
          </w:p>
        </w:tc>
        <w:tc>
          <w:tcPr>
            <w:tcW w:w="673" w:type="dxa"/>
            <w:tcBorders>
              <w:top w:val="nil"/>
              <w:left w:val="nil"/>
              <w:bottom w:val="nil"/>
              <w:right w:val="nil"/>
            </w:tcBorders>
            <w:shd w:val="clear" w:color="auto" w:fill="auto"/>
            <w:noWrap/>
            <w:vAlign w:val="bottom"/>
            <w:hideMark/>
          </w:tcPr>
          <w:p w14:paraId="68620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12F175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542499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B25FB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4" w:type="dxa"/>
            <w:tcBorders>
              <w:top w:val="nil"/>
              <w:left w:val="nil"/>
              <w:bottom w:val="nil"/>
              <w:right w:val="nil"/>
            </w:tcBorders>
            <w:shd w:val="clear" w:color="auto" w:fill="auto"/>
            <w:noWrap/>
            <w:vAlign w:val="bottom"/>
            <w:hideMark/>
          </w:tcPr>
          <w:p w14:paraId="1B3699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r>
      <w:tr w:rsidR="004B0B49" w:rsidRPr="0089132E" w14:paraId="2396D57B" w14:textId="77777777" w:rsidTr="004B0B49">
        <w:trPr>
          <w:trHeight w:val="300"/>
        </w:trPr>
        <w:tc>
          <w:tcPr>
            <w:tcW w:w="1166" w:type="dxa"/>
            <w:tcBorders>
              <w:top w:val="nil"/>
              <w:left w:val="nil"/>
              <w:bottom w:val="nil"/>
              <w:right w:val="nil"/>
            </w:tcBorders>
            <w:shd w:val="clear" w:color="auto" w:fill="auto"/>
            <w:noWrap/>
            <w:vAlign w:val="bottom"/>
            <w:hideMark/>
          </w:tcPr>
          <w:p w14:paraId="2EE278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WB0454</w:t>
            </w:r>
          </w:p>
        </w:tc>
        <w:tc>
          <w:tcPr>
            <w:tcW w:w="1320" w:type="dxa"/>
            <w:tcBorders>
              <w:top w:val="nil"/>
              <w:left w:val="nil"/>
              <w:bottom w:val="nil"/>
              <w:right w:val="nil"/>
            </w:tcBorders>
            <w:shd w:val="clear" w:color="auto" w:fill="auto"/>
            <w:noWrap/>
            <w:vAlign w:val="bottom"/>
            <w:hideMark/>
          </w:tcPr>
          <w:p w14:paraId="4140C9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9/22/2015</w:t>
            </w:r>
          </w:p>
        </w:tc>
        <w:tc>
          <w:tcPr>
            <w:tcW w:w="1114" w:type="dxa"/>
            <w:tcBorders>
              <w:top w:val="nil"/>
              <w:left w:val="nil"/>
              <w:bottom w:val="nil"/>
              <w:right w:val="nil"/>
            </w:tcBorders>
            <w:shd w:val="clear" w:color="auto" w:fill="auto"/>
            <w:noWrap/>
            <w:vAlign w:val="bottom"/>
            <w:hideMark/>
          </w:tcPr>
          <w:p w14:paraId="6D79781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0097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986_0</w:t>
            </w:r>
          </w:p>
        </w:tc>
        <w:tc>
          <w:tcPr>
            <w:tcW w:w="673" w:type="dxa"/>
            <w:tcBorders>
              <w:top w:val="nil"/>
              <w:left w:val="nil"/>
              <w:bottom w:val="nil"/>
              <w:right w:val="nil"/>
            </w:tcBorders>
            <w:shd w:val="clear" w:color="auto" w:fill="auto"/>
            <w:noWrap/>
            <w:vAlign w:val="bottom"/>
            <w:hideMark/>
          </w:tcPr>
          <w:p w14:paraId="79B428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0F904A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2D831A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198FF2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4248EE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02F735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60D25D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4" w:type="dxa"/>
            <w:tcBorders>
              <w:top w:val="nil"/>
              <w:left w:val="nil"/>
              <w:bottom w:val="nil"/>
              <w:right w:val="nil"/>
            </w:tcBorders>
            <w:shd w:val="clear" w:color="auto" w:fill="auto"/>
            <w:noWrap/>
            <w:vAlign w:val="bottom"/>
            <w:hideMark/>
          </w:tcPr>
          <w:p w14:paraId="0157E2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r>
      <w:tr w:rsidR="004B0B49" w:rsidRPr="0089132E" w14:paraId="2343FA87" w14:textId="77777777" w:rsidTr="004B0B49">
        <w:trPr>
          <w:trHeight w:val="300"/>
        </w:trPr>
        <w:tc>
          <w:tcPr>
            <w:tcW w:w="1166" w:type="dxa"/>
            <w:tcBorders>
              <w:top w:val="nil"/>
              <w:left w:val="nil"/>
              <w:bottom w:val="nil"/>
              <w:right w:val="nil"/>
            </w:tcBorders>
            <w:shd w:val="clear" w:color="auto" w:fill="auto"/>
            <w:noWrap/>
            <w:vAlign w:val="bottom"/>
            <w:hideMark/>
          </w:tcPr>
          <w:p w14:paraId="6C888DA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WB0458</w:t>
            </w:r>
          </w:p>
        </w:tc>
        <w:tc>
          <w:tcPr>
            <w:tcW w:w="1320" w:type="dxa"/>
            <w:tcBorders>
              <w:top w:val="nil"/>
              <w:left w:val="nil"/>
              <w:bottom w:val="nil"/>
              <w:right w:val="nil"/>
            </w:tcBorders>
            <w:shd w:val="clear" w:color="auto" w:fill="auto"/>
            <w:noWrap/>
            <w:vAlign w:val="bottom"/>
            <w:hideMark/>
          </w:tcPr>
          <w:p w14:paraId="4DAF06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9/23/2015</w:t>
            </w:r>
          </w:p>
        </w:tc>
        <w:tc>
          <w:tcPr>
            <w:tcW w:w="1114" w:type="dxa"/>
            <w:tcBorders>
              <w:top w:val="nil"/>
              <w:left w:val="nil"/>
              <w:bottom w:val="nil"/>
              <w:right w:val="nil"/>
            </w:tcBorders>
            <w:shd w:val="clear" w:color="auto" w:fill="auto"/>
            <w:noWrap/>
            <w:vAlign w:val="bottom"/>
            <w:hideMark/>
          </w:tcPr>
          <w:p w14:paraId="4EAAF1F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F109D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987_0</w:t>
            </w:r>
          </w:p>
        </w:tc>
        <w:tc>
          <w:tcPr>
            <w:tcW w:w="673" w:type="dxa"/>
            <w:tcBorders>
              <w:top w:val="nil"/>
              <w:left w:val="nil"/>
              <w:bottom w:val="nil"/>
              <w:right w:val="nil"/>
            </w:tcBorders>
            <w:shd w:val="clear" w:color="auto" w:fill="auto"/>
            <w:noWrap/>
            <w:vAlign w:val="bottom"/>
            <w:hideMark/>
          </w:tcPr>
          <w:p w14:paraId="0B87F5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50.3</w:t>
            </w:r>
          </w:p>
        </w:tc>
        <w:tc>
          <w:tcPr>
            <w:tcW w:w="673" w:type="dxa"/>
            <w:tcBorders>
              <w:top w:val="nil"/>
              <w:left w:val="nil"/>
              <w:bottom w:val="nil"/>
              <w:right w:val="nil"/>
            </w:tcBorders>
            <w:shd w:val="clear" w:color="auto" w:fill="auto"/>
            <w:noWrap/>
            <w:vAlign w:val="bottom"/>
            <w:hideMark/>
          </w:tcPr>
          <w:p w14:paraId="79F160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3" w:type="dxa"/>
            <w:tcBorders>
              <w:top w:val="nil"/>
              <w:left w:val="nil"/>
              <w:bottom w:val="nil"/>
              <w:right w:val="nil"/>
            </w:tcBorders>
            <w:shd w:val="clear" w:color="auto" w:fill="auto"/>
            <w:noWrap/>
            <w:vAlign w:val="bottom"/>
            <w:hideMark/>
          </w:tcPr>
          <w:p w14:paraId="3C00C6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17.8</w:t>
            </w:r>
          </w:p>
        </w:tc>
        <w:tc>
          <w:tcPr>
            <w:tcW w:w="673" w:type="dxa"/>
            <w:tcBorders>
              <w:top w:val="nil"/>
              <w:left w:val="nil"/>
              <w:bottom w:val="nil"/>
              <w:right w:val="nil"/>
            </w:tcBorders>
            <w:shd w:val="clear" w:color="auto" w:fill="auto"/>
            <w:noWrap/>
            <w:vAlign w:val="bottom"/>
            <w:hideMark/>
          </w:tcPr>
          <w:p w14:paraId="04D3813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54.4</w:t>
            </w:r>
          </w:p>
        </w:tc>
        <w:tc>
          <w:tcPr>
            <w:tcW w:w="673" w:type="dxa"/>
            <w:tcBorders>
              <w:top w:val="nil"/>
              <w:left w:val="nil"/>
              <w:bottom w:val="nil"/>
              <w:right w:val="nil"/>
            </w:tcBorders>
            <w:shd w:val="clear" w:color="auto" w:fill="auto"/>
            <w:noWrap/>
            <w:vAlign w:val="bottom"/>
            <w:hideMark/>
          </w:tcPr>
          <w:p w14:paraId="4111F4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68DF94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64538C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4" w:type="dxa"/>
            <w:tcBorders>
              <w:top w:val="nil"/>
              <w:left w:val="nil"/>
              <w:bottom w:val="nil"/>
              <w:right w:val="nil"/>
            </w:tcBorders>
            <w:shd w:val="clear" w:color="auto" w:fill="auto"/>
            <w:noWrap/>
            <w:vAlign w:val="bottom"/>
            <w:hideMark/>
          </w:tcPr>
          <w:p w14:paraId="744557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r>
      <w:tr w:rsidR="004B0B49" w:rsidRPr="0089132E" w14:paraId="47BDBF9D" w14:textId="77777777" w:rsidTr="004B0B49">
        <w:trPr>
          <w:trHeight w:val="300"/>
        </w:trPr>
        <w:tc>
          <w:tcPr>
            <w:tcW w:w="1166" w:type="dxa"/>
            <w:tcBorders>
              <w:top w:val="nil"/>
              <w:left w:val="nil"/>
              <w:bottom w:val="nil"/>
              <w:right w:val="nil"/>
            </w:tcBorders>
            <w:shd w:val="clear" w:color="auto" w:fill="auto"/>
            <w:noWrap/>
            <w:vAlign w:val="bottom"/>
            <w:hideMark/>
          </w:tcPr>
          <w:p w14:paraId="01EED31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WB0453</w:t>
            </w:r>
          </w:p>
        </w:tc>
        <w:tc>
          <w:tcPr>
            <w:tcW w:w="1320" w:type="dxa"/>
            <w:tcBorders>
              <w:top w:val="nil"/>
              <w:left w:val="nil"/>
              <w:bottom w:val="nil"/>
              <w:right w:val="nil"/>
            </w:tcBorders>
            <w:shd w:val="clear" w:color="auto" w:fill="auto"/>
            <w:noWrap/>
            <w:vAlign w:val="bottom"/>
            <w:hideMark/>
          </w:tcPr>
          <w:p w14:paraId="42255F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9/23/2015</w:t>
            </w:r>
          </w:p>
        </w:tc>
        <w:tc>
          <w:tcPr>
            <w:tcW w:w="1114" w:type="dxa"/>
            <w:tcBorders>
              <w:top w:val="nil"/>
              <w:left w:val="nil"/>
              <w:bottom w:val="nil"/>
              <w:right w:val="nil"/>
            </w:tcBorders>
            <w:shd w:val="clear" w:color="auto" w:fill="auto"/>
            <w:noWrap/>
            <w:vAlign w:val="bottom"/>
            <w:hideMark/>
          </w:tcPr>
          <w:p w14:paraId="2EDD7B3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1CBAF7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988_0</w:t>
            </w:r>
          </w:p>
        </w:tc>
        <w:tc>
          <w:tcPr>
            <w:tcW w:w="673" w:type="dxa"/>
            <w:tcBorders>
              <w:top w:val="nil"/>
              <w:left w:val="nil"/>
              <w:bottom w:val="nil"/>
              <w:right w:val="nil"/>
            </w:tcBorders>
            <w:shd w:val="clear" w:color="auto" w:fill="auto"/>
            <w:noWrap/>
            <w:vAlign w:val="bottom"/>
            <w:hideMark/>
          </w:tcPr>
          <w:p w14:paraId="7E181A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7DADA9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0A4750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6CF346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4BF3C6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48.0</w:t>
            </w:r>
          </w:p>
        </w:tc>
        <w:tc>
          <w:tcPr>
            <w:tcW w:w="673" w:type="dxa"/>
            <w:tcBorders>
              <w:top w:val="nil"/>
              <w:left w:val="nil"/>
              <w:bottom w:val="nil"/>
              <w:right w:val="nil"/>
            </w:tcBorders>
            <w:shd w:val="clear" w:color="auto" w:fill="auto"/>
            <w:noWrap/>
            <w:vAlign w:val="bottom"/>
            <w:hideMark/>
          </w:tcPr>
          <w:p w14:paraId="62136B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84.9</w:t>
            </w:r>
          </w:p>
        </w:tc>
        <w:tc>
          <w:tcPr>
            <w:tcW w:w="673" w:type="dxa"/>
            <w:tcBorders>
              <w:top w:val="nil"/>
              <w:left w:val="nil"/>
              <w:bottom w:val="nil"/>
              <w:right w:val="nil"/>
            </w:tcBorders>
            <w:shd w:val="clear" w:color="auto" w:fill="auto"/>
            <w:noWrap/>
            <w:vAlign w:val="bottom"/>
            <w:hideMark/>
          </w:tcPr>
          <w:p w14:paraId="1E056F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c>
          <w:tcPr>
            <w:tcW w:w="674" w:type="dxa"/>
            <w:tcBorders>
              <w:top w:val="nil"/>
              <w:left w:val="nil"/>
              <w:bottom w:val="nil"/>
              <w:right w:val="nil"/>
            </w:tcBorders>
            <w:shd w:val="clear" w:color="auto" w:fill="auto"/>
            <w:noWrap/>
            <w:vAlign w:val="bottom"/>
            <w:hideMark/>
          </w:tcPr>
          <w:p w14:paraId="519477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r>
      <w:tr w:rsidR="004B0B49" w:rsidRPr="0089132E" w14:paraId="60626EFA" w14:textId="77777777" w:rsidTr="004B0B49">
        <w:trPr>
          <w:trHeight w:val="300"/>
        </w:trPr>
        <w:tc>
          <w:tcPr>
            <w:tcW w:w="1166" w:type="dxa"/>
            <w:tcBorders>
              <w:top w:val="nil"/>
              <w:left w:val="nil"/>
              <w:bottom w:val="nil"/>
              <w:right w:val="nil"/>
            </w:tcBorders>
            <w:shd w:val="clear" w:color="auto" w:fill="auto"/>
            <w:noWrap/>
            <w:vAlign w:val="bottom"/>
            <w:hideMark/>
          </w:tcPr>
          <w:p w14:paraId="556CD45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WB0446</w:t>
            </w:r>
          </w:p>
        </w:tc>
        <w:tc>
          <w:tcPr>
            <w:tcW w:w="1320" w:type="dxa"/>
            <w:tcBorders>
              <w:top w:val="nil"/>
              <w:left w:val="nil"/>
              <w:bottom w:val="nil"/>
              <w:right w:val="nil"/>
            </w:tcBorders>
            <w:shd w:val="clear" w:color="auto" w:fill="auto"/>
            <w:noWrap/>
            <w:vAlign w:val="bottom"/>
            <w:hideMark/>
          </w:tcPr>
          <w:p w14:paraId="4B1B9D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9/29/2015</w:t>
            </w:r>
          </w:p>
        </w:tc>
        <w:tc>
          <w:tcPr>
            <w:tcW w:w="1114" w:type="dxa"/>
            <w:tcBorders>
              <w:top w:val="nil"/>
              <w:left w:val="nil"/>
              <w:bottom w:val="nil"/>
              <w:right w:val="nil"/>
            </w:tcBorders>
            <w:shd w:val="clear" w:color="auto" w:fill="auto"/>
            <w:noWrap/>
            <w:vAlign w:val="bottom"/>
            <w:hideMark/>
          </w:tcPr>
          <w:p w14:paraId="7D79B7B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188FB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989_0</w:t>
            </w:r>
          </w:p>
        </w:tc>
        <w:tc>
          <w:tcPr>
            <w:tcW w:w="673" w:type="dxa"/>
            <w:tcBorders>
              <w:top w:val="nil"/>
              <w:left w:val="nil"/>
              <w:bottom w:val="nil"/>
              <w:right w:val="nil"/>
            </w:tcBorders>
            <w:shd w:val="clear" w:color="auto" w:fill="auto"/>
            <w:noWrap/>
            <w:vAlign w:val="bottom"/>
            <w:hideMark/>
          </w:tcPr>
          <w:p w14:paraId="3F286D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0D074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6BCD4B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3DC6F9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156C6F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34.7</w:t>
            </w:r>
          </w:p>
        </w:tc>
        <w:tc>
          <w:tcPr>
            <w:tcW w:w="673" w:type="dxa"/>
            <w:tcBorders>
              <w:top w:val="nil"/>
              <w:left w:val="nil"/>
              <w:bottom w:val="nil"/>
              <w:right w:val="nil"/>
            </w:tcBorders>
            <w:shd w:val="clear" w:color="auto" w:fill="auto"/>
            <w:noWrap/>
            <w:vAlign w:val="bottom"/>
            <w:hideMark/>
          </w:tcPr>
          <w:p w14:paraId="7C0AB1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414DBF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33.8</w:t>
            </w:r>
          </w:p>
        </w:tc>
        <w:tc>
          <w:tcPr>
            <w:tcW w:w="674" w:type="dxa"/>
            <w:tcBorders>
              <w:top w:val="nil"/>
              <w:left w:val="nil"/>
              <w:bottom w:val="nil"/>
              <w:right w:val="nil"/>
            </w:tcBorders>
            <w:shd w:val="clear" w:color="auto" w:fill="auto"/>
            <w:noWrap/>
            <w:vAlign w:val="bottom"/>
            <w:hideMark/>
          </w:tcPr>
          <w:p w14:paraId="5EA7A4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63.7</w:t>
            </w:r>
          </w:p>
        </w:tc>
      </w:tr>
      <w:tr w:rsidR="004B0B49" w:rsidRPr="0089132E" w14:paraId="694BD0B5" w14:textId="77777777" w:rsidTr="004B0B49">
        <w:trPr>
          <w:trHeight w:val="300"/>
        </w:trPr>
        <w:tc>
          <w:tcPr>
            <w:tcW w:w="1166" w:type="dxa"/>
            <w:tcBorders>
              <w:top w:val="nil"/>
              <w:left w:val="nil"/>
              <w:bottom w:val="nil"/>
              <w:right w:val="nil"/>
            </w:tcBorders>
            <w:shd w:val="clear" w:color="auto" w:fill="auto"/>
            <w:noWrap/>
            <w:vAlign w:val="bottom"/>
            <w:hideMark/>
          </w:tcPr>
          <w:p w14:paraId="3B484E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WB0448</w:t>
            </w:r>
          </w:p>
        </w:tc>
        <w:tc>
          <w:tcPr>
            <w:tcW w:w="1320" w:type="dxa"/>
            <w:tcBorders>
              <w:top w:val="nil"/>
              <w:left w:val="nil"/>
              <w:bottom w:val="nil"/>
              <w:right w:val="nil"/>
            </w:tcBorders>
            <w:shd w:val="clear" w:color="auto" w:fill="auto"/>
            <w:noWrap/>
            <w:vAlign w:val="bottom"/>
            <w:hideMark/>
          </w:tcPr>
          <w:p w14:paraId="5FEB06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9/30/2015</w:t>
            </w:r>
          </w:p>
        </w:tc>
        <w:tc>
          <w:tcPr>
            <w:tcW w:w="1114" w:type="dxa"/>
            <w:tcBorders>
              <w:top w:val="nil"/>
              <w:left w:val="nil"/>
              <w:bottom w:val="nil"/>
              <w:right w:val="nil"/>
            </w:tcBorders>
            <w:shd w:val="clear" w:color="auto" w:fill="auto"/>
            <w:noWrap/>
            <w:vAlign w:val="bottom"/>
            <w:hideMark/>
          </w:tcPr>
          <w:p w14:paraId="565729A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8E4F92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990_0</w:t>
            </w:r>
          </w:p>
        </w:tc>
        <w:tc>
          <w:tcPr>
            <w:tcW w:w="673" w:type="dxa"/>
            <w:tcBorders>
              <w:top w:val="nil"/>
              <w:left w:val="nil"/>
              <w:bottom w:val="nil"/>
              <w:right w:val="nil"/>
            </w:tcBorders>
            <w:shd w:val="clear" w:color="auto" w:fill="auto"/>
            <w:noWrap/>
            <w:vAlign w:val="bottom"/>
            <w:hideMark/>
          </w:tcPr>
          <w:p w14:paraId="33381E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3" w:type="dxa"/>
            <w:tcBorders>
              <w:top w:val="nil"/>
              <w:left w:val="nil"/>
              <w:bottom w:val="nil"/>
              <w:right w:val="nil"/>
            </w:tcBorders>
            <w:shd w:val="clear" w:color="auto" w:fill="auto"/>
            <w:noWrap/>
            <w:vAlign w:val="bottom"/>
            <w:hideMark/>
          </w:tcPr>
          <w:p w14:paraId="0AF99E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41.9</w:t>
            </w:r>
          </w:p>
        </w:tc>
        <w:tc>
          <w:tcPr>
            <w:tcW w:w="673" w:type="dxa"/>
            <w:tcBorders>
              <w:top w:val="nil"/>
              <w:left w:val="nil"/>
              <w:bottom w:val="nil"/>
              <w:right w:val="nil"/>
            </w:tcBorders>
            <w:shd w:val="clear" w:color="auto" w:fill="auto"/>
            <w:noWrap/>
            <w:vAlign w:val="bottom"/>
            <w:hideMark/>
          </w:tcPr>
          <w:p w14:paraId="25334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C4BAC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3E2890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353C0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BC175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61.6</w:t>
            </w:r>
          </w:p>
        </w:tc>
        <w:tc>
          <w:tcPr>
            <w:tcW w:w="674" w:type="dxa"/>
            <w:tcBorders>
              <w:top w:val="nil"/>
              <w:left w:val="nil"/>
              <w:bottom w:val="nil"/>
              <w:right w:val="nil"/>
            </w:tcBorders>
            <w:shd w:val="clear" w:color="auto" w:fill="auto"/>
            <w:noWrap/>
            <w:vAlign w:val="bottom"/>
            <w:hideMark/>
          </w:tcPr>
          <w:p w14:paraId="27CFC8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r>
      <w:tr w:rsidR="004B0B49" w:rsidRPr="0089132E" w14:paraId="37E43D45" w14:textId="77777777" w:rsidTr="004B0B49">
        <w:trPr>
          <w:trHeight w:val="300"/>
        </w:trPr>
        <w:tc>
          <w:tcPr>
            <w:tcW w:w="1166" w:type="dxa"/>
            <w:tcBorders>
              <w:top w:val="nil"/>
              <w:left w:val="nil"/>
              <w:bottom w:val="nil"/>
              <w:right w:val="nil"/>
            </w:tcBorders>
            <w:shd w:val="clear" w:color="auto" w:fill="auto"/>
            <w:noWrap/>
            <w:vAlign w:val="bottom"/>
            <w:hideMark/>
          </w:tcPr>
          <w:p w14:paraId="1C92936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w:t>
            </w:r>
          </w:p>
        </w:tc>
        <w:tc>
          <w:tcPr>
            <w:tcW w:w="1320" w:type="dxa"/>
            <w:tcBorders>
              <w:top w:val="nil"/>
              <w:left w:val="nil"/>
              <w:bottom w:val="nil"/>
              <w:right w:val="nil"/>
            </w:tcBorders>
            <w:shd w:val="clear" w:color="auto" w:fill="auto"/>
            <w:noWrap/>
            <w:vAlign w:val="bottom"/>
            <w:hideMark/>
          </w:tcPr>
          <w:p w14:paraId="3E2DEC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10/6/2015</w:t>
            </w:r>
          </w:p>
        </w:tc>
        <w:tc>
          <w:tcPr>
            <w:tcW w:w="1114" w:type="dxa"/>
            <w:tcBorders>
              <w:top w:val="nil"/>
              <w:left w:val="nil"/>
              <w:bottom w:val="nil"/>
              <w:right w:val="nil"/>
            </w:tcBorders>
            <w:shd w:val="clear" w:color="auto" w:fill="auto"/>
            <w:noWrap/>
            <w:vAlign w:val="bottom"/>
            <w:hideMark/>
          </w:tcPr>
          <w:p w14:paraId="02E7FCE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8DDB62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992_0</w:t>
            </w:r>
          </w:p>
        </w:tc>
        <w:tc>
          <w:tcPr>
            <w:tcW w:w="673" w:type="dxa"/>
            <w:tcBorders>
              <w:top w:val="nil"/>
              <w:left w:val="nil"/>
              <w:bottom w:val="nil"/>
              <w:right w:val="nil"/>
            </w:tcBorders>
            <w:shd w:val="clear" w:color="auto" w:fill="auto"/>
            <w:noWrap/>
            <w:vAlign w:val="bottom"/>
            <w:hideMark/>
          </w:tcPr>
          <w:p w14:paraId="0CA1012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56.7</w:t>
            </w:r>
          </w:p>
        </w:tc>
        <w:tc>
          <w:tcPr>
            <w:tcW w:w="673" w:type="dxa"/>
            <w:tcBorders>
              <w:top w:val="nil"/>
              <w:left w:val="nil"/>
              <w:bottom w:val="nil"/>
              <w:right w:val="nil"/>
            </w:tcBorders>
            <w:shd w:val="clear" w:color="auto" w:fill="auto"/>
            <w:noWrap/>
            <w:vAlign w:val="bottom"/>
            <w:hideMark/>
          </w:tcPr>
          <w:p w14:paraId="17B54A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w:t>
            </w:r>
          </w:p>
        </w:tc>
        <w:tc>
          <w:tcPr>
            <w:tcW w:w="673" w:type="dxa"/>
            <w:tcBorders>
              <w:top w:val="nil"/>
              <w:left w:val="nil"/>
              <w:bottom w:val="nil"/>
              <w:right w:val="nil"/>
            </w:tcBorders>
            <w:shd w:val="clear" w:color="auto" w:fill="auto"/>
            <w:noWrap/>
            <w:vAlign w:val="bottom"/>
            <w:hideMark/>
          </w:tcPr>
          <w:p w14:paraId="20F6C4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35E1D8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343152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6341AC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6981CA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33394A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r>
      <w:tr w:rsidR="004B0B49" w:rsidRPr="0089132E" w14:paraId="191030DA" w14:textId="77777777" w:rsidTr="004B0B49">
        <w:trPr>
          <w:trHeight w:val="300"/>
        </w:trPr>
        <w:tc>
          <w:tcPr>
            <w:tcW w:w="1166" w:type="dxa"/>
            <w:tcBorders>
              <w:top w:val="nil"/>
              <w:left w:val="nil"/>
              <w:bottom w:val="nil"/>
              <w:right w:val="nil"/>
            </w:tcBorders>
            <w:shd w:val="clear" w:color="auto" w:fill="auto"/>
            <w:noWrap/>
            <w:vAlign w:val="bottom"/>
            <w:hideMark/>
          </w:tcPr>
          <w:p w14:paraId="4A0F5CF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MRW0202</w:t>
            </w:r>
          </w:p>
        </w:tc>
        <w:tc>
          <w:tcPr>
            <w:tcW w:w="1320" w:type="dxa"/>
            <w:tcBorders>
              <w:top w:val="nil"/>
              <w:left w:val="nil"/>
              <w:bottom w:val="nil"/>
              <w:right w:val="nil"/>
            </w:tcBorders>
            <w:shd w:val="clear" w:color="auto" w:fill="auto"/>
            <w:noWrap/>
            <w:vAlign w:val="bottom"/>
            <w:hideMark/>
          </w:tcPr>
          <w:p w14:paraId="4A6EC5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10/7/2015</w:t>
            </w:r>
          </w:p>
        </w:tc>
        <w:tc>
          <w:tcPr>
            <w:tcW w:w="1114" w:type="dxa"/>
            <w:tcBorders>
              <w:top w:val="nil"/>
              <w:left w:val="nil"/>
              <w:bottom w:val="nil"/>
              <w:right w:val="nil"/>
            </w:tcBorders>
            <w:shd w:val="clear" w:color="auto" w:fill="auto"/>
            <w:noWrap/>
            <w:vAlign w:val="bottom"/>
            <w:hideMark/>
          </w:tcPr>
          <w:p w14:paraId="16A1618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828157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993_0</w:t>
            </w:r>
          </w:p>
        </w:tc>
        <w:tc>
          <w:tcPr>
            <w:tcW w:w="673" w:type="dxa"/>
            <w:tcBorders>
              <w:top w:val="nil"/>
              <w:left w:val="nil"/>
              <w:bottom w:val="nil"/>
              <w:right w:val="nil"/>
            </w:tcBorders>
            <w:shd w:val="clear" w:color="auto" w:fill="auto"/>
            <w:noWrap/>
            <w:vAlign w:val="bottom"/>
            <w:hideMark/>
          </w:tcPr>
          <w:p w14:paraId="44CB8B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4FA947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w:t>
            </w:r>
          </w:p>
        </w:tc>
        <w:tc>
          <w:tcPr>
            <w:tcW w:w="673" w:type="dxa"/>
            <w:tcBorders>
              <w:top w:val="nil"/>
              <w:left w:val="nil"/>
              <w:bottom w:val="nil"/>
              <w:right w:val="nil"/>
            </w:tcBorders>
            <w:shd w:val="clear" w:color="auto" w:fill="auto"/>
            <w:noWrap/>
            <w:vAlign w:val="bottom"/>
            <w:hideMark/>
          </w:tcPr>
          <w:p w14:paraId="2C3A16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4B73D7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3616DD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44.0</w:t>
            </w:r>
          </w:p>
        </w:tc>
        <w:tc>
          <w:tcPr>
            <w:tcW w:w="673" w:type="dxa"/>
            <w:tcBorders>
              <w:top w:val="nil"/>
              <w:left w:val="nil"/>
              <w:bottom w:val="nil"/>
              <w:right w:val="nil"/>
            </w:tcBorders>
            <w:shd w:val="clear" w:color="auto" w:fill="auto"/>
            <w:noWrap/>
            <w:vAlign w:val="bottom"/>
            <w:hideMark/>
          </w:tcPr>
          <w:p w14:paraId="262ABA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503FA4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4" w:type="dxa"/>
            <w:tcBorders>
              <w:top w:val="nil"/>
              <w:left w:val="nil"/>
              <w:bottom w:val="nil"/>
              <w:right w:val="nil"/>
            </w:tcBorders>
            <w:shd w:val="clear" w:color="auto" w:fill="auto"/>
            <w:noWrap/>
            <w:vAlign w:val="bottom"/>
            <w:hideMark/>
          </w:tcPr>
          <w:p w14:paraId="348CCF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r>
      <w:tr w:rsidR="004B0B49" w:rsidRPr="0089132E" w14:paraId="48EEEB84" w14:textId="77777777" w:rsidTr="004B0B49">
        <w:trPr>
          <w:trHeight w:val="300"/>
        </w:trPr>
        <w:tc>
          <w:tcPr>
            <w:tcW w:w="1166" w:type="dxa"/>
            <w:tcBorders>
              <w:top w:val="nil"/>
              <w:left w:val="nil"/>
              <w:bottom w:val="nil"/>
              <w:right w:val="nil"/>
            </w:tcBorders>
            <w:shd w:val="clear" w:color="auto" w:fill="auto"/>
            <w:noWrap/>
            <w:vAlign w:val="bottom"/>
            <w:hideMark/>
          </w:tcPr>
          <w:p w14:paraId="1D2ED89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WHP0061</w:t>
            </w:r>
          </w:p>
        </w:tc>
        <w:tc>
          <w:tcPr>
            <w:tcW w:w="1320" w:type="dxa"/>
            <w:tcBorders>
              <w:top w:val="nil"/>
              <w:left w:val="nil"/>
              <w:bottom w:val="nil"/>
              <w:right w:val="nil"/>
            </w:tcBorders>
            <w:shd w:val="clear" w:color="auto" w:fill="auto"/>
            <w:noWrap/>
            <w:vAlign w:val="bottom"/>
            <w:hideMark/>
          </w:tcPr>
          <w:p w14:paraId="2936DD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8/3/2016</w:t>
            </w:r>
          </w:p>
        </w:tc>
        <w:tc>
          <w:tcPr>
            <w:tcW w:w="1114" w:type="dxa"/>
            <w:tcBorders>
              <w:top w:val="nil"/>
              <w:left w:val="nil"/>
              <w:bottom w:val="nil"/>
              <w:right w:val="nil"/>
            </w:tcBorders>
            <w:shd w:val="clear" w:color="auto" w:fill="auto"/>
            <w:noWrap/>
            <w:vAlign w:val="bottom"/>
            <w:hideMark/>
          </w:tcPr>
          <w:p w14:paraId="38CC677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4AAFF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994_0</w:t>
            </w:r>
          </w:p>
        </w:tc>
        <w:tc>
          <w:tcPr>
            <w:tcW w:w="673" w:type="dxa"/>
            <w:tcBorders>
              <w:top w:val="nil"/>
              <w:left w:val="nil"/>
              <w:bottom w:val="nil"/>
              <w:right w:val="nil"/>
            </w:tcBorders>
            <w:shd w:val="clear" w:color="auto" w:fill="auto"/>
            <w:noWrap/>
            <w:vAlign w:val="bottom"/>
            <w:hideMark/>
          </w:tcPr>
          <w:p w14:paraId="7F2149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46.2</w:t>
            </w:r>
          </w:p>
        </w:tc>
        <w:tc>
          <w:tcPr>
            <w:tcW w:w="673" w:type="dxa"/>
            <w:tcBorders>
              <w:top w:val="nil"/>
              <w:left w:val="nil"/>
              <w:bottom w:val="nil"/>
              <w:right w:val="nil"/>
            </w:tcBorders>
            <w:shd w:val="clear" w:color="auto" w:fill="auto"/>
            <w:noWrap/>
            <w:vAlign w:val="bottom"/>
            <w:hideMark/>
          </w:tcPr>
          <w:p w14:paraId="3B1A19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73600B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46A91F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611B2F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21.9</w:t>
            </w:r>
          </w:p>
        </w:tc>
        <w:tc>
          <w:tcPr>
            <w:tcW w:w="673" w:type="dxa"/>
            <w:tcBorders>
              <w:top w:val="nil"/>
              <w:left w:val="nil"/>
              <w:bottom w:val="nil"/>
              <w:right w:val="nil"/>
            </w:tcBorders>
            <w:shd w:val="clear" w:color="auto" w:fill="auto"/>
            <w:noWrap/>
            <w:vAlign w:val="bottom"/>
            <w:hideMark/>
          </w:tcPr>
          <w:p w14:paraId="6B072D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0D6BBA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4" w:type="dxa"/>
            <w:tcBorders>
              <w:top w:val="nil"/>
              <w:left w:val="nil"/>
              <w:bottom w:val="nil"/>
              <w:right w:val="nil"/>
            </w:tcBorders>
            <w:shd w:val="clear" w:color="auto" w:fill="auto"/>
            <w:noWrap/>
            <w:vAlign w:val="bottom"/>
            <w:hideMark/>
          </w:tcPr>
          <w:p w14:paraId="78E6CA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65.2</w:t>
            </w:r>
          </w:p>
        </w:tc>
      </w:tr>
      <w:tr w:rsidR="004B0B49" w:rsidRPr="0089132E" w14:paraId="5072362A" w14:textId="77777777" w:rsidTr="004B0B49">
        <w:trPr>
          <w:trHeight w:val="300"/>
        </w:trPr>
        <w:tc>
          <w:tcPr>
            <w:tcW w:w="1166" w:type="dxa"/>
            <w:tcBorders>
              <w:top w:val="nil"/>
              <w:left w:val="nil"/>
              <w:bottom w:val="nil"/>
              <w:right w:val="nil"/>
            </w:tcBorders>
            <w:shd w:val="clear" w:color="auto" w:fill="auto"/>
            <w:noWrap/>
            <w:vAlign w:val="bottom"/>
            <w:hideMark/>
          </w:tcPr>
          <w:p w14:paraId="10CDFF9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SR0086</w:t>
            </w:r>
          </w:p>
        </w:tc>
        <w:tc>
          <w:tcPr>
            <w:tcW w:w="1320" w:type="dxa"/>
            <w:tcBorders>
              <w:top w:val="nil"/>
              <w:left w:val="nil"/>
              <w:bottom w:val="nil"/>
              <w:right w:val="nil"/>
            </w:tcBorders>
            <w:shd w:val="clear" w:color="auto" w:fill="auto"/>
            <w:noWrap/>
            <w:vAlign w:val="bottom"/>
            <w:hideMark/>
          </w:tcPr>
          <w:p w14:paraId="49D33F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8/15/2016</w:t>
            </w:r>
          </w:p>
        </w:tc>
        <w:tc>
          <w:tcPr>
            <w:tcW w:w="1114" w:type="dxa"/>
            <w:tcBorders>
              <w:top w:val="nil"/>
              <w:left w:val="nil"/>
              <w:bottom w:val="nil"/>
              <w:right w:val="nil"/>
            </w:tcBorders>
            <w:shd w:val="clear" w:color="auto" w:fill="auto"/>
            <w:noWrap/>
            <w:vAlign w:val="bottom"/>
            <w:hideMark/>
          </w:tcPr>
          <w:p w14:paraId="48376D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15DD4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995_0</w:t>
            </w:r>
          </w:p>
        </w:tc>
        <w:tc>
          <w:tcPr>
            <w:tcW w:w="673" w:type="dxa"/>
            <w:tcBorders>
              <w:top w:val="nil"/>
              <w:left w:val="nil"/>
              <w:bottom w:val="nil"/>
              <w:right w:val="nil"/>
            </w:tcBorders>
            <w:shd w:val="clear" w:color="auto" w:fill="auto"/>
            <w:noWrap/>
            <w:vAlign w:val="bottom"/>
            <w:hideMark/>
          </w:tcPr>
          <w:p w14:paraId="57A72B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433D96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w:t>
            </w:r>
          </w:p>
        </w:tc>
        <w:tc>
          <w:tcPr>
            <w:tcW w:w="673" w:type="dxa"/>
            <w:tcBorders>
              <w:top w:val="nil"/>
              <w:left w:val="nil"/>
              <w:bottom w:val="nil"/>
              <w:right w:val="nil"/>
            </w:tcBorders>
            <w:shd w:val="clear" w:color="auto" w:fill="auto"/>
            <w:noWrap/>
            <w:vAlign w:val="bottom"/>
            <w:hideMark/>
          </w:tcPr>
          <w:p w14:paraId="2CC109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3" w:type="dxa"/>
            <w:tcBorders>
              <w:top w:val="nil"/>
              <w:left w:val="nil"/>
              <w:bottom w:val="nil"/>
              <w:right w:val="nil"/>
            </w:tcBorders>
            <w:shd w:val="clear" w:color="auto" w:fill="auto"/>
            <w:noWrap/>
            <w:vAlign w:val="bottom"/>
            <w:hideMark/>
          </w:tcPr>
          <w:p w14:paraId="049A1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26092F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496978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71.7</w:t>
            </w:r>
          </w:p>
        </w:tc>
        <w:tc>
          <w:tcPr>
            <w:tcW w:w="673" w:type="dxa"/>
            <w:tcBorders>
              <w:top w:val="nil"/>
              <w:left w:val="nil"/>
              <w:bottom w:val="nil"/>
              <w:right w:val="nil"/>
            </w:tcBorders>
            <w:shd w:val="clear" w:color="auto" w:fill="auto"/>
            <w:noWrap/>
            <w:vAlign w:val="bottom"/>
            <w:hideMark/>
          </w:tcPr>
          <w:p w14:paraId="6E34BE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4" w:type="dxa"/>
            <w:tcBorders>
              <w:top w:val="nil"/>
              <w:left w:val="nil"/>
              <w:bottom w:val="nil"/>
              <w:right w:val="nil"/>
            </w:tcBorders>
            <w:shd w:val="clear" w:color="auto" w:fill="auto"/>
            <w:noWrap/>
            <w:vAlign w:val="bottom"/>
            <w:hideMark/>
          </w:tcPr>
          <w:p w14:paraId="78903C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55.9</w:t>
            </w:r>
          </w:p>
        </w:tc>
      </w:tr>
      <w:tr w:rsidR="004B0B49" w:rsidRPr="0089132E" w14:paraId="16292969" w14:textId="77777777" w:rsidTr="004B0B49">
        <w:trPr>
          <w:trHeight w:val="300"/>
        </w:trPr>
        <w:tc>
          <w:tcPr>
            <w:tcW w:w="1166" w:type="dxa"/>
            <w:tcBorders>
              <w:top w:val="nil"/>
              <w:left w:val="nil"/>
              <w:bottom w:val="nil"/>
              <w:right w:val="nil"/>
            </w:tcBorders>
            <w:shd w:val="clear" w:color="auto" w:fill="auto"/>
            <w:noWrap/>
            <w:vAlign w:val="bottom"/>
            <w:hideMark/>
          </w:tcPr>
          <w:p w14:paraId="4894CF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WB0465</w:t>
            </w:r>
          </w:p>
        </w:tc>
        <w:tc>
          <w:tcPr>
            <w:tcW w:w="1320" w:type="dxa"/>
            <w:tcBorders>
              <w:top w:val="nil"/>
              <w:left w:val="nil"/>
              <w:bottom w:val="nil"/>
              <w:right w:val="nil"/>
            </w:tcBorders>
            <w:shd w:val="clear" w:color="auto" w:fill="auto"/>
            <w:noWrap/>
            <w:vAlign w:val="bottom"/>
            <w:hideMark/>
          </w:tcPr>
          <w:p w14:paraId="0FD953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8/16/2016</w:t>
            </w:r>
          </w:p>
        </w:tc>
        <w:tc>
          <w:tcPr>
            <w:tcW w:w="1114" w:type="dxa"/>
            <w:tcBorders>
              <w:top w:val="nil"/>
              <w:left w:val="nil"/>
              <w:bottom w:val="nil"/>
              <w:right w:val="nil"/>
            </w:tcBorders>
            <w:shd w:val="clear" w:color="auto" w:fill="auto"/>
            <w:noWrap/>
            <w:vAlign w:val="bottom"/>
            <w:hideMark/>
          </w:tcPr>
          <w:p w14:paraId="1F545F0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2CDB3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996_0</w:t>
            </w:r>
          </w:p>
        </w:tc>
        <w:tc>
          <w:tcPr>
            <w:tcW w:w="673" w:type="dxa"/>
            <w:tcBorders>
              <w:top w:val="nil"/>
              <w:left w:val="nil"/>
              <w:bottom w:val="nil"/>
              <w:right w:val="nil"/>
            </w:tcBorders>
            <w:shd w:val="clear" w:color="auto" w:fill="auto"/>
            <w:noWrap/>
            <w:vAlign w:val="bottom"/>
            <w:hideMark/>
          </w:tcPr>
          <w:p w14:paraId="286D40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0242C0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25.1</w:t>
            </w:r>
          </w:p>
        </w:tc>
        <w:tc>
          <w:tcPr>
            <w:tcW w:w="673" w:type="dxa"/>
            <w:tcBorders>
              <w:top w:val="nil"/>
              <w:left w:val="nil"/>
              <w:bottom w:val="nil"/>
              <w:right w:val="nil"/>
            </w:tcBorders>
            <w:shd w:val="clear" w:color="auto" w:fill="auto"/>
            <w:noWrap/>
            <w:vAlign w:val="bottom"/>
            <w:hideMark/>
          </w:tcPr>
          <w:p w14:paraId="55D395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83.8</w:t>
            </w:r>
          </w:p>
        </w:tc>
        <w:tc>
          <w:tcPr>
            <w:tcW w:w="673" w:type="dxa"/>
            <w:tcBorders>
              <w:top w:val="nil"/>
              <w:left w:val="nil"/>
              <w:bottom w:val="nil"/>
              <w:right w:val="nil"/>
            </w:tcBorders>
            <w:shd w:val="clear" w:color="auto" w:fill="auto"/>
            <w:noWrap/>
            <w:vAlign w:val="bottom"/>
            <w:hideMark/>
          </w:tcPr>
          <w:p w14:paraId="311771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6B6842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19C1E2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3E1AEE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91.0</w:t>
            </w:r>
          </w:p>
        </w:tc>
        <w:tc>
          <w:tcPr>
            <w:tcW w:w="674" w:type="dxa"/>
            <w:tcBorders>
              <w:top w:val="nil"/>
              <w:left w:val="nil"/>
              <w:bottom w:val="nil"/>
              <w:right w:val="nil"/>
            </w:tcBorders>
            <w:shd w:val="clear" w:color="auto" w:fill="auto"/>
            <w:noWrap/>
            <w:vAlign w:val="bottom"/>
            <w:hideMark/>
          </w:tcPr>
          <w:p w14:paraId="2A478E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w:t>
            </w:r>
          </w:p>
        </w:tc>
      </w:tr>
      <w:tr w:rsidR="004B0B49" w:rsidRPr="0089132E" w14:paraId="7DF29B47" w14:textId="77777777" w:rsidTr="004B0B49">
        <w:trPr>
          <w:trHeight w:val="300"/>
        </w:trPr>
        <w:tc>
          <w:tcPr>
            <w:tcW w:w="1166" w:type="dxa"/>
            <w:tcBorders>
              <w:top w:val="nil"/>
              <w:left w:val="nil"/>
              <w:bottom w:val="nil"/>
              <w:right w:val="nil"/>
            </w:tcBorders>
            <w:shd w:val="clear" w:color="auto" w:fill="auto"/>
            <w:noWrap/>
            <w:vAlign w:val="bottom"/>
            <w:hideMark/>
          </w:tcPr>
          <w:p w14:paraId="442653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WB0463</w:t>
            </w:r>
          </w:p>
        </w:tc>
        <w:tc>
          <w:tcPr>
            <w:tcW w:w="1320" w:type="dxa"/>
            <w:tcBorders>
              <w:top w:val="nil"/>
              <w:left w:val="nil"/>
              <w:bottom w:val="nil"/>
              <w:right w:val="nil"/>
            </w:tcBorders>
            <w:shd w:val="clear" w:color="auto" w:fill="auto"/>
            <w:noWrap/>
            <w:vAlign w:val="bottom"/>
            <w:hideMark/>
          </w:tcPr>
          <w:p w14:paraId="0D698A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8/17/2016</w:t>
            </w:r>
          </w:p>
        </w:tc>
        <w:tc>
          <w:tcPr>
            <w:tcW w:w="1114" w:type="dxa"/>
            <w:tcBorders>
              <w:top w:val="nil"/>
              <w:left w:val="nil"/>
              <w:bottom w:val="nil"/>
              <w:right w:val="nil"/>
            </w:tcBorders>
            <w:shd w:val="clear" w:color="auto" w:fill="auto"/>
            <w:noWrap/>
            <w:vAlign w:val="bottom"/>
            <w:hideMark/>
          </w:tcPr>
          <w:p w14:paraId="2500D3E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BCEA87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998_0</w:t>
            </w:r>
          </w:p>
        </w:tc>
        <w:tc>
          <w:tcPr>
            <w:tcW w:w="673" w:type="dxa"/>
            <w:tcBorders>
              <w:top w:val="nil"/>
              <w:left w:val="nil"/>
              <w:bottom w:val="nil"/>
              <w:right w:val="nil"/>
            </w:tcBorders>
            <w:shd w:val="clear" w:color="auto" w:fill="auto"/>
            <w:noWrap/>
            <w:vAlign w:val="bottom"/>
            <w:hideMark/>
          </w:tcPr>
          <w:p w14:paraId="32221C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61AA30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13.9</w:t>
            </w:r>
          </w:p>
        </w:tc>
        <w:tc>
          <w:tcPr>
            <w:tcW w:w="673" w:type="dxa"/>
            <w:tcBorders>
              <w:top w:val="nil"/>
              <w:left w:val="nil"/>
              <w:bottom w:val="nil"/>
              <w:right w:val="nil"/>
            </w:tcBorders>
            <w:shd w:val="clear" w:color="auto" w:fill="auto"/>
            <w:noWrap/>
            <w:vAlign w:val="bottom"/>
            <w:hideMark/>
          </w:tcPr>
          <w:p w14:paraId="59093A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5205C1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3" w:type="dxa"/>
            <w:tcBorders>
              <w:top w:val="nil"/>
              <w:left w:val="nil"/>
              <w:bottom w:val="nil"/>
              <w:right w:val="nil"/>
            </w:tcBorders>
            <w:shd w:val="clear" w:color="auto" w:fill="auto"/>
            <w:noWrap/>
            <w:vAlign w:val="bottom"/>
            <w:hideMark/>
          </w:tcPr>
          <w:p w14:paraId="41D544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2DB745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6AE219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80.6</w:t>
            </w:r>
          </w:p>
        </w:tc>
        <w:tc>
          <w:tcPr>
            <w:tcW w:w="674" w:type="dxa"/>
            <w:tcBorders>
              <w:top w:val="nil"/>
              <w:left w:val="nil"/>
              <w:bottom w:val="nil"/>
              <w:right w:val="nil"/>
            </w:tcBorders>
            <w:shd w:val="clear" w:color="auto" w:fill="auto"/>
            <w:noWrap/>
            <w:vAlign w:val="bottom"/>
            <w:hideMark/>
          </w:tcPr>
          <w:p w14:paraId="7F0BAC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r>
      <w:tr w:rsidR="004B0B49" w:rsidRPr="0089132E" w14:paraId="4F3E71CD" w14:textId="77777777" w:rsidTr="004B0B49">
        <w:trPr>
          <w:trHeight w:val="300"/>
        </w:trPr>
        <w:tc>
          <w:tcPr>
            <w:tcW w:w="1166" w:type="dxa"/>
            <w:tcBorders>
              <w:top w:val="nil"/>
              <w:left w:val="nil"/>
              <w:bottom w:val="nil"/>
              <w:right w:val="nil"/>
            </w:tcBorders>
            <w:shd w:val="clear" w:color="auto" w:fill="auto"/>
            <w:noWrap/>
            <w:vAlign w:val="bottom"/>
            <w:hideMark/>
          </w:tcPr>
          <w:p w14:paraId="5F3BF7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SR0089</w:t>
            </w:r>
          </w:p>
        </w:tc>
        <w:tc>
          <w:tcPr>
            <w:tcW w:w="1320" w:type="dxa"/>
            <w:tcBorders>
              <w:top w:val="nil"/>
              <w:left w:val="nil"/>
              <w:bottom w:val="nil"/>
              <w:right w:val="nil"/>
            </w:tcBorders>
            <w:shd w:val="clear" w:color="auto" w:fill="auto"/>
            <w:noWrap/>
            <w:vAlign w:val="bottom"/>
            <w:hideMark/>
          </w:tcPr>
          <w:p w14:paraId="1A982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8/18/2016</w:t>
            </w:r>
          </w:p>
        </w:tc>
        <w:tc>
          <w:tcPr>
            <w:tcW w:w="1114" w:type="dxa"/>
            <w:tcBorders>
              <w:top w:val="nil"/>
              <w:left w:val="nil"/>
              <w:bottom w:val="nil"/>
              <w:right w:val="nil"/>
            </w:tcBorders>
            <w:shd w:val="clear" w:color="auto" w:fill="auto"/>
            <w:noWrap/>
            <w:vAlign w:val="bottom"/>
            <w:hideMark/>
          </w:tcPr>
          <w:p w14:paraId="5A9E1F2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1F09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999_0</w:t>
            </w:r>
          </w:p>
        </w:tc>
        <w:tc>
          <w:tcPr>
            <w:tcW w:w="673" w:type="dxa"/>
            <w:tcBorders>
              <w:top w:val="nil"/>
              <w:left w:val="nil"/>
              <w:bottom w:val="nil"/>
              <w:right w:val="nil"/>
            </w:tcBorders>
            <w:shd w:val="clear" w:color="auto" w:fill="auto"/>
            <w:noWrap/>
            <w:vAlign w:val="bottom"/>
            <w:hideMark/>
          </w:tcPr>
          <w:p w14:paraId="64AAC2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59.6</w:t>
            </w:r>
          </w:p>
        </w:tc>
        <w:tc>
          <w:tcPr>
            <w:tcW w:w="673" w:type="dxa"/>
            <w:tcBorders>
              <w:top w:val="nil"/>
              <w:left w:val="nil"/>
              <w:bottom w:val="nil"/>
              <w:right w:val="nil"/>
            </w:tcBorders>
            <w:shd w:val="clear" w:color="auto" w:fill="auto"/>
            <w:noWrap/>
            <w:vAlign w:val="bottom"/>
            <w:hideMark/>
          </w:tcPr>
          <w:p w14:paraId="06063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380A7F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05C5427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B94B3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12BA7D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1761E3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154DA1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82623F7" w14:textId="77777777" w:rsidTr="004B0B49">
        <w:trPr>
          <w:trHeight w:val="300"/>
        </w:trPr>
        <w:tc>
          <w:tcPr>
            <w:tcW w:w="1166" w:type="dxa"/>
            <w:tcBorders>
              <w:top w:val="nil"/>
              <w:left w:val="nil"/>
              <w:bottom w:val="nil"/>
              <w:right w:val="nil"/>
            </w:tcBorders>
            <w:shd w:val="clear" w:color="auto" w:fill="auto"/>
            <w:noWrap/>
            <w:vAlign w:val="bottom"/>
            <w:hideMark/>
          </w:tcPr>
          <w:p w14:paraId="29A0A5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SR0090</w:t>
            </w:r>
          </w:p>
        </w:tc>
        <w:tc>
          <w:tcPr>
            <w:tcW w:w="1320" w:type="dxa"/>
            <w:tcBorders>
              <w:top w:val="nil"/>
              <w:left w:val="nil"/>
              <w:bottom w:val="nil"/>
              <w:right w:val="nil"/>
            </w:tcBorders>
            <w:shd w:val="clear" w:color="auto" w:fill="auto"/>
            <w:noWrap/>
            <w:vAlign w:val="bottom"/>
            <w:hideMark/>
          </w:tcPr>
          <w:p w14:paraId="12E9E7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326D8C4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AAF7C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1000_0</w:t>
            </w:r>
          </w:p>
        </w:tc>
        <w:tc>
          <w:tcPr>
            <w:tcW w:w="673" w:type="dxa"/>
            <w:tcBorders>
              <w:top w:val="nil"/>
              <w:left w:val="nil"/>
              <w:bottom w:val="nil"/>
              <w:right w:val="nil"/>
            </w:tcBorders>
            <w:shd w:val="clear" w:color="auto" w:fill="auto"/>
            <w:noWrap/>
            <w:vAlign w:val="bottom"/>
            <w:hideMark/>
          </w:tcPr>
          <w:p w14:paraId="4CF056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51.7</w:t>
            </w:r>
          </w:p>
        </w:tc>
        <w:tc>
          <w:tcPr>
            <w:tcW w:w="673" w:type="dxa"/>
            <w:tcBorders>
              <w:top w:val="nil"/>
              <w:left w:val="nil"/>
              <w:bottom w:val="nil"/>
              <w:right w:val="nil"/>
            </w:tcBorders>
            <w:shd w:val="clear" w:color="auto" w:fill="auto"/>
            <w:noWrap/>
            <w:vAlign w:val="bottom"/>
            <w:hideMark/>
          </w:tcPr>
          <w:p w14:paraId="3B3051D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47C162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w:t>
            </w:r>
          </w:p>
        </w:tc>
        <w:tc>
          <w:tcPr>
            <w:tcW w:w="673" w:type="dxa"/>
            <w:tcBorders>
              <w:top w:val="nil"/>
              <w:left w:val="nil"/>
              <w:bottom w:val="nil"/>
              <w:right w:val="nil"/>
            </w:tcBorders>
            <w:shd w:val="clear" w:color="auto" w:fill="auto"/>
            <w:noWrap/>
            <w:vAlign w:val="bottom"/>
            <w:hideMark/>
          </w:tcPr>
          <w:p w14:paraId="60FDF20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93B94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38.4</w:t>
            </w:r>
          </w:p>
        </w:tc>
        <w:tc>
          <w:tcPr>
            <w:tcW w:w="673" w:type="dxa"/>
            <w:tcBorders>
              <w:top w:val="nil"/>
              <w:left w:val="nil"/>
              <w:bottom w:val="nil"/>
              <w:right w:val="nil"/>
            </w:tcBorders>
            <w:shd w:val="clear" w:color="auto" w:fill="auto"/>
            <w:noWrap/>
            <w:vAlign w:val="bottom"/>
            <w:hideMark/>
          </w:tcPr>
          <w:p w14:paraId="4DB01F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78AF58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51.5</w:t>
            </w:r>
          </w:p>
        </w:tc>
        <w:tc>
          <w:tcPr>
            <w:tcW w:w="674" w:type="dxa"/>
            <w:tcBorders>
              <w:top w:val="nil"/>
              <w:left w:val="nil"/>
              <w:bottom w:val="nil"/>
              <w:right w:val="nil"/>
            </w:tcBorders>
            <w:shd w:val="clear" w:color="auto" w:fill="auto"/>
            <w:noWrap/>
            <w:vAlign w:val="bottom"/>
            <w:hideMark/>
          </w:tcPr>
          <w:p w14:paraId="79D47F5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14A8C42" w14:textId="77777777" w:rsidTr="004B0B49">
        <w:trPr>
          <w:trHeight w:val="300"/>
        </w:trPr>
        <w:tc>
          <w:tcPr>
            <w:tcW w:w="1166" w:type="dxa"/>
            <w:tcBorders>
              <w:top w:val="nil"/>
              <w:left w:val="nil"/>
              <w:bottom w:val="nil"/>
              <w:right w:val="nil"/>
            </w:tcBorders>
            <w:shd w:val="clear" w:color="auto" w:fill="auto"/>
            <w:noWrap/>
            <w:vAlign w:val="bottom"/>
            <w:hideMark/>
          </w:tcPr>
          <w:p w14:paraId="1A3EA2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SR0096</w:t>
            </w:r>
          </w:p>
        </w:tc>
        <w:tc>
          <w:tcPr>
            <w:tcW w:w="1320" w:type="dxa"/>
            <w:tcBorders>
              <w:top w:val="nil"/>
              <w:left w:val="nil"/>
              <w:bottom w:val="nil"/>
              <w:right w:val="nil"/>
            </w:tcBorders>
            <w:shd w:val="clear" w:color="auto" w:fill="auto"/>
            <w:noWrap/>
            <w:vAlign w:val="bottom"/>
            <w:hideMark/>
          </w:tcPr>
          <w:p w14:paraId="6FE19F2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8/25/2016</w:t>
            </w:r>
          </w:p>
        </w:tc>
        <w:tc>
          <w:tcPr>
            <w:tcW w:w="1114" w:type="dxa"/>
            <w:tcBorders>
              <w:top w:val="nil"/>
              <w:left w:val="nil"/>
              <w:bottom w:val="nil"/>
              <w:right w:val="nil"/>
            </w:tcBorders>
            <w:shd w:val="clear" w:color="auto" w:fill="auto"/>
            <w:noWrap/>
            <w:vAlign w:val="bottom"/>
            <w:hideMark/>
          </w:tcPr>
          <w:p w14:paraId="3DA445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20F37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1001_0</w:t>
            </w:r>
          </w:p>
        </w:tc>
        <w:tc>
          <w:tcPr>
            <w:tcW w:w="673" w:type="dxa"/>
            <w:tcBorders>
              <w:top w:val="nil"/>
              <w:left w:val="nil"/>
              <w:bottom w:val="nil"/>
              <w:right w:val="nil"/>
            </w:tcBorders>
            <w:shd w:val="clear" w:color="auto" w:fill="auto"/>
            <w:noWrap/>
            <w:vAlign w:val="bottom"/>
            <w:hideMark/>
          </w:tcPr>
          <w:p w14:paraId="7CCE54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47.7</w:t>
            </w:r>
          </w:p>
        </w:tc>
        <w:tc>
          <w:tcPr>
            <w:tcW w:w="673" w:type="dxa"/>
            <w:tcBorders>
              <w:top w:val="nil"/>
              <w:left w:val="nil"/>
              <w:bottom w:val="nil"/>
              <w:right w:val="nil"/>
            </w:tcBorders>
            <w:shd w:val="clear" w:color="auto" w:fill="auto"/>
            <w:noWrap/>
            <w:vAlign w:val="bottom"/>
            <w:hideMark/>
          </w:tcPr>
          <w:p w14:paraId="129CB3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13.1</w:t>
            </w:r>
          </w:p>
        </w:tc>
        <w:tc>
          <w:tcPr>
            <w:tcW w:w="673" w:type="dxa"/>
            <w:tcBorders>
              <w:top w:val="nil"/>
              <w:left w:val="nil"/>
              <w:bottom w:val="nil"/>
              <w:right w:val="nil"/>
            </w:tcBorders>
            <w:shd w:val="clear" w:color="auto" w:fill="auto"/>
            <w:noWrap/>
            <w:vAlign w:val="bottom"/>
            <w:hideMark/>
          </w:tcPr>
          <w:p w14:paraId="208D16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w:t>
            </w:r>
          </w:p>
        </w:tc>
        <w:tc>
          <w:tcPr>
            <w:tcW w:w="673" w:type="dxa"/>
            <w:tcBorders>
              <w:top w:val="nil"/>
              <w:left w:val="nil"/>
              <w:bottom w:val="nil"/>
              <w:right w:val="nil"/>
            </w:tcBorders>
            <w:shd w:val="clear" w:color="auto" w:fill="auto"/>
            <w:noWrap/>
            <w:vAlign w:val="bottom"/>
            <w:hideMark/>
          </w:tcPr>
          <w:p w14:paraId="5FB412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93.2</w:t>
            </w:r>
          </w:p>
        </w:tc>
        <w:tc>
          <w:tcPr>
            <w:tcW w:w="673" w:type="dxa"/>
            <w:tcBorders>
              <w:top w:val="nil"/>
              <w:left w:val="nil"/>
              <w:bottom w:val="nil"/>
              <w:right w:val="nil"/>
            </w:tcBorders>
            <w:shd w:val="clear" w:color="auto" w:fill="auto"/>
            <w:noWrap/>
            <w:vAlign w:val="bottom"/>
            <w:hideMark/>
          </w:tcPr>
          <w:p w14:paraId="1A3B70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34.3</w:t>
            </w:r>
          </w:p>
        </w:tc>
        <w:tc>
          <w:tcPr>
            <w:tcW w:w="673" w:type="dxa"/>
            <w:tcBorders>
              <w:top w:val="nil"/>
              <w:left w:val="nil"/>
              <w:bottom w:val="nil"/>
              <w:right w:val="nil"/>
            </w:tcBorders>
            <w:shd w:val="clear" w:color="auto" w:fill="auto"/>
            <w:noWrap/>
            <w:vAlign w:val="bottom"/>
            <w:hideMark/>
          </w:tcPr>
          <w:p w14:paraId="754DFE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4C369C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38.8</w:t>
            </w:r>
          </w:p>
        </w:tc>
        <w:tc>
          <w:tcPr>
            <w:tcW w:w="674" w:type="dxa"/>
            <w:tcBorders>
              <w:top w:val="nil"/>
              <w:left w:val="nil"/>
              <w:bottom w:val="nil"/>
              <w:right w:val="nil"/>
            </w:tcBorders>
            <w:shd w:val="clear" w:color="auto" w:fill="auto"/>
            <w:noWrap/>
            <w:vAlign w:val="bottom"/>
            <w:hideMark/>
          </w:tcPr>
          <w:p w14:paraId="66107A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w:t>
            </w:r>
          </w:p>
        </w:tc>
      </w:tr>
      <w:tr w:rsidR="004B0B49" w:rsidRPr="0089132E" w14:paraId="5F4AA285" w14:textId="77777777" w:rsidTr="004B0B49">
        <w:trPr>
          <w:trHeight w:val="300"/>
        </w:trPr>
        <w:tc>
          <w:tcPr>
            <w:tcW w:w="1166" w:type="dxa"/>
            <w:tcBorders>
              <w:top w:val="nil"/>
              <w:left w:val="nil"/>
              <w:bottom w:val="nil"/>
              <w:right w:val="nil"/>
            </w:tcBorders>
            <w:shd w:val="clear" w:color="auto" w:fill="auto"/>
            <w:noWrap/>
            <w:vAlign w:val="bottom"/>
            <w:hideMark/>
          </w:tcPr>
          <w:p w14:paraId="43F385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SR0093</w:t>
            </w:r>
          </w:p>
        </w:tc>
        <w:tc>
          <w:tcPr>
            <w:tcW w:w="1320" w:type="dxa"/>
            <w:tcBorders>
              <w:top w:val="nil"/>
              <w:left w:val="nil"/>
              <w:bottom w:val="nil"/>
              <w:right w:val="nil"/>
            </w:tcBorders>
            <w:shd w:val="clear" w:color="auto" w:fill="auto"/>
            <w:noWrap/>
            <w:vAlign w:val="bottom"/>
            <w:hideMark/>
          </w:tcPr>
          <w:p w14:paraId="705E5B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8/29/2016</w:t>
            </w:r>
          </w:p>
        </w:tc>
        <w:tc>
          <w:tcPr>
            <w:tcW w:w="1114" w:type="dxa"/>
            <w:tcBorders>
              <w:top w:val="nil"/>
              <w:left w:val="nil"/>
              <w:bottom w:val="nil"/>
              <w:right w:val="nil"/>
            </w:tcBorders>
            <w:shd w:val="clear" w:color="auto" w:fill="auto"/>
            <w:noWrap/>
            <w:vAlign w:val="bottom"/>
            <w:hideMark/>
          </w:tcPr>
          <w:p w14:paraId="6EDFC4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9798E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1002_0</w:t>
            </w:r>
          </w:p>
        </w:tc>
        <w:tc>
          <w:tcPr>
            <w:tcW w:w="673" w:type="dxa"/>
            <w:tcBorders>
              <w:top w:val="nil"/>
              <w:left w:val="nil"/>
              <w:bottom w:val="nil"/>
              <w:right w:val="nil"/>
            </w:tcBorders>
            <w:shd w:val="clear" w:color="auto" w:fill="auto"/>
            <w:noWrap/>
            <w:vAlign w:val="bottom"/>
            <w:hideMark/>
          </w:tcPr>
          <w:p w14:paraId="675962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54.9</w:t>
            </w:r>
          </w:p>
        </w:tc>
        <w:tc>
          <w:tcPr>
            <w:tcW w:w="673" w:type="dxa"/>
            <w:tcBorders>
              <w:top w:val="nil"/>
              <w:left w:val="nil"/>
              <w:bottom w:val="nil"/>
              <w:right w:val="nil"/>
            </w:tcBorders>
            <w:shd w:val="clear" w:color="auto" w:fill="auto"/>
            <w:noWrap/>
            <w:vAlign w:val="bottom"/>
            <w:hideMark/>
          </w:tcPr>
          <w:p w14:paraId="6B2016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15.6</w:t>
            </w:r>
          </w:p>
        </w:tc>
        <w:tc>
          <w:tcPr>
            <w:tcW w:w="673" w:type="dxa"/>
            <w:tcBorders>
              <w:top w:val="nil"/>
              <w:left w:val="nil"/>
              <w:bottom w:val="nil"/>
              <w:right w:val="nil"/>
            </w:tcBorders>
            <w:shd w:val="clear" w:color="auto" w:fill="auto"/>
            <w:noWrap/>
            <w:vAlign w:val="bottom"/>
            <w:hideMark/>
          </w:tcPr>
          <w:p w14:paraId="49056E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36.8</w:t>
            </w:r>
          </w:p>
        </w:tc>
        <w:tc>
          <w:tcPr>
            <w:tcW w:w="673" w:type="dxa"/>
            <w:tcBorders>
              <w:top w:val="nil"/>
              <w:left w:val="nil"/>
              <w:bottom w:val="nil"/>
              <w:right w:val="nil"/>
            </w:tcBorders>
            <w:shd w:val="clear" w:color="auto" w:fill="auto"/>
            <w:noWrap/>
            <w:vAlign w:val="bottom"/>
            <w:hideMark/>
          </w:tcPr>
          <w:p w14:paraId="70676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3" w:type="dxa"/>
            <w:tcBorders>
              <w:top w:val="nil"/>
              <w:left w:val="nil"/>
              <w:bottom w:val="nil"/>
              <w:right w:val="nil"/>
            </w:tcBorders>
            <w:shd w:val="clear" w:color="auto" w:fill="auto"/>
            <w:noWrap/>
            <w:vAlign w:val="bottom"/>
            <w:hideMark/>
          </w:tcPr>
          <w:p w14:paraId="4A7941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28C6E5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715C13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4" w:type="dxa"/>
            <w:tcBorders>
              <w:top w:val="nil"/>
              <w:left w:val="nil"/>
              <w:bottom w:val="nil"/>
              <w:right w:val="nil"/>
            </w:tcBorders>
            <w:shd w:val="clear" w:color="auto" w:fill="auto"/>
            <w:noWrap/>
            <w:vAlign w:val="bottom"/>
            <w:hideMark/>
          </w:tcPr>
          <w:p w14:paraId="74759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73.1</w:t>
            </w:r>
          </w:p>
        </w:tc>
      </w:tr>
      <w:tr w:rsidR="004B0B49" w:rsidRPr="0089132E" w14:paraId="5C591B8C" w14:textId="77777777" w:rsidTr="004B0B49">
        <w:trPr>
          <w:trHeight w:val="300"/>
        </w:trPr>
        <w:tc>
          <w:tcPr>
            <w:tcW w:w="1166" w:type="dxa"/>
            <w:tcBorders>
              <w:top w:val="nil"/>
              <w:left w:val="nil"/>
              <w:bottom w:val="nil"/>
              <w:right w:val="nil"/>
            </w:tcBorders>
            <w:shd w:val="clear" w:color="auto" w:fill="auto"/>
            <w:noWrap/>
            <w:vAlign w:val="bottom"/>
            <w:hideMark/>
          </w:tcPr>
          <w:p w14:paraId="4D499EB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SR0087</w:t>
            </w:r>
          </w:p>
        </w:tc>
        <w:tc>
          <w:tcPr>
            <w:tcW w:w="1320" w:type="dxa"/>
            <w:tcBorders>
              <w:top w:val="nil"/>
              <w:left w:val="nil"/>
              <w:bottom w:val="nil"/>
              <w:right w:val="nil"/>
            </w:tcBorders>
            <w:shd w:val="clear" w:color="auto" w:fill="auto"/>
            <w:noWrap/>
            <w:vAlign w:val="bottom"/>
            <w:hideMark/>
          </w:tcPr>
          <w:p w14:paraId="1C5A70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8/31/2016</w:t>
            </w:r>
          </w:p>
        </w:tc>
        <w:tc>
          <w:tcPr>
            <w:tcW w:w="1114" w:type="dxa"/>
            <w:tcBorders>
              <w:top w:val="nil"/>
              <w:left w:val="nil"/>
              <w:bottom w:val="nil"/>
              <w:right w:val="nil"/>
            </w:tcBorders>
            <w:shd w:val="clear" w:color="auto" w:fill="auto"/>
            <w:noWrap/>
            <w:vAlign w:val="bottom"/>
            <w:hideMark/>
          </w:tcPr>
          <w:p w14:paraId="548D5F4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8E3D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1004_0</w:t>
            </w:r>
          </w:p>
        </w:tc>
        <w:tc>
          <w:tcPr>
            <w:tcW w:w="673" w:type="dxa"/>
            <w:tcBorders>
              <w:top w:val="nil"/>
              <w:left w:val="nil"/>
              <w:bottom w:val="nil"/>
              <w:right w:val="nil"/>
            </w:tcBorders>
            <w:shd w:val="clear" w:color="auto" w:fill="auto"/>
            <w:noWrap/>
            <w:vAlign w:val="bottom"/>
            <w:hideMark/>
          </w:tcPr>
          <w:p w14:paraId="41C916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5A6C6E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w:t>
            </w:r>
          </w:p>
        </w:tc>
        <w:tc>
          <w:tcPr>
            <w:tcW w:w="673" w:type="dxa"/>
            <w:tcBorders>
              <w:top w:val="nil"/>
              <w:left w:val="nil"/>
              <w:bottom w:val="nil"/>
              <w:right w:val="nil"/>
            </w:tcBorders>
            <w:shd w:val="clear" w:color="auto" w:fill="auto"/>
            <w:noWrap/>
            <w:vAlign w:val="bottom"/>
            <w:hideMark/>
          </w:tcPr>
          <w:p w14:paraId="0CD1D7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26.5</w:t>
            </w:r>
          </w:p>
        </w:tc>
        <w:tc>
          <w:tcPr>
            <w:tcW w:w="673" w:type="dxa"/>
            <w:tcBorders>
              <w:top w:val="nil"/>
              <w:left w:val="nil"/>
              <w:bottom w:val="nil"/>
              <w:right w:val="nil"/>
            </w:tcBorders>
            <w:shd w:val="clear" w:color="auto" w:fill="auto"/>
            <w:noWrap/>
            <w:vAlign w:val="bottom"/>
            <w:hideMark/>
          </w:tcPr>
          <w:p w14:paraId="6933C0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016234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2F9384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4948C6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4" w:type="dxa"/>
            <w:tcBorders>
              <w:top w:val="nil"/>
              <w:left w:val="nil"/>
              <w:bottom w:val="nil"/>
              <w:right w:val="nil"/>
            </w:tcBorders>
            <w:shd w:val="clear" w:color="auto" w:fill="auto"/>
            <w:noWrap/>
            <w:vAlign w:val="bottom"/>
            <w:hideMark/>
          </w:tcPr>
          <w:p w14:paraId="0805AA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78.3</w:t>
            </w:r>
          </w:p>
        </w:tc>
      </w:tr>
      <w:tr w:rsidR="004B0B49" w:rsidRPr="0089132E" w14:paraId="79057B33" w14:textId="77777777" w:rsidTr="004B0B49">
        <w:trPr>
          <w:trHeight w:val="300"/>
        </w:trPr>
        <w:tc>
          <w:tcPr>
            <w:tcW w:w="1166" w:type="dxa"/>
            <w:tcBorders>
              <w:top w:val="nil"/>
              <w:left w:val="nil"/>
              <w:bottom w:val="nil"/>
              <w:right w:val="nil"/>
            </w:tcBorders>
            <w:shd w:val="clear" w:color="auto" w:fill="auto"/>
            <w:noWrap/>
            <w:vAlign w:val="bottom"/>
            <w:hideMark/>
          </w:tcPr>
          <w:p w14:paraId="6182A27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SR0095</w:t>
            </w:r>
          </w:p>
        </w:tc>
        <w:tc>
          <w:tcPr>
            <w:tcW w:w="1320" w:type="dxa"/>
            <w:tcBorders>
              <w:top w:val="nil"/>
              <w:left w:val="nil"/>
              <w:bottom w:val="nil"/>
              <w:right w:val="nil"/>
            </w:tcBorders>
            <w:shd w:val="clear" w:color="auto" w:fill="auto"/>
            <w:noWrap/>
            <w:vAlign w:val="bottom"/>
            <w:hideMark/>
          </w:tcPr>
          <w:p w14:paraId="6BA0DD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9/1/2016</w:t>
            </w:r>
          </w:p>
        </w:tc>
        <w:tc>
          <w:tcPr>
            <w:tcW w:w="1114" w:type="dxa"/>
            <w:tcBorders>
              <w:top w:val="nil"/>
              <w:left w:val="nil"/>
              <w:bottom w:val="nil"/>
              <w:right w:val="nil"/>
            </w:tcBorders>
            <w:shd w:val="clear" w:color="auto" w:fill="auto"/>
            <w:noWrap/>
            <w:vAlign w:val="bottom"/>
            <w:hideMark/>
          </w:tcPr>
          <w:p w14:paraId="15689D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6242E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1005_0</w:t>
            </w:r>
          </w:p>
        </w:tc>
        <w:tc>
          <w:tcPr>
            <w:tcW w:w="673" w:type="dxa"/>
            <w:tcBorders>
              <w:top w:val="nil"/>
              <w:left w:val="nil"/>
              <w:bottom w:val="nil"/>
              <w:right w:val="nil"/>
            </w:tcBorders>
            <w:shd w:val="clear" w:color="auto" w:fill="auto"/>
            <w:noWrap/>
            <w:vAlign w:val="bottom"/>
            <w:hideMark/>
          </w:tcPr>
          <w:p w14:paraId="79AE62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321131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5895C2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0454C0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w:t>
            </w:r>
          </w:p>
        </w:tc>
        <w:tc>
          <w:tcPr>
            <w:tcW w:w="673" w:type="dxa"/>
            <w:tcBorders>
              <w:top w:val="nil"/>
              <w:left w:val="nil"/>
              <w:bottom w:val="nil"/>
              <w:right w:val="nil"/>
            </w:tcBorders>
            <w:shd w:val="clear" w:color="auto" w:fill="auto"/>
            <w:noWrap/>
            <w:vAlign w:val="bottom"/>
            <w:hideMark/>
          </w:tcPr>
          <w:p w14:paraId="426C10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46AFD3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625E4C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c>
          <w:tcPr>
            <w:tcW w:w="674" w:type="dxa"/>
            <w:tcBorders>
              <w:top w:val="nil"/>
              <w:left w:val="nil"/>
              <w:bottom w:val="nil"/>
              <w:right w:val="nil"/>
            </w:tcBorders>
            <w:shd w:val="clear" w:color="auto" w:fill="auto"/>
            <w:noWrap/>
            <w:vAlign w:val="bottom"/>
            <w:hideMark/>
          </w:tcPr>
          <w:p w14:paraId="56A7A8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w:t>
            </w:r>
          </w:p>
        </w:tc>
      </w:tr>
      <w:tr w:rsidR="004B0B49" w:rsidRPr="0089132E" w14:paraId="340EAD7E" w14:textId="77777777" w:rsidTr="004B0B49">
        <w:trPr>
          <w:trHeight w:val="300"/>
        </w:trPr>
        <w:tc>
          <w:tcPr>
            <w:tcW w:w="1166" w:type="dxa"/>
            <w:tcBorders>
              <w:top w:val="nil"/>
              <w:left w:val="nil"/>
              <w:bottom w:val="nil"/>
              <w:right w:val="nil"/>
            </w:tcBorders>
            <w:shd w:val="clear" w:color="auto" w:fill="auto"/>
            <w:noWrap/>
            <w:vAlign w:val="bottom"/>
            <w:hideMark/>
          </w:tcPr>
          <w:p w14:paraId="625442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SR0091</w:t>
            </w:r>
          </w:p>
        </w:tc>
        <w:tc>
          <w:tcPr>
            <w:tcW w:w="1320" w:type="dxa"/>
            <w:tcBorders>
              <w:top w:val="nil"/>
              <w:left w:val="nil"/>
              <w:bottom w:val="nil"/>
              <w:right w:val="nil"/>
            </w:tcBorders>
            <w:shd w:val="clear" w:color="auto" w:fill="auto"/>
            <w:noWrap/>
            <w:vAlign w:val="bottom"/>
            <w:hideMark/>
          </w:tcPr>
          <w:p w14:paraId="55907B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9/12/2016</w:t>
            </w:r>
          </w:p>
        </w:tc>
        <w:tc>
          <w:tcPr>
            <w:tcW w:w="1114" w:type="dxa"/>
            <w:tcBorders>
              <w:top w:val="nil"/>
              <w:left w:val="nil"/>
              <w:bottom w:val="nil"/>
              <w:right w:val="nil"/>
            </w:tcBorders>
            <w:shd w:val="clear" w:color="auto" w:fill="auto"/>
            <w:noWrap/>
            <w:vAlign w:val="bottom"/>
            <w:hideMark/>
          </w:tcPr>
          <w:p w14:paraId="22F074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DB2D8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1006_0</w:t>
            </w:r>
          </w:p>
        </w:tc>
        <w:tc>
          <w:tcPr>
            <w:tcW w:w="673" w:type="dxa"/>
            <w:tcBorders>
              <w:top w:val="nil"/>
              <w:left w:val="nil"/>
              <w:bottom w:val="nil"/>
              <w:right w:val="nil"/>
            </w:tcBorders>
            <w:shd w:val="clear" w:color="auto" w:fill="auto"/>
            <w:noWrap/>
            <w:vAlign w:val="bottom"/>
            <w:hideMark/>
          </w:tcPr>
          <w:p w14:paraId="511DEE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04577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2AD7C2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61.8</w:t>
            </w:r>
          </w:p>
        </w:tc>
        <w:tc>
          <w:tcPr>
            <w:tcW w:w="673" w:type="dxa"/>
            <w:tcBorders>
              <w:top w:val="nil"/>
              <w:left w:val="nil"/>
              <w:bottom w:val="nil"/>
              <w:right w:val="nil"/>
            </w:tcBorders>
            <w:shd w:val="clear" w:color="auto" w:fill="auto"/>
            <w:noWrap/>
            <w:vAlign w:val="bottom"/>
            <w:hideMark/>
          </w:tcPr>
          <w:p w14:paraId="324B6B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125C70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7F64EF1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E3437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4" w:type="dxa"/>
            <w:tcBorders>
              <w:top w:val="nil"/>
              <w:left w:val="nil"/>
              <w:bottom w:val="nil"/>
              <w:right w:val="nil"/>
            </w:tcBorders>
            <w:shd w:val="clear" w:color="auto" w:fill="auto"/>
            <w:noWrap/>
            <w:vAlign w:val="bottom"/>
            <w:hideMark/>
          </w:tcPr>
          <w:p w14:paraId="143443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r>
      <w:tr w:rsidR="004B0B49" w:rsidRPr="0089132E" w14:paraId="5C0008A1" w14:textId="77777777" w:rsidTr="004B0B49">
        <w:trPr>
          <w:trHeight w:val="300"/>
        </w:trPr>
        <w:tc>
          <w:tcPr>
            <w:tcW w:w="1166" w:type="dxa"/>
            <w:tcBorders>
              <w:top w:val="nil"/>
              <w:left w:val="nil"/>
              <w:bottom w:val="nil"/>
              <w:right w:val="nil"/>
            </w:tcBorders>
            <w:shd w:val="clear" w:color="auto" w:fill="auto"/>
            <w:noWrap/>
            <w:vAlign w:val="bottom"/>
            <w:hideMark/>
          </w:tcPr>
          <w:p w14:paraId="3222776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SR0084</w:t>
            </w:r>
          </w:p>
        </w:tc>
        <w:tc>
          <w:tcPr>
            <w:tcW w:w="1320" w:type="dxa"/>
            <w:tcBorders>
              <w:top w:val="nil"/>
              <w:left w:val="nil"/>
              <w:bottom w:val="nil"/>
              <w:right w:val="nil"/>
            </w:tcBorders>
            <w:shd w:val="clear" w:color="auto" w:fill="auto"/>
            <w:noWrap/>
            <w:vAlign w:val="bottom"/>
            <w:hideMark/>
          </w:tcPr>
          <w:p w14:paraId="6F4B0F2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9/14/2016</w:t>
            </w:r>
          </w:p>
        </w:tc>
        <w:tc>
          <w:tcPr>
            <w:tcW w:w="1114" w:type="dxa"/>
            <w:tcBorders>
              <w:top w:val="nil"/>
              <w:left w:val="nil"/>
              <w:bottom w:val="nil"/>
              <w:right w:val="nil"/>
            </w:tcBorders>
            <w:shd w:val="clear" w:color="auto" w:fill="auto"/>
            <w:noWrap/>
            <w:vAlign w:val="bottom"/>
            <w:hideMark/>
          </w:tcPr>
          <w:p w14:paraId="2D90D3C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199BA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1008_0</w:t>
            </w:r>
          </w:p>
        </w:tc>
        <w:tc>
          <w:tcPr>
            <w:tcW w:w="673" w:type="dxa"/>
            <w:tcBorders>
              <w:top w:val="nil"/>
              <w:left w:val="nil"/>
              <w:bottom w:val="nil"/>
              <w:right w:val="nil"/>
            </w:tcBorders>
            <w:shd w:val="clear" w:color="auto" w:fill="auto"/>
            <w:noWrap/>
            <w:vAlign w:val="bottom"/>
            <w:hideMark/>
          </w:tcPr>
          <w:p w14:paraId="797593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60.8</w:t>
            </w:r>
          </w:p>
        </w:tc>
        <w:tc>
          <w:tcPr>
            <w:tcW w:w="673" w:type="dxa"/>
            <w:tcBorders>
              <w:top w:val="nil"/>
              <w:left w:val="nil"/>
              <w:bottom w:val="nil"/>
              <w:right w:val="nil"/>
            </w:tcBorders>
            <w:shd w:val="clear" w:color="auto" w:fill="auto"/>
            <w:noWrap/>
            <w:vAlign w:val="bottom"/>
            <w:hideMark/>
          </w:tcPr>
          <w:p w14:paraId="2EB552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57.3</w:t>
            </w:r>
          </w:p>
        </w:tc>
        <w:tc>
          <w:tcPr>
            <w:tcW w:w="673" w:type="dxa"/>
            <w:tcBorders>
              <w:top w:val="nil"/>
              <w:left w:val="nil"/>
              <w:bottom w:val="nil"/>
              <w:right w:val="nil"/>
            </w:tcBorders>
            <w:shd w:val="clear" w:color="auto" w:fill="auto"/>
            <w:noWrap/>
            <w:vAlign w:val="bottom"/>
            <w:hideMark/>
          </w:tcPr>
          <w:p w14:paraId="7D33AF9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2E518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3" w:type="dxa"/>
            <w:tcBorders>
              <w:top w:val="nil"/>
              <w:left w:val="nil"/>
              <w:bottom w:val="nil"/>
              <w:right w:val="nil"/>
            </w:tcBorders>
            <w:shd w:val="clear" w:color="auto" w:fill="auto"/>
            <w:noWrap/>
            <w:vAlign w:val="bottom"/>
            <w:hideMark/>
          </w:tcPr>
          <w:p w14:paraId="69EA4A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39.1</w:t>
            </w:r>
          </w:p>
        </w:tc>
        <w:tc>
          <w:tcPr>
            <w:tcW w:w="673" w:type="dxa"/>
            <w:tcBorders>
              <w:top w:val="nil"/>
              <w:left w:val="nil"/>
              <w:bottom w:val="nil"/>
              <w:right w:val="nil"/>
            </w:tcBorders>
            <w:shd w:val="clear" w:color="auto" w:fill="auto"/>
            <w:noWrap/>
            <w:vAlign w:val="bottom"/>
            <w:hideMark/>
          </w:tcPr>
          <w:p w14:paraId="5C44A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519232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16.5</w:t>
            </w:r>
          </w:p>
        </w:tc>
        <w:tc>
          <w:tcPr>
            <w:tcW w:w="674" w:type="dxa"/>
            <w:tcBorders>
              <w:top w:val="nil"/>
              <w:left w:val="nil"/>
              <w:bottom w:val="nil"/>
              <w:right w:val="nil"/>
            </w:tcBorders>
            <w:shd w:val="clear" w:color="auto" w:fill="auto"/>
            <w:noWrap/>
            <w:vAlign w:val="bottom"/>
            <w:hideMark/>
          </w:tcPr>
          <w:p w14:paraId="7099E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70.0</w:t>
            </w:r>
          </w:p>
        </w:tc>
      </w:tr>
      <w:tr w:rsidR="004B0B49" w:rsidRPr="0089132E" w14:paraId="555BA0CB" w14:textId="77777777" w:rsidTr="004B0B49">
        <w:trPr>
          <w:trHeight w:val="300"/>
        </w:trPr>
        <w:tc>
          <w:tcPr>
            <w:tcW w:w="1166" w:type="dxa"/>
            <w:tcBorders>
              <w:top w:val="nil"/>
              <w:left w:val="nil"/>
              <w:bottom w:val="nil"/>
              <w:right w:val="nil"/>
            </w:tcBorders>
            <w:shd w:val="clear" w:color="auto" w:fill="auto"/>
            <w:noWrap/>
            <w:vAlign w:val="bottom"/>
            <w:hideMark/>
          </w:tcPr>
          <w:p w14:paraId="0857E4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SR0085</w:t>
            </w:r>
          </w:p>
        </w:tc>
        <w:tc>
          <w:tcPr>
            <w:tcW w:w="1320" w:type="dxa"/>
            <w:tcBorders>
              <w:top w:val="nil"/>
              <w:left w:val="nil"/>
              <w:bottom w:val="nil"/>
              <w:right w:val="nil"/>
            </w:tcBorders>
            <w:shd w:val="clear" w:color="auto" w:fill="auto"/>
            <w:noWrap/>
            <w:vAlign w:val="bottom"/>
            <w:hideMark/>
          </w:tcPr>
          <w:p w14:paraId="2EEE7E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9/14/2016</w:t>
            </w:r>
          </w:p>
        </w:tc>
        <w:tc>
          <w:tcPr>
            <w:tcW w:w="1114" w:type="dxa"/>
            <w:tcBorders>
              <w:top w:val="nil"/>
              <w:left w:val="nil"/>
              <w:bottom w:val="nil"/>
              <w:right w:val="nil"/>
            </w:tcBorders>
            <w:shd w:val="clear" w:color="auto" w:fill="auto"/>
            <w:noWrap/>
            <w:vAlign w:val="bottom"/>
            <w:hideMark/>
          </w:tcPr>
          <w:p w14:paraId="0E66815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7C4D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1009_0</w:t>
            </w:r>
          </w:p>
        </w:tc>
        <w:tc>
          <w:tcPr>
            <w:tcW w:w="673" w:type="dxa"/>
            <w:tcBorders>
              <w:top w:val="nil"/>
              <w:left w:val="nil"/>
              <w:bottom w:val="nil"/>
              <w:right w:val="nil"/>
            </w:tcBorders>
            <w:shd w:val="clear" w:color="auto" w:fill="auto"/>
            <w:noWrap/>
            <w:vAlign w:val="bottom"/>
            <w:hideMark/>
          </w:tcPr>
          <w:p w14:paraId="74BECD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63.0</w:t>
            </w:r>
          </w:p>
        </w:tc>
        <w:tc>
          <w:tcPr>
            <w:tcW w:w="673" w:type="dxa"/>
            <w:tcBorders>
              <w:top w:val="nil"/>
              <w:left w:val="nil"/>
              <w:bottom w:val="nil"/>
              <w:right w:val="nil"/>
            </w:tcBorders>
            <w:shd w:val="clear" w:color="auto" w:fill="auto"/>
            <w:noWrap/>
            <w:vAlign w:val="bottom"/>
            <w:hideMark/>
          </w:tcPr>
          <w:p w14:paraId="56CE89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4C88678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7F907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17A48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42.4</w:t>
            </w:r>
          </w:p>
        </w:tc>
        <w:tc>
          <w:tcPr>
            <w:tcW w:w="673" w:type="dxa"/>
            <w:tcBorders>
              <w:top w:val="nil"/>
              <w:left w:val="nil"/>
              <w:bottom w:val="nil"/>
              <w:right w:val="nil"/>
            </w:tcBorders>
            <w:shd w:val="clear" w:color="auto" w:fill="auto"/>
            <w:noWrap/>
            <w:vAlign w:val="bottom"/>
            <w:hideMark/>
          </w:tcPr>
          <w:p w14:paraId="1E17E7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1611AA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31.6</w:t>
            </w:r>
          </w:p>
        </w:tc>
        <w:tc>
          <w:tcPr>
            <w:tcW w:w="674" w:type="dxa"/>
            <w:tcBorders>
              <w:top w:val="nil"/>
              <w:left w:val="nil"/>
              <w:bottom w:val="nil"/>
              <w:right w:val="nil"/>
            </w:tcBorders>
            <w:shd w:val="clear" w:color="auto" w:fill="auto"/>
            <w:noWrap/>
            <w:vAlign w:val="bottom"/>
            <w:hideMark/>
          </w:tcPr>
          <w:p w14:paraId="3EBC35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84.7</w:t>
            </w:r>
          </w:p>
        </w:tc>
      </w:tr>
      <w:tr w:rsidR="004B0B49" w:rsidRPr="0089132E" w14:paraId="01973AB8" w14:textId="77777777" w:rsidTr="004B0B49">
        <w:trPr>
          <w:trHeight w:val="300"/>
        </w:trPr>
        <w:tc>
          <w:tcPr>
            <w:tcW w:w="1166" w:type="dxa"/>
            <w:tcBorders>
              <w:top w:val="nil"/>
              <w:left w:val="nil"/>
              <w:bottom w:val="nil"/>
              <w:right w:val="nil"/>
            </w:tcBorders>
            <w:shd w:val="clear" w:color="auto" w:fill="auto"/>
            <w:noWrap/>
            <w:vAlign w:val="bottom"/>
            <w:hideMark/>
          </w:tcPr>
          <w:p w14:paraId="37347D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WB0461</w:t>
            </w:r>
          </w:p>
        </w:tc>
        <w:tc>
          <w:tcPr>
            <w:tcW w:w="1320" w:type="dxa"/>
            <w:tcBorders>
              <w:top w:val="nil"/>
              <w:left w:val="nil"/>
              <w:bottom w:val="nil"/>
              <w:right w:val="nil"/>
            </w:tcBorders>
            <w:shd w:val="clear" w:color="auto" w:fill="auto"/>
            <w:noWrap/>
            <w:vAlign w:val="bottom"/>
            <w:hideMark/>
          </w:tcPr>
          <w:p w14:paraId="73ADB4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9/15/2016</w:t>
            </w:r>
          </w:p>
        </w:tc>
        <w:tc>
          <w:tcPr>
            <w:tcW w:w="1114" w:type="dxa"/>
            <w:tcBorders>
              <w:top w:val="nil"/>
              <w:left w:val="nil"/>
              <w:bottom w:val="nil"/>
              <w:right w:val="nil"/>
            </w:tcBorders>
            <w:shd w:val="clear" w:color="auto" w:fill="auto"/>
            <w:noWrap/>
            <w:vAlign w:val="bottom"/>
            <w:hideMark/>
          </w:tcPr>
          <w:p w14:paraId="69F9856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80772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1010_0</w:t>
            </w:r>
          </w:p>
        </w:tc>
        <w:tc>
          <w:tcPr>
            <w:tcW w:w="673" w:type="dxa"/>
            <w:tcBorders>
              <w:top w:val="nil"/>
              <w:left w:val="nil"/>
              <w:bottom w:val="nil"/>
              <w:right w:val="nil"/>
            </w:tcBorders>
            <w:shd w:val="clear" w:color="auto" w:fill="auto"/>
            <w:noWrap/>
            <w:vAlign w:val="bottom"/>
            <w:hideMark/>
          </w:tcPr>
          <w:p w14:paraId="6F67AA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3" w:type="dxa"/>
            <w:tcBorders>
              <w:top w:val="nil"/>
              <w:left w:val="nil"/>
              <w:bottom w:val="nil"/>
              <w:right w:val="nil"/>
            </w:tcBorders>
            <w:shd w:val="clear" w:color="auto" w:fill="auto"/>
            <w:noWrap/>
            <w:vAlign w:val="bottom"/>
            <w:hideMark/>
          </w:tcPr>
          <w:p w14:paraId="7700C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746064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48.2</w:t>
            </w:r>
          </w:p>
        </w:tc>
        <w:tc>
          <w:tcPr>
            <w:tcW w:w="673" w:type="dxa"/>
            <w:tcBorders>
              <w:top w:val="nil"/>
              <w:left w:val="nil"/>
              <w:bottom w:val="nil"/>
              <w:right w:val="nil"/>
            </w:tcBorders>
            <w:shd w:val="clear" w:color="auto" w:fill="auto"/>
            <w:noWrap/>
            <w:vAlign w:val="bottom"/>
            <w:hideMark/>
          </w:tcPr>
          <w:p w14:paraId="3104C8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1F85FE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66.6</w:t>
            </w:r>
          </w:p>
        </w:tc>
        <w:tc>
          <w:tcPr>
            <w:tcW w:w="673" w:type="dxa"/>
            <w:tcBorders>
              <w:top w:val="nil"/>
              <w:left w:val="nil"/>
              <w:bottom w:val="nil"/>
              <w:right w:val="nil"/>
            </w:tcBorders>
            <w:shd w:val="clear" w:color="auto" w:fill="auto"/>
            <w:noWrap/>
            <w:vAlign w:val="bottom"/>
            <w:hideMark/>
          </w:tcPr>
          <w:p w14:paraId="727319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44B91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0B7E26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r>
      <w:tr w:rsidR="004B0B49" w:rsidRPr="0089132E" w14:paraId="05AE9AA8" w14:textId="77777777" w:rsidTr="004B0B49">
        <w:trPr>
          <w:trHeight w:val="300"/>
        </w:trPr>
        <w:tc>
          <w:tcPr>
            <w:tcW w:w="1166" w:type="dxa"/>
            <w:tcBorders>
              <w:top w:val="nil"/>
              <w:left w:val="nil"/>
              <w:bottom w:val="nil"/>
              <w:right w:val="nil"/>
            </w:tcBorders>
            <w:shd w:val="clear" w:color="auto" w:fill="auto"/>
            <w:noWrap/>
            <w:vAlign w:val="bottom"/>
            <w:hideMark/>
          </w:tcPr>
          <w:p w14:paraId="21B445E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WB0464</w:t>
            </w:r>
          </w:p>
        </w:tc>
        <w:tc>
          <w:tcPr>
            <w:tcW w:w="1320" w:type="dxa"/>
            <w:tcBorders>
              <w:top w:val="nil"/>
              <w:left w:val="nil"/>
              <w:bottom w:val="nil"/>
              <w:right w:val="nil"/>
            </w:tcBorders>
            <w:shd w:val="clear" w:color="auto" w:fill="auto"/>
            <w:noWrap/>
            <w:vAlign w:val="bottom"/>
            <w:hideMark/>
          </w:tcPr>
          <w:p w14:paraId="1BE9F3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10/3/2016</w:t>
            </w:r>
          </w:p>
        </w:tc>
        <w:tc>
          <w:tcPr>
            <w:tcW w:w="1114" w:type="dxa"/>
            <w:tcBorders>
              <w:top w:val="nil"/>
              <w:left w:val="nil"/>
              <w:bottom w:val="nil"/>
              <w:right w:val="nil"/>
            </w:tcBorders>
            <w:shd w:val="clear" w:color="auto" w:fill="auto"/>
            <w:noWrap/>
            <w:vAlign w:val="bottom"/>
            <w:hideMark/>
          </w:tcPr>
          <w:p w14:paraId="7926B9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AD2F7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1011_0</w:t>
            </w:r>
          </w:p>
        </w:tc>
        <w:tc>
          <w:tcPr>
            <w:tcW w:w="673" w:type="dxa"/>
            <w:tcBorders>
              <w:top w:val="nil"/>
              <w:left w:val="nil"/>
              <w:bottom w:val="nil"/>
              <w:right w:val="nil"/>
            </w:tcBorders>
            <w:shd w:val="clear" w:color="auto" w:fill="auto"/>
            <w:noWrap/>
            <w:vAlign w:val="bottom"/>
            <w:hideMark/>
          </w:tcPr>
          <w:p w14:paraId="5802F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c>
          <w:tcPr>
            <w:tcW w:w="673" w:type="dxa"/>
            <w:tcBorders>
              <w:top w:val="nil"/>
              <w:left w:val="nil"/>
              <w:bottom w:val="nil"/>
              <w:right w:val="nil"/>
            </w:tcBorders>
            <w:shd w:val="clear" w:color="auto" w:fill="auto"/>
            <w:noWrap/>
            <w:vAlign w:val="bottom"/>
            <w:hideMark/>
          </w:tcPr>
          <w:p w14:paraId="03E92D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13.5</w:t>
            </w:r>
          </w:p>
        </w:tc>
        <w:tc>
          <w:tcPr>
            <w:tcW w:w="673" w:type="dxa"/>
            <w:tcBorders>
              <w:top w:val="nil"/>
              <w:left w:val="nil"/>
              <w:bottom w:val="nil"/>
              <w:right w:val="nil"/>
            </w:tcBorders>
            <w:shd w:val="clear" w:color="auto" w:fill="auto"/>
            <w:noWrap/>
            <w:vAlign w:val="bottom"/>
            <w:hideMark/>
          </w:tcPr>
          <w:p w14:paraId="236FFA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73.6</w:t>
            </w:r>
          </w:p>
        </w:tc>
        <w:tc>
          <w:tcPr>
            <w:tcW w:w="673" w:type="dxa"/>
            <w:tcBorders>
              <w:top w:val="nil"/>
              <w:left w:val="nil"/>
              <w:bottom w:val="nil"/>
              <w:right w:val="nil"/>
            </w:tcBorders>
            <w:shd w:val="clear" w:color="auto" w:fill="auto"/>
            <w:noWrap/>
            <w:vAlign w:val="bottom"/>
            <w:hideMark/>
          </w:tcPr>
          <w:p w14:paraId="19E3D5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547A51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23.5</w:t>
            </w:r>
          </w:p>
        </w:tc>
        <w:tc>
          <w:tcPr>
            <w:tcW w:w="673" w:type="dxa"/>
            <w:tcBorders>
              <w:top w:val="nil"/>
              <w:left w:val="nil"/>
              <w:bottom w:val="nil"/>
              <w:right w:val="nil"/>
            </w:tcBorders>
            <w:shd w:val="clear" w:color="auto" w:fill="auto"/>
            <w:noWrap/>
            <w:vAlign w:val="bottom"/>
            <w:hideMark/>
          </w:tcPr>
          <w:p w14:paraId="7386F8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1C07FD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4" w:type="dxa"/>
            <w:tcBorders>
              <w:top w:val="nil"/>
              <w:left w:val="nil"/>
              <w:bottom w:val="nil"/>
              <w:right w:val="nil"/>
            </w:tcBorders>
            <w:shd w:val="clear" w:color="auto" w:fill="auto"/>
            <w:noWrap/>
            <w:vAlign w:val="bottom"/>
            <w:hideMark/>
          </w:tcPr>
          <w:p w14:paraId="7981DA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93.4</w:t>
            </w:r>
          </w:p>
        </w:tc>
      </w:tr>
      <w:tr w:rsidR="004B0B49" w:rsidRPr="0089132E" w14:paraId="6D1B4DF7" w14:textId="77777777" w:rsidTr="004B0B49">
        <w:trPr>
          <w:trHeight w:val="300"/>
        </w:trPr>
        <w:tc>
          <w:tcPr>
            <w:tcW w:w="1166" w:type="dxa"/>
            <w:tcBorders>
              <w:top w:val="nil"/>
              <w:left w:val="nil"/>
              <w:bottom w:val="nil"/>
              <w:right w:val="nil"/>
            </w:tcBorders>
            <w:shd w:val="clear" w:color="auto" w:fill="auto"/>
            <w:noWrap/>
            <w:vAlign w:val="bottom"/>
            <w:hideMark/>
          </w:tcPr>
          <w:p w14:paraId="166FCBE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MRW0208</w:t>
            </w:r>
          </w:p>
        </w:tc>
        <w:tc>
          <w:tcPr>
            <w:tcW w:w="1320" w:type="dxa"/>
            <w:tcBorders>
              <w:top w:val="nil"/>
              <w:left w:val="nil"/>
              <w:bottom w:val="nil"/>
              <w:right w:val="nil"/>
            </w:tcBorders>
            <w:shd w:val="clear" w:color="auto" w:fill="auto"/>
            <w:noWrap/>
            <w:vAlign w:val="bottom"/>
            <w:hideMark/>
          </w:tcPr>
          <w:p w14:paraId="59EEA2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10/12/2016</w:t>
            </w:r>
          </w:p>
        </w:tc>
        <w:tc>
          <w:tcPr>
            <w:tcW w:w="1114" w:type="dxa"/>
            <w:tcBorders>
              <w:top w:val="nil"/>
              <w:left w:val="nil"/>
              <w:bottom w:val="nil"/>
              <w:right w:val="nil"/>
            </w:tcBorders>
            <w:shd w:val="clear" w:color="auto" w:fill="auto"/>
            <w:noWrap/>
            <w:vAlign w:val="bottom"/>
            <w:hideMark/>
          </w:tcPr>
          <w:p w14:paraId="32D4689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9BC564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1012_0</w:t>
            </w:r>
          </w:p>
        </w:tc>
        <w:tc>
          <w:tcPr>
            <w:tcW w:w="673" w:type="dxa"/>
            <w:tcBorders>
              <w:top w:val="nil"/>
              <w:left w:val="nil"/>
              <w:bottom w:val="nil"/>
              <w:right w:val="nil"/>
            </w:tcBorders>
            <w:shd w:val="clear" w:color="auto" w:fill="auto"/>
            <w:noWrap/>
            <w:vAlign w:val="bottom"/>
            <w:hideMark/>
          </w:tcPr>
          <w:p w14:paraId="694770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74AE4F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49.6</w:t>
            </w:r>
          </w:p>
        </w:tc>
        <w:tc>
          <w:tcPr>
            <w:tcW w:w="673" w:type="dxa"/>
            <w:tcBorders>
              <w:top w:val="nil"/>
              <w:left w:val="nil"/>
              <w:bottom w:val="nil"/>
              <w:right w:val="nil"/>
            </w:tcBorders>
            <w:shd w:val="clear" w:color="auto" w:fill="auto"/>
            <w:noWrap/>
            <w:vAlign w:val="bottom"/>
            <w:hideMark/>
          </w:tcPr>
          <w:p w14:paraId="5E3029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c>
          <w:tcPr>
            <w:tcW w:w="673" w:type="dxa"/>
            <w:tcBorders>
              <w:top w:val="nil"/>
              <w:left w:val="nil"/>
              <w:bottom w:val="nil"/>
              <w:right w:val="nil"/>
            </w:tcBorders>
            <w:shd w:val="clear" w:color="auto" w:fill="auto"/>
            <w:noWrap/>
            <w:vAlign w:val="bottom"/>
            <w:hideMark/>
          </w:tcPr>
          <w:p w14:paraId="78AF1E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7141B9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75.9</w:t>
            </w:r>
          </w:p>
        </w:tc>
        <w:tc>
          <w:tcPr>
            <w:tcW w:w="673" w:type="dxa"/>
            <w:tcBorders>
              <w:top w:val="nil"/>
              <w:left w:val="nil"/>
              <w:bottom w:val="nil"/>
              <w:right w:val="nil"/>
            </w:tcBorders>
            <w:shd w:val="clear" w:color="auto" w:fill="auto"/>
            <w:noWrap/>
            <w:vAlign w:val="bottom"/>
            <w:hideMark/>
          </w:tcPr>
          <w:p w14:paraId="01836E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47.9</w:t>
            </w:r>
          </w:p>
        </w:tc>
        <w:tc>
          <w:tcPr>
            <w:tcW w:w="673" w:type="dxa"/>
            <w:tcBorders>
              <w:top w:val="nil"/>
              <w:left w:val="nil"/>
              <w:bottom w:val="nil"/>
              <w:right w:val="nil"/>
            </w:tcBorders>
            <w:shd w:val="clear" w:color="auto" w:fill="auto"/>
            <w:noWrap/>
            <w:vAlign w:val="bottom"/>
            <w:hideMark/>
          </w:tcPr>
          <w:p w14:paraId="2A27BF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18.1</w:t>
            </w:r>
          </w:p>
        </w:tc>
        <w:tc>
          <w:tcPr>
            <w:tcW w:w="674" w:type="dxa"/>
            <w:tcBorders>
              <w:top w:val="nil"/>
              <w:left w:val="nil"/>
              <w:bottom w:val="nil"/>
              <w:right w:val="nil"/>
            </w:tcBorders>
            <w:shd w:val="clear" w:color="auto" w:fill="auto"/>
            <w:noWrap/>
            <w:vAlign w:val="bottom"/>
            <w:hideMark/>
          </w:tcPr>
          <w:p w14:paraId="51F989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75.3</w:t>
            </w:r>
          </w:p>
        </w:tc>
      </w:tr>
      <w:tr w:rsidR="004B0B49" w:rsidRPr="0089132E" w14:paraId="4D945356" w14:textId="77777777" w:rsidTr="004B0B49">
        <w:trPr>
          <w:trHeight w:val="300"/>
        </w:trPr>
        <w:tc>
          <w:tcPr>
            <w:tcW w:w="1166" w:type="dxa"/>
            <w:tcBorders>
              <w:top w:val="nil"/>
              <w:left w:val="nil"/>
              <w:bottom w:val="nil"/>
              <w:right w:val="nil"/>
            </w:tcBorders>
            <w:shd w:val="clear" w:color="auto" w:fill="auto"/>
            <w:noWrap/>
            <w:vAlign w:val="bottom"/>
            <w:hideMark/>
          </w:tcPr>
          <w:p w14:paraId="4B8AFA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MRW0207</w:t>
            </w:r>
          </w:p>
        </w:tc>
        <w:tc>
          <w:tcPr>
            <w:tcW w:w="1320" w:type="dxa"/>
            <w:tcBorders>
              <w:top w:val="nil"/>
              <w:left w:val="nil"/>
              <w:bottom w:val="nil"/>
              <w:right w:val="nil"/>
            </w:tcBorders>
            <w:shd w:val="clear" w:color="auto" w:fill="auto"/>
            <w:noWrap/>
            <w:vAlign w:val="bottom"/>
            <w:hideMark/>
          </w:tcPr>
          <w:p w14:paraId="2DA613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10/13/2016</w:t>
            </w:r>
          </w:p>
        </w:tc>
        <w:tc>
          <w:tcPr>
            <w:tcW w:w="1114" w:type="dxa"/>
            <w:tcBorders>
              <w:top w:val="nil"/>
              <w:left w:val="nil"/>
              <w:bottom w:val="nil"/>
              <w:right w:val="nil"/>
            </w:tcBorders>
            <w:shd w:val="clear" w:color="auto" w:fill="auto"/>
            <w:noWrap/>
            <w:vAlign w:val="bottom"/>
            <w:hideMark/>
          </w:tcPr>
          <w:p w14:paraId="574875C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1DBAC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1013_0</w:t>
            </w:r>
          </w:p>
        </w:tc>
        <w:tc>
          <w:tcPr>
            <w:tcW w:w="673" w:type="dxa"/>
            <w:tcBorders>
              <w:top w:val="nil"/>
              <w:left w:val="nil"/>
              <w:bottom w:val="nil"/>
              <w:right w:val="nil"/>
            </w:tcBorders>
            <w:shd w:val="clear" w:color="auto" w:fill="auto"/>
            <w:noWrap/>
            <w:vAlign w:val="bottom"/>
            <w:hideMark/>
          </w:tcPr>
          <w:p w14:paraId="337027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70A570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21.0</w:t>
            </w:r>
          </w:p>
        </w:tc>
        <w:tc>
          <w:tcPr>
            <w:tcW w:w="673" w:type="dxa"/>
            <w:tcBorders>
              <w:top w:val="nil"/>
              <w:left w:val="nil"/>
              <w:bottom w:val="nil"/>
              <w:right w:val="nil"/>
            </w:tcBorders>
            <w:shd w:val="clear" w:color="auto" w:fill="auto"/>
            <w:noWrap/>
            <w:vAlign w:val="bottom"/>
            <w:hideMark/>
          </w:tcPr>
          <w:p w14:paraId="15E9A5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3F81562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FD33C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11.4</w:t>
            </w:r>
          </w:p>
        </w:tc>
        <w:tc>
          <w:tcPr>
            <w:tcW w:w="673" w:type="dxa"/>
            <w:tcBorders>
              <w:top w:val="nil"/>
              <w:left w:val="nil"/>
              <w:bottom w:val="nil"/>
              <w:right w:val="nil"/>
            </w:tcBorders>
            <w:shd w:val="clear" w:color="auto" w:fill="auto"/>
            <w:noWrap/>
            <w:vAlign w:val="bottom"/>
            <w:hideMark/>
          </w:tcPr>
          <w:p w14:paraId="45BF6A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5B69F7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c>
          <w:tcPr>
            <w:tcW w:w="674" w:type="dxa"/>
            <w:tcBorders>
              <w:top w:val="nil"/>
              <w:left w:val="nil"/>
              <w:bottom w:val="nil"/>
              <w:right w:val="nil"/>
            </w:tcBorders>
            <w:shd w:val="clear" w:color="auto" w:fill="auto"/>
            <w:noWrap/>
            <w:vAlign w:val="bottom"/>
            <w:hideMark/>
          </w:tcPr>
          <w:p w14:paraId="0B36BA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r>
      <w:tr w:rsidR="004B0B49" w:rsidRPr="0089132E" w14:paraId="6CD5702A" w14:textId="77777777" w:rsidTr="004B0B49">
        <w:trPr>
          <w:trHeight w:val="300"/>
        </w:trPr>
        <w:tc>
          <w:tcPr>
            <w:tcW w:w="1166" w:type="dxa"/>
            <w:tcBorders>
              <w:top w:val="nil"/>
              <w:left w:val="nil"/>
              <w:bottom w:val="nil"/>
              <w:right w:val="nil"/>
            </w:tcBorders>
            <w:shd w:val="clear" w:color="auto" w:fill="auto"/>
            <w:noWrap/>
            <w:vAlign w:val="bottom"/>
            <w:hideMark/>
          </w:tcPr>
          <w:p w14:paraId="4E4DF0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WB0473</w:t>
            </w:r>
          </w:p>
        </w:tc>
        <w:tc>
          <w:tcPr>
            <w:tcW w:w="1320" w:type="dxa"/>
            <w:tcBorders>
              <w:top w:val="nil"/>
              <w:left w:val="nil"/>
              <w:bottom w:val="nil"/>
              <w:right w:val="nil"/>
            </w:tcBorders>
            <w:shd w:val="clear" w:color="auto" w:fill="auto"/>
            <w:noWrap/>
            <w:vAlign w:val="bottom"/>
            <w:hideMark/>
          </w:tcPr>
          <w:p w14:paraId="1F10F5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7/13/2016</w:t>
            </w:r>
          </w:p>
        </w:tc>
        <w:tc>
          <w:tcPr>
            <w:tcW w:w="1114" w:type="dxa"/>
            <w:tcBorders>
              <w:top w:val="nil"/>
              <w:left w:val="nil"/>
              <w:bottom w:val="nil"/>
              <w:right w:val="nil"/>
            </w:tcBorders>
            <w:shd w:val="clear" w:color="auto" w:fill="auto"/>
            <w:noWrap/>
            <w:vAlign w:val="bottom"/>
            <w:hideMark/>
          </w:tcPr>
          <w:p w14:paraId="68B3CC3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4AE19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1014_0</w:t>
            </w:r>
          </w:p>
        </w:tc>
        <w:tc>
          <w:tcPr>
            <w:tcW w:w="673" w:type="dxa"/>
            <w:tcBorders>
              <w:top w:val="nil"/>
              <w:left w:val="nil"/>
              <w:bottom w:val="nil"/>
              <w:right w:val="nil"/>
            </w:tcBorders>
            <w:shd w:val="clear" w:color="auto" w:fill="auto"/>
            <w:noWrap/>
            <w:vAlign w:val="bottom"/>
            <w:hideMark/>
          </w:tcPr>
          <w:p w14:paraId="361B9E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50.2</w:t>
            </w:r>
          </w:p>
        </w:tc>
        <w:tc>
          <w:tcPr>
            <w:tcW w:w="673" w:type="dxa"/>
            <w:tcBorders>
              <w:top w:val="nil"/>
              <w:left w:val="nil"/>
              <w:bottom w:val="nil"/>
              <w:right w:val="nil"/>
            </w:tcBorders>
            <w:shd w:val="clear" w:color="auto" w:fill="auto"/>
            <w:noWrap/>
            <w:vAlign w:val="bottom"/>
            <w:hideMark/>
          </w:tcPr>
          <w:p w14:paraId="5C8CEA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15.9</w:t>
            </w:r>
          </w:p>
        </w:tc>
        <w:tc>
          <w:tcPr>
            <w:tcW w:w="673" w:type="dxa"/>
            <w:tcBorders>
              <w:top w:val="nil"/>
              <w:left w:val="nil"/>
              <w:bottom w:val="nil"/>
              <w:right w:val="nil"/>
            </w:tcBorders>
            <w:shd w:val="clear" w:color="auto" w:fill="auto"/>
            <w:noWrap/>
            <w:vAlign w:val="bottom"/>
            <w:hideMark/>
          </w:tcPr>
          <w:p w14:paraId="251CF7F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c>
          <w:tcPr>
            <w:tcW w:w="673" w:type="dxa"/>
            <w:tcBorders>
              <w:top w:val="nil"/>
              <w:left w:val="nil"/>
              <w:bottom w:val="nil"/>
              <w:right w:val="nil"/>
            </w:tcBorders>
            <w:shd w:val="clear" w:color="auto" w:fill="auto"/>
            <w:noWrap/>
            <w:vAlign w:val="bottom"/>
            <w:hideMark/>
          </w:tcPr>
          <w:p w14:paraId="63607F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3" w:type="dxa"/>
            <w:tcBorders>
              <w:top w:val="nil"/>
              <w:left w:val="nil"/>
              <w:bottom w:val="nil"/>
              <w:right w:val="nil"/>
            </w:tcBorders>
            <w:shd w:val="clear" w:color="auto" w:fill="auto"/>
            <w:noWrap/>
            <w:vAlign w:val="bottom"/>
            <w:hideMark/>
          </w:tcPr>
          <w:p w14:paraId="0802F0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21.7</w:t>
            </w:r>
          </w:p>
        </w:tc>
        <w:tc>
          <w:tcPr>
            <w:tcW w:w="673" w:type="dxa"/>
            <w:tcBorders>
              <w:top w:val="nil"/>
              <w:left w:val="nil"/>
              <w:bottom w:val="nil"/>
              <w:right w:val="nil"/>
            </w:tcBorders>
            <w:shd w:val="clear" w:color="auto" w:fill="auto"/>
            <w:noWrap/>
            <w:vAlign w:val="bottom"/>
            <w:hideMark/>
          </w:tcPr>
          <w:p w14:paraId="73C0C1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44D97D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25.4</w:t>
            </w:r>
          </w:p>
        </w:tc>
        <w:tc>
          <w:tcPr>
            <w:tcW w:w="674" w:type="dxa"/>
            <w:tcBorders>
              <w:top w:val="nil"/>
              <w:left w:val="nil"/>
              <w:bottom w:val="nil"/>
              <w:right w:val="nil"/>
            </w:tcBorders>
            <w:shd w:val="clear" w:color="auto" w:fill="auto"/>
            <w:noWrap/>
            <w:vAlign w:val="bottom"/>
            <w:hideMark/>
          </w:tcPr>
          <w:p w14:paraId="66AF44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r>
      <w:tr w:rsidR="004B0B49" w:rsidRPr="0089132E" w14:paraId="2A0DF0E8" w14:textId="77777777" w:rsidTr="004B0B49">
        <w:trPr>
          <w:trHeight w:val="300"/>
        </w:trPr>
        <w:tc>
          <w:tcPr>
            <w:tcW w:w="1166" w:type="dxa"/>
            <w:tcBorders>
              <w:top w:val="nil"/>
              <w:left w:val="nil"/>
              <w:bottom w:val="nil"/>
              <w:right w:val="nil"/>
            </w:tcBorders>
            <w:shd w:val="clear" w:color="auto" w:fill="auto"/>
            <w:noWrap/>
            <w:vAlign w:val="bottom"/>
            <w:hideMark/>
          </w:tcPr>
          <w:p w14:paraId="533CF4B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WB0475</w:t>
            </w:r>
          </w:p>
        </w:tc>
        <w:tc>
          <w:tcPr>
            <w:tcW w:w="1320" w:type="dxa"/>
            <w:tcBorders>
              <w:top w:val="nil"/>
              <w:left w:val="nil"/>
              <w:bottom w:val="nil"/>
              <w:right w:val="nil"/>
            </w:tcBorders>
            <w:shd w:val="clear" w:color="auto" w:fill="auto"/>
            <w:noWrap/>
            <w:vAlign w:val="bottom"/>
            <w:hideMark/>
          </w:tcPr>
          <w:p w14:paraId="6484FB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7/14/2016</w:t>
            </w:r>
          </w:p>
        </w:tc>
        <w:tc>
          <w:tcPr>
            <w:tcW w:w="1114" w:type="dxa"/>
            <w:tcBorders>
              <w:top w:val="nil"/>
              <w:left w:val="nil"/>
              <w:bottom w:val="nil"/>
              <w:right w:val="nil"/>
            </w:tcBorders>
            <w:shd w:val="clear" w:color="auto" w:fill="auto"/>
            <w:noWrap/>
            <w:vAlign w:val="bottom"/>
            <w:hideMark/>
          </w:tcPr>
          <w:p w14:paraId="5CA7C03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A868C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1015_0</w:t>
            </w:r>
          </w:p>
        </w:tc>
        <w:tc>
          <w:tcPr>
            <w:tcW w:w="673" w:type="dxa"/>
            <w:tcBorders>
              <w:top w:val="nil"/>
              <w:left w:val="nil"/>
              <w:bottom w:val="nil"/>
              <w:right w:val="nil"/>
            </w:tcBorders>
            <w:shd w:val="clear" w:color="auto" w:fill="auto"/>
            <w:noWrap/>
            <w:vAlign w:val="bottom"/>
            <w:hideMark/>
          </w:tcPr>
          <w:p w14:paraId="06CAAD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285CBB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08802B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w:t>
            </w:r>
          </w:p>
        </w:tc>
        <w:tc>
          <w:tcPr>
            <w:tcW w:w="673" w:type="dxa"/>
            <w:tcBorders>
              <w:top w:val="nil"/>
              <w:left w:val="nil"/>
              <w:bottom w:val="nil"/>
              <w:right w:val="nil"/>
            </w:tcBorders>
            <w:shd w:val="clear" w:color="auto" w:fill="auto"/>
            <w:noWrap/>
            <w:vAlign w:val="bottom"/>
            <w:hideMark/>
          </w:tcPr>
          <w:p w14:paraId="381C2D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87.7</w:t>
            </w:r>
          </w:p>
        </w:tc>
        <w:tc>
          <w:tcPr>
            <w:tcW w:w="673" w:type="dxa"/>
            <w:tcBorders>
              <w:top w:val="nil"/>
              <w:left w:val="nil"/>
              <w:bottom w:val="nil"/>
              <w:right w:val="nil"/>
            </w:tcBorders>
            <w:shd w:val="clear" w:color="auto" w:fill="auto"/>
            <w:noWrap/>
            <w:vAlign w:val="bottom"/>
            <w:hideMark/>
          </w:tcPr>
          <w:p w14:paraId="2BFD5C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28.6</w:t>
            </w:r>
          </w:p>
        </w:tc>
        <w:tc>
          <w:tcPr>
            <w:tcW w:w="673" w:type="dxa"/>
            <w:tcBorders>
              <w:top w:val="nil"/>
              <w:left w:val="nil"/>
              <w:bottom w:val="nil"/>
              <w:right w:val="nil"/>
            </w:tcBorders>
            <w:shd w:val="clear" w:color="auto" w:fill="auto"/>
            <w:noWrap/>
            <w:vAlign w:val="bottom"/>
            <w:hideMark/>
          </w:tcPr>
          <w:p w14:paraId="31DC30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69.2</w:t>
            </w:r>
          </w:p>
        </w:tc>
        <w:tc>
          <w:tcPr>
            <w:tcW w:w="673" w:type="dxa"/>
            <w:tcBorders>
              <w:top w:val="nil"/>
              <w:left w:val="nil"/>
              <w:bottom w:val="nil"/>
              <w:right w:val="nil"/>
            </w:tcBorders>
            <w:shd w:val="clear" w:color="auto" w:fill="auto"/>
            <w:noWrap/>
            <w:vAlign w:val="bottom"/>
            <w:hideMark/>
          </w:tcPr>
          <w:p w14:paraId="6735F22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B97C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r>
      <w:tr w:rsidR="004B0B49" w:rsidRPr="0089132E" w14:paraId="716D6C8D" w14:textId="77777777" w:rsidTr="004B0B49">
        <w:trPr>
          <w:trHeight w:val="300"/>
        </w:trPr>
        <w:tc>
          <w:tcPr>
            <w:tcW w:w="1166" w:type="dxa"/>
            <w:tcBorders>
              <w:top w:val="nil"/>
              <w:left w:val="nil"/>
              <w:bottom w:val="nil"/>
              <w:right w:val="nil"/>
            </w:tcBorders>
            <w:shd w:val="clear" w:color="auto" w:fill="auto"/>
            <w:noWrap/>
            <w:vAlign w:val="bottom"/>
            <w:hideMark/>
          </w:tcPr>
          <w:p w14:paraId="73DFC0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WB0481</w:t>
            </w:r>
          </w:p>
        </w:tc>
        <w:tc>
          <w:tcPr>
            <w:tcW w:w="1320" w:type="dxa"/>
            <w:tcBorders>
              <w:top w:val="nil"/>
              <w:left w:val="nil"/>
              <w:bottom w:val="nil"/>
              <w:right w:val="nil"/>
            </w:tcBorders>
            <w:shd w:val="clear" w:color="auto" w:fill="auto"/>
            <w:noWrap/>
            <w:vAlign w:val="bottom"/>
            <w:hideMark/>
          </w:tcPr>
          <w:p w14:paraId="69F3A3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7/25/2016</w:t>
            </w:r>
          </w:p>
        </w:tc>
        <w:tc>
          <w:tcPr>
            <w:tcW w:w="1114" w:type="dxa"/>
            <w:tcBorders>
              <w:top w:val="nil"/>
              <w:left w:val="nil"/>
              <w:bottom w:val="nil"/>
              <w:right w:val="nil"/>
            </w:tcBorders>
            <w:shd w:val="clear" w:color="auto" w:fill="auto"/>
            <w:noWrap/>
            <w:vAlign w:val="bottom"/>
            <w:hideMark/>
          </w:tcPr>
          <w:p w14:paraId="42E5A5A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11B6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1016_0</w:t>
            </w:r>
          </w:p>
        </w:tc>
        <w:tc>
          <w:tcPr>
            <w:tcW w:w="673" w:type="dxa"/>
            <w:tcBorders>
              <w:top w:val="nil"/>
              <w:left w:val="nil"/>
              <w:bottom w:val="nil"/>
              <w:right w:val="nil"/>
            </w:tcBorders>
            <w:shd w:val="clear" w:color="auto" w:fill="auto"/>
            <w:noWrap/>
            <w:vAlign w:val="bottom"/>
            <w:hideMark/>
          </w:tcPr>
          <w:p w14:paraId="65844F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1FE406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09D79D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2FC7D4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27.1</w:t>
            </w:r>
          </w:p>
        </w:tc>
        <w:tc>
          <w:tcPr>
            <w:tcW w:w="673" w:type="dxa"/>
            <w:tcBorders>
              <w:top w:val="nil"/>
              <w:left w:val="nil"/>
              <w:bottom w:val="nil"/>
              <w:right w:val="nil"/>
            </w:tcBorders>
            <w:shd w:val="clear" w:color="auto" w:fill="auto"/>
            <w:noWrap/>
            <w:vAlign w:val="bottom"/>
            <w:hideMark/>
          </w:tcPr>
          <w:p w14:paraId="203116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162A0C9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33.1</w:t>
            </w:r>
          </w:p>
        </w:tc>
        <w:tc>
          <w:tcPr>
            <w:tcW w:w="673" w:type="dxa"/>
            <w:tcBorders>
              <w:top w:val="nil"/>
              <w:left w:val="nil"/>
              <w:bottom w:val="nil"/>
              <w:right w:val="nil"/>
            </w:tcBorders>
            <w:shd w:val="clear" w:color="auto" w:fill="auto"/>
            <w:noWrap/>
            <w:vAlign w:val="bottom"/>
            <w:hideMark/>
          </w:tcPr>
          <w:p w14:paraId="6630A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0.1</w:t>
            </w:r>
          </w:p>
        </w:tc>
        <w:tc>
          <w:tcPr>
            <w:tcW w:w="674" w:type="dxa"/>
            <w:tcBorders>
              <w:top w:val="nil"/>
              <w:left w:val="nil"/>
              <w:bottom w:val="nil"/>
              <w:right w:val="nil"/>
            </w:tcBorders>
            <w:shd w:val="clear" w:color="auto" w:fill="auto"/>
            <w:noWrap/>
            <w:vAlign w:val="bottom"/>
            <w:hideMark/>
          </w:tcPr>
          <w:p w14:paraId="72D1B0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r>
      <w:tr w:rsidR="004B0B49" w:rsidRPr="0089132E" w14:paraId="3166F8FF" w14:textId="77777777" w:rsidTr="004B0B49">
        <w:trPr>
          <w:trHeight w:val="300"/>
        </w:trPr>
        <w:tc>
          <w:tcPr>
            <w:tcW w:w="1166" w:type="dxa"/>
            <w:tcBorders>
              <w:top w:val="nil"/>
              <w:left w:val="nil"/>
              <w:bottom w:val="nil"/>
              <w:right w:val="nil"/>
            </w:tcBorders>
            <w:shd w:val="clear" w:color="auto" w:fill="auto"/>
            <w:noWrap/>
            <w:vAlign w:val="bottom"/>
            <w:hideMark/>
          </w:tcPr>
          <w:p w14:paraId="0DEA4AD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WB0470</w:t>
            </w:r>
          </w:p>
        </w:tc>
        <w:tc>
          <w:tcPr>
            <w:tcW w:w="1320" w:type="dxa"/>
            <w:tcBorders>
              <w:top w:val="nil"/>
              <w:left w:val="nil"/>
              <w:bottom w:val="nil"/>
              <w:right w:val="nil"/>
            </w:tcBorders>
            <w:shd w:val="clear" w:color="auto" w:fill="auto"/>
            <w:noWrap/>
            <w:vAlign w:val="bottom"/>
            <w:hideMark/>
          </w:tcPr>
          <w:p w14:paraId="704610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7/26/2016</w:t>
            </w:r>
          </w:p>
        </w:tc>
        <w:tc>
          <w:tcPr>
            <w:tcW w:w="1114" w:type="dxa"/>
            <w:tcBorders>
              <w:top w:val="nil"/>
              <w:left w:val="nil"/>
              <w:bottom w:val="nil"/>
              <w:right w:val="nil"/>
            </w:tcBorders>
            <w:shd w:val="clear" w:color="auto" w:fill="auto"/>
            <w:noWrap/>
            <w:vAlign w:val="bottom"/>
            <w:hideMark/>
          </w:tcPr>
          <w:p w14:paraId="4AF0AB7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EDEE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1017_0</w:t>
            </w:r>
          </w:p>
        </w:tc>
        <w:tc>
          <w:tcPr>
            <w:tcW w:w="673" w:type="dxa"/>
            <w:tcBorders>
              <w:top w:val="nil"/>
              <w:left w:val="nil"/>
              <w:bottom w:val="nil"/>
              <w:right w:val="nil"/>
            </w:tcBorders>
            <w:shd w:val="clear" w:color="auto" w:fill="auto"/>
            <w:noWrap/>
            <w:vAlign w:val="bottom"/>
            <w:hideMark/>
          </w:tcPr>
          <w:p w14:paraId="7BE2DC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492359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17.3</w:t>
            </w:r>
          </w:p>
        </w:tc>
        <w:tc>
          <w:tcPr>
            <w:tcW w:w="673" w:type="dxa"/>
            <w:tcBorders>
              <w:top w:val="nil"/>
              <w:left w:val="nil"/>
              <w:bottom w:val="nil"/>
              <w:right w:val="nil"/>
            </w:tcBorders>
            <w:shd w:val="clear" w:color="auto" w:fill="auto"/>
            <w:noWrap/>
            <w:vAlign w:val="bottom"/>
            <w:hideMark/>
          </w:tcPr>
          <w:p w14:paraId="6C2474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4DA844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4B4C7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27.4</w:t>
            </w:r>
          </w:p>
        </w:tc>
        <w:tc>
          <w:tcPr>
            <w:tcW w:w="673" w:type="dxa"/>
            <w:tcBorders>
              <w:top w:val="nil"/>
              <w:left w:val="nil"/>
              <w:bottom w:val="nil"/>
              <w:right w:val="nil"/>
            </w:tcBorders>
            <w:shd w:val="clear" w:color="auto" w:fill="auto"/>
            <w:noWrap/>
            <w:vAlign w:val="bottom"/>
            <w:hideMark/>
          </w:tcPr>
          <w:p w14:paraId="505A4B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56.6</w:t>
            </w:r>
          </w:p>
        </w:tc>
        <w:tc>
          <w:tcPr>
            <w:tcW w:w="673" w:type="dxa"/>
            <w:tcBorders>
              <w:top w:val="nil"/>
              <w:left w:val="nil"/>
              <w:bottom w:val="nil"/>
              <w:right w:val="nil"/>
            </w:tcBorders>
            <w:shd w:val="clear" w:color="auto" w:fill="auto"/>
            <w:noWrap/>
            <w:vAlign w:val="bottom"/>
            <w:hideMark/>
          </w:tcPr>
          <w:p w14:paraId="3307D7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4" w:type="dxa"/>
            <w:tcBorders>
              <w:top w:val="nil"/>
              <w:left w:val="nil"/>
              <w:bottom w:val="nil"/>
              <w:right w:val="nil"/>
            </w:tcBorders>
            <w:shd w:val="clear" w:color="auto" w:fill="auto"/>
            <w:noWrap/>
            <w:vAlign w:val="bottom"/>
            <w:hideMark/>
          </w:tcPr>
          <w:p w14:paraId="4EEB3B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r>
      <w:tr w:rsidR="004B0B49" w:rsidRPr="0089132E" w14:paraId="12169985" w14:textId="77777777" w:rsidTr="004B0B49">
        <w:trPr>
          <w:trHeight w:val="300"/>
        </w:trPr>
        <w:tc>
          <w:tcPr>
            <w:tcW w:w="1166" w:type="dxa"/>
            <w:tcBorders>
              <w:top w:val="nil"/>
              <w:left w:val="nil"/>
              <w:bottom w:val="nil"/>
              <w:right w:val="nil"/>
            </w:tcBorders>
            <w:shd w:val="clear" w:color="auto" w:fill="auto"/>
            <w:noWrap/>
            <w:vAlign w:val="bottom"/>
            <w:hideMark/>
          </w:tcPr>
          <w:p w14:paraId="566B18D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WB0479</w:t>
            </w:r>
          </w:p>
        </w:tc>
        <w:tc>
          <w:tcPr>
            <w:tcW w:w="1320" w:type="dxa"/>
            <w:tcBorders>
              <w:top w:val="nil"/>
              <w:left w:val="nil"/>
              <w:bottom w:val="nil"/>
              <w:right w:val="nil"/>
            </w:tcBorders>
            <w:shd w:val="clear" w:color="auto" w:fill="auto"/>
            <w:noWrap/>
            <w:vAlign w:val="bottom"/>
            <w:hideMark/>
          </w:tcPr>
          <w:p w14:paraId="65A3DD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7/27/2016</w:t>
            </w:r>
          </w:p>
        </w:tc>
        <w:tc>
          <w:tcPr>
            <w:tcW w:w="1114" w:type="dxa"/>
            <w:tcBorders>
              <w:top w:val="nil"/>
              <w:left w:val="nil"/>
              <w:bottom w:val="nil"/>
              <w:right w:val="nil"/>
            </w:tcBorders>
            <w:shd w:val="clear" w:color="auto" w:fill="auto"/>
            <w:noWrap/>
            <w:vAlign w:val="bottom"/>
            <w:hideMark/>
          </w:tcPr>
          <w:p w14:paraId="5A62F38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24DB9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1018_0</w:t>
            </w:r>
          </w:p>
        </w:tc>
        <w:tc>
          <w:tcPr>
            <w:tcW w:w="673" w:type="dxa"/>
            <w:tcBorders>
              <w:top w:val="nil"/>
              <w:left w:val="nil"/>
              <w:bottom w:val="nil"/>
              <w:right w:val="nil"/>
            </w:tcBorders>
            <w:shd w:val="clear" w:color="auto" w:fill="auto"/>
            <w:noWrap/>
            <w:vAlign w:val="bottom"/>
            <w:hideMark/>
          </w:tcPr>
          <w:p w14:paraId="1E099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71B966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98.8</w:t>
            </w:r>
          </w:p>
        </w:tc>
        <w:tc>
          <w:tcPr>
            <w:tcW w:w="673" w:type="dxa"/>
            <w:tcBorders>
              <w:top w:val="nil"/>
              <w:left w:val="nil"/>
              <w:bottom w:val="nil"/>
              <w:right w:val="nil"/>
            </w:tcBorders>
            <w:shd w:val="clear" w:color="auto" w:fill="auto"/>
            <w:noWrap/>
            <w:vAlign w:val="bottom"/>
            <w:hideMark/>
          </w:tcPr>
          <w:p w14:paraId="709E3B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016BF87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6288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7CC878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31CD7D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w:t>
            </w:r>
          </w:p>
        </w:tc>
        <w:tc>
          <w:tcPr>
            <w:tcW w:w="674" w:type="dxa"/>
            <w:tcBorders>
              <w:top w:val="nil"/>
              <w:left w:val="nil"/>
              <w:bottom w:val="nil"/>
              <w:right w:val="nil"/>
            </w:tcBorders>
            <w:shd w:val="clear" w:color="auto" w:fill="auto"/>
            <w:noWrap/>
            <w:vAlign w:val="bottom"/>
            <w:hideMark/>
          </w:tcPr>
          <w:p w14:paraId="3367042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4C11ADC" w14:textId="77777777" w:rsidTr="004B0B49">
        <w:trPr>
          <w:trHeight w:val="300"/>
        </w:trPr>
        <w:tc>
          <w:tcPr>
            <w:tcW w:w="1166" w:type="dxa"/>
            <w:tcBorders>
              <w:top w:val="nil"/>
              <w:left w:val="nil"/>
              <w:bottom w:val="nil"/>
              <w:right w:val="nil"/>
            </w:tcBorders>
            <w:shd w:val="clear" w:color="auto" w:fill="auto"/>
            <w:noWrap/>
            <w:vAlign w:val="bottom"/>
            <w:hideMark/>
          </w:tcPr>
          <w:p w14:paraId="080C3E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WB0467</w:t>
            </w:r>
          </w:p>
        </w:tc>
        <w:tc>
          <w:tcPr>
            <w:tcW w:w="1320" w:type="dxa"/>
            <w:tcBorders>
              <w:top w:val="nil"/>
              <w:left w:val="nil"/>
              <w:bottom w:val="nil"/>
              <w:right w:val="nil"/>
            </w:tcBorders>
            <w:shd w:val="clear" w:color="auto" w:fill="auto"/>
            <w:noWrap/>
            <w:vAlign w:val="bottom"/>
            <w:hideMark/>
          </w:tcPr>
          <w:p w14:paraId="58D54D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8/1/2016</w:t>
            </w:r>
          </w:p>
        </w:tc>
        <w:tc>
          <w:tcPr>
            <w:tcW w:w="1114" w:type="dxa"/>
            <w:tcBorders>
              <w:top w:val="nil"/>
              <w:left w:val="nil"/>
              <w:bottom w:val="nil"/>
              <w:right w:val="nil"/>
            </w:tcBorders>
            <w:shd w:val="clear" w:color="auto" w:fill="auto"/>
            <w:noWrap/>
            <w:vAlign w:val="bottom"/>
            <w:hideMark/>
          </w:tcPr>
          <w:p w14:paraId="0A091D7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BBBB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1019_0</w:t>
            </w:r>
          </w:p>
        </w:tc>
        <w:tc>
          <w:tcPr>
            <w:tcW w:w="673" w:type="dxa"/>
            <w:tcBorders>
              <w:top w:val="nil"/>
              <w:left w:val="nil"/>
              <w:bottom w:val="nil"/>
              <w:right w:val="nil"/>
            </w:tcBorders>
            <w:shd w:val="clear" w:color="auto" w:fill="auto"/>
            <w:noWrap/>
            <w:vAlign w:val="bottom"/>
            <w:hideMark/>
          </w:tcPr>
          <w:p w14:paraId="2F1393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1D05FC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3" w:type="dxa"/>
            <w:tcBorders>
              <w:top w:val="nil"/>
              <w:left w:val="nil"/>
              <w:bottom w:val="nil"/>
              <w:right w:val="nil"/>
            </w:tcBorders>
            <w:shd w:val="clear" w:color="auto" w:fill="auto"/>
            <w:noWrap/>
            <w:vAlign w:val="bottom"/>
            <w:hideMark/>
          </w:tcPr>
          <w:p w14:paraId="09C162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c>
          <w:tcPr>
            <w:tcW w:w="673" w:type="dxa"/>
            <w:tcBorders>
              <w:top w:val="nil"/>
              <w:left w:val="nil"/>
              <w:bottom w:val="nil"/>
              <w:right w:val="nil"/>
            </w:tcBorders>
            <w:shd w:val="clear" w:color="auto" w:fill="auto"/>
            <w:noWrap/>
            <w:vAlign w:val="bottom"/>
            <w:hideMark/>
          </w:tcPr>
          <w:p w14:paraId="5AF64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34B874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2350E1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70DA01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c>
          <w:tcPr>
            <w:tcW w:w="674" w:type="dxa"/>
            <w:tcBorders>
              <w:top w:val="nil"/>
              <w:left w:val="nil"/>
              <w:bottom w:val="nil"/>
              <w:right w:val="nil"/>
            </w:tcBorders>
            <w:shd w:val="clear" w:color="auto" w:fill="auto"/>
            <w:noWrap/>
            <w:vAlign w:val="bottom"/>
            <w:hideMark/>
          </w:tcPr>
          <w:p w14:paraId="76826D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99.9</w:t>
            </w:r>
          </w:p>
        </w:tc>
      </w:tr>
      <w:tr w:rsidR="004B0B49" w:rsidRPr="0089132E" w14:paraId="3D6C45DF" w14:textId="77777777" w:rsidTr="004B0B49">
        <w:trPr>
          <w:trHeight w:val="300"/>
        </w:trPr>
        <w:tc>
          <w:tcPr>
            <w:tcW w:w="1166" w:type="dxa"/>
            <w:tcBorders>
              <w:top w:val="nil"/>
              <w:left w:val="nil"/>
              <w:bottom w:val="nil"/>
              <w:right w:val="nil"/>
            </w:tcBorders>
            <w:shd w:val="clear" w:color="auto" w:fill="auto"/>
            <w:noWrap/>
            <w:vAlign w:val="bottom"/>
            <w:hideMark/>
          </w:tcPr>
          <w:p w14:paraId="7F302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MRW0205</w:t>
            </w:r>
          </w:p>
        </w:tc>
        <w:tc>
          <w:tcPr>
            <w:tcW w:w="1320" w:type="dxa"/>
            <w:tcBorders>
              <w:top w:val="nil"/>
              <w:left w:val="nil"/>
              <w:bottom w:val="nil"/>
              <w:right w:val="nil"/>
            </w:tcBorders>
            <w:shd w:val="clear" w:color="auto" w:fill="auto"/>
            <w:noWrap/>
            <w:vAlign w:val="bottom"/>
            <w:hideMark/>
          </w:tcPr>
          <w:p w14:paraId="768B05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8/3/2016</w:t>
            </w:r>
          </w:p>
        </w:tc>
        <w:tc>
          <w:tcPr>
            <w:tcW w:w="1114" w:type="dxa"/>
            <w:tcBorders>
              <w:top w:val="nil"/>
              <w:left w:val="nil"/>
              <w:bottom w:val="nil"/>
              <w:right w:val="nil"/>
            </w:tcBorders>
            <w:shd w:val="clear" w:color="auto" w:fill="auto"/>
            <w:noWrap/>
            <w:vAlign w:val="bottom"/>
            <w:hideMark/>
          </w:tcPr>
          <w:p w14:paraId="4E538E4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6872E4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1021_0</w:t>
            </w:r>
          </w:p>
        </w:tc>
        <w:tc>
          <w:tcPr>
            <w:tcW w:w="673" w:type="dxa"/>
            <w:tcBorders>
              <w:top w:val="nil"/>
              <w:left w:val="nil"/>
              <w:bottom w:val="nil"/>
              <w:right w:val="nil"/>
            </w:tcBorders>
            <w:shd w:val="clear" w:color="auto" w:fill="auto"/>
            <w:noWrap/>
            <w:vAlign w:val="bottom"/>
            <w:hideMark/>
          </w:tcPr>
          <w:p w14:paraId="3B0697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36.7</w:t>
            </w:r>
          </w:p>
        </w:tc>
        <w:tc>
          <w:tcPr>
            <w:tcW w:w="673" w:type="dxa"/>
            <w:tcBorders>
              <w:top w:val="nil"/>
              <w:left w:val="nil"/>
              <w:bottom w:val="nil"/>
              <w:right w:val="nil"/>
            </w:tcBorders>
            <w:shd w:val="clear" w:color="auto" w:fill="auto"/>
            <w:noWrap/>
            <w:vAlign w:val="bottom"/>
            <w:hideMark/>
          </w:tcPr>
          <w:p w14:paraId="06F6CC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16.6</w:t>
            </w:r>
          </w:p>
        </w:tc>
        <w:tc>
          <w:tcPr>
            <w:tcW w:w="673" w:type="dxa"/>
            <w:tcBorders>
              <w:top w:val="nil"/>
              <w:left w:val="nil"/>
              <w:bottom w:val="nil"/>
              <w:right w:val="nil"/>
            </w:tcBorders>
            <w:shd w:val="clear" w:color="auto" w:fill="auto"/>
            <w:noWrap/>
            <w:vAlign w:val="bottom"/>
            <w:hideMark/>
          </w:tcPr>
          <w:p w14:paraId="451BAA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36.1</w:t>
            </w:r>
          </w:p>
        </w:tc>
        <w:tc>
          <w:tcPr>
            <w:tcW w:w="673" w:type="dxa"/>
            <w:tcBorders>
              <w:top w:val="nil"/>
              <w:left w:val="nil"/>
              <w:bottom w:val="nil"/>
              <w:right w:val="nil"/>
            </w:tcBorders>
            <w:shd w:val="clear" w:color="auto" w:fill="auto"/>
            <w:noWrap/>
            <w:vAlign w:val="bottom"/>
            <w:hideMark/>
          </w:tcPr>
          <w:p w14:paraId="5162AB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515D8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39.8</w:t>
            </w:r>
          </w:p>
        </w:tc>
        <w:tc>
          <w:tcPr>
            <w:tcW w:w="673" w:type="dxa"/>
            <w:tcBorders>
              <w:top w:val="nil"/>
              <w:left w:val="nil"/>
              <w:bottom w:val="nil"/>
              <w:right w:val="nil"/>
            </w:tcBorders>
            <w:shd w:val="clear" w:color="auto" w:fill="auto"/>
            <w:noWrap/>
            <w:vAlign w:val="bottom"/>
            <w:hideMark/>
          </w:tcPr>
          <w:p w14:paraId="0D0988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25.2</w:t>
            </w:r>
          </w:p>
        </w:tc>
        <w:tc>
          <w:tcPr>
            <w:tcW w:w="673" w:type="dxa"/>
            <w:tcBorders>
              <w:top w:val="nil"/>
              <w:left w:val="nil"/>
              <w:bottom w:val="nil"/>
              <w:right w:val="nil"/>
            </w:tcBorders>
            <w:shd w:val="clear" w:color="auto" w:fill="auto"/>
            <w:noWrap/>
            <w:vAlign w:val="bottom"/>
            <w:hideMark/>
          </w:tcPr>
          <w:p w14:paraId="41C337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16.2</w:t>
            </w:r>
          </w:p>
        </w:tc>
        <w:tc>
          <w:tcPr>
            <w:tcW w:w="674" w:type="dxa"/>
            <w:tcBorders>
              <w:top w:val="nil"/>
              <w:left w:val="nil"/>
              <w:bottom w:val="nil"/>
              <w:right w:val="nil"/>
            </w:tcBorders>
            <w:shd w:val="clear" w:color="auto" w:fill="auto"/>
            <w:noWrap/>
            <w:vAlign w:val="bottom"/>
            <w:hideMark/>
          </w:tcPr>
          <w:p w14:paraId="79333B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r>
      <w:tr w:rsidR="004B0B49" w:rsidRPr="0089132E" w14:paraId="2ABEB661" w14:textId="77777777" w:rsidTr="004B0B49">
        <w:trPr>
          <w:trHeight w:val="300"/>
        </w:trPr>
        <w:tc>
          <w:tcPr>
            <w:tcW w:w="1166" w:type="dxa"/>
            <w:tcBorders>
              <w:top w:val="nil"/>
              <w:left w:val="nil"/>
              <w:bottom w:val="nil"/>
              <w:right w:val="nil"/>
            </w:tcBorders>
            <w:shd w:val="clear" w:color="auto" w:fill="auto"/>
            <w:noWrap/>
            <w:vAlign w:val="bottom"/>
            <w:hideMark/>
          </w:tcPr>
          <w:p w14:paraId="7DC15D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WB0477</w:t>
            </w:r>
          </w:p>
        </w:tc>
        <w:tc>
          <w:tcPr>
            <w:tcW w:w="1320" w:type="dxa"/>
            <w:tcBorders>
              <w:top w:val="nil"/>
              <w:left w:val="nil"/>
              <w:bottom w:val="nil"/>
              <w:right w:val="nil"/>
            </w:tcBorders>
            <w:shd w:val="clear" w:color="auto" w:fill="auto"/>
            <w:noWrap/>
            <w:vAlign w:val="bottom"/>
            <w:hideMark/>
          </w:tcPr>
          <w:p w14:paraId="7E1B51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8/4/2016</w:t>
            </w:r>
          </w:p>
        </w:tc>
        <w:tc>
          <w:tcPr>
            <w:tcW w:w="1114" w:type="dxa"/>
            <w:tcBorders>
              <w:top w:val="nil"/>
              <w:left w:val="nil"/>
              <w:bottom w:val="nil"/>
              <w:right w:val="nil"/>
            </w:tcBorders>
            <w:shd w:val="clear" w:color="auto" w:fill="auto"/>
            <w:noWrap/>
            <w:vAlign w:val="bottom"/>
            <w:hideMark/>
          </w:tcPr>
          <w:p w14:paraId="79109CB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580C2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1022_0</w:t>
            </w:r>
          </w:p>
        </w:tc>
        <w:tc>
          <w:tcPr>
            <w:tcW w:w="673" w:type="dxa"/>
            <w:tcBorders>
              <w:top w:val="nil"/>
              <w:left w:val="nil"/>
              <w:bottom w:val="nil"/>
              <w:right w:val="nil"/>
            </w:tcBorders>
            <w:shd w:val="clear" w:color="auto" w:fill="auto"/>
            <w:noWrap/>
            <w:vAlign w:val="bottom"/>
            <w:hideMark/>
          </w:tcPr>
          <w:p w14:paraId="05D692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13CB89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025402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3" w:type="dxa"/>
            <w:tcBorders>
              <w:top w:val="nil"/>
              <w:left w:val="nil"/>
              <w:bottom w:val="nil"/>
              <w:right w:val="nil"/>
            </w:tcBorders>
            <w:shd w:val="clear" w:color="auto" w:fill="auto"/>
            <w:noWrap/>
            <w:vAlign w:val="bottom"/>
            <w:hideMark/>
          </w:tcPr>
          <w:p w14:paraId="6BE504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4BE279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47.5</w:t>
            </w:r>
          </w:p>
        </w:tc>
        <w:tc>
          <w:tcPr>
            <w:tcW w:w="673" w:type="dxa"/>
            <w:tcBorders>
              <w:top w:val="nil"/>
              <w:left w:val="nil"/>
              <w:bottom w:val="nil"/>
              <w:right w:val="nil"/>
            </w:tcBorders>
            <w:shd w:val="clear" w:color="auto" w:fill="auto"/>
            <w:noWrap/>
            <w:vAlign w:val="bottom"/>
            <w:hideMark/>
          </w:tcPr>
          <w:p w14:paraId="4A63D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726F80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4" w:type="dxa"/>
            <w:tcBorders>
              <w:top w:val="nil"/>
              <w:left w:val="nil"/>
              <w:bottom w:val="nil"/>
              <w:right w:val="nil"/>
            </w:tcBorders>
            <w:shd w:val="clear" w:color="auto" w:fill="auto"/>
            <w:noWrap/>
            <w:vAlign w:val="bottom"/>
            <w:hideMark/>
          </w:tcPr>
          <w:p w14:paraId="3AAD70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r>
      <w:tr w:rsidR="004B0B49" w:rsidRPr="0089132E" w14:paraId="646FBFFF" w14:textId="77777777" w:rsidTr="004B0B49">
        <w:trPr>
          <w:trHeight w:val="300"/>
        </w:trPr>
        <w:tc>
          <w:tcPr>
            <w:tcW w:w="1166" w:type="dxa"/>
            <w:tcBorders>
              <w:top w:val="nil"/>
              <w:left w:val="nil"/>
              <w:bottom w:val="nil"/>
              <w:right w:val="nil"/>
            </w:tcBorders>
            <w:shd w:val="clear" w:color="auto" w:fill="auto"/>
            <w:noWrap/>
            <w:vAlign w:val="bottom"/>
            <w:hideMark/>
          </w:tcPr>
          <w:p w14:paraId="7167643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WB0480</w:t>
            </w:r>
          </w:p>
        </w:tc>
        <w:tc>
          <w:tcPr>
            <w:tcW w:w="1320" w:type="dxa"/>
            <w:tcBorders>
              <w:top w:val="nil"/>
              <w:left w:val="nil"/>
              <w:bottom w:val="nil"/>
              <w:right w:val="nil"/>
            </w:tcBorders>
            <w:shd w:val="clear" w:color="auto" w:fill="auto"/>
            <w:noWrap/>
            <w:vAlign w:val="bottom"/>
            <w:hideMark/>
          </w:tcPr>
          <w:p w14:paraId="267CFF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8/8/2016</w:t>
            </w:r>
          </w:p>
        </w:tc>
        <w:tc>
          <w:tcPr>
            <w:tcW w:w="1114" w:type="dxa"/>
            <w:tcBorders>
              <w:top w:val="nil"/>
              <w:left w:val="nil"/>
              <w:bottom w:val="nil"/>
              <w:right w:val="nil"/>
            </w:tcBorders>
            <w:shd w:val="clear" w:color="auto" w:fill="auto"/>
            <w:noWrap/>
            <w:vAlign w:val="bottom"/>
            <w:hideMark/>
          </w:tcPr>
          <w:p w14:paraId="246B69C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7C4A2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1023_0</w:t>
            </w:r>
          </w:p>
        </w:tc>
        <w:tc>
          <w:tcPr>
            <w:tcW w:w="673" w:type="dxa"/>
            <w:tcBorders>
              <w:top w:val="nil"/>
              <w:left w:val="nil"/>
              <w:bottom w:val="nil"/>
              <w:right w:val="nil"/>
            </w:tcBorders>
            <w:shd w:val="clear" w:color="auto" w:fill="auto"/>
            <w:noWrap/>
            <w:vAlign w:val="bottom"/>
            <w:hideMark/>
          </w:tcPr>
          <w:p w14:paraId="5DA640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3" w:type="dxa"/>
            <w:tcBorders>
              <w:top w:val="nil"/>
              <w:left w:val="nil"/>
              <w:bottom w:val="nil"/>
              <w:right w:val="nil"/>
            </w:tcBorders>
            <w:shd w:val="clear" w:color="auto" w:fill="auto"/>
            <w:noWrap/>
            <w:vAlign w:val="bottom"/>
            <w:hideMark/>
          </w:tcPr>
          <w:p w14:paraId="4E12D5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30.1</w:t>
            </w:r>
          </w:p>
        </w:tc>
        <w:tc>
          <w:tcPr>
            <w:tcW w:w="673" w:type="dxa"/>
            <w:tcBorders>
              <w:top w:val="nil"/>
              <w:left w:val="nil"/>
              <w:bottom w:val="nil"/>
              <w:right w:val="nil"/>
            </w:tcBorders>
            <w:shd w:val="clear" w:color="auto" w:fill="auto"/>
            <w:noWrap/>
            <w:vAlign w:val="bottom"/>
            <w:hideMark/>
          </w:tcPr>
          <w:p w14:paraId="439EBF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97.5</w:t>
            </w:r>
          </w:p>
        </w:tc>
        <w:tc>
          <w:tcPr>
            <w:tcW w:w="673" w:type="dxa"/>
            <w:tcBorders>
              <w:top w:val="nil"/>
              <w:left w:val="nil"/>
              <w:bottom w:val="nil"/>
              <w:right w:val="nil"/>
            </w:tcBorders>
            <w:shd w:val="clear" w:color="auto" w:fill="auto"/>
            <w:noWrap/>
            <w:vAlign w:val="bottom"/>
            <w:hideMark/>
          </w:tcPr>
          <w:p w14:paraId="3C1623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385EF9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63.3</w:t>
            </w:r>
          </w:p>
        </w:tc>
        <w:tc>
          <w:tcPr>
            <w:tcW w:w="673" w:type="dxa"/>
            <w:tcBorders>
              <w:top w:val="nil"/>
              <w:left w:val="nil"/>
              <w:bottom w:val="nil"/>
              <w:right w:val="nil"/>
            </w:tcBorders>
            <w:shd w:val="clear" w:color="auto" w:fill="auto"/>
            <w:noWrap/>
            <w:vAlign w:val="bottom"/>
            <w:hideMark/>
          </w:tcPr>
          <w:p w14:paraId="2EA965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3" w:type="dxa"/>
            <w:tcBorders>
              <w:top w:val="nil"/>
              <w:left w:val="nil"/>
              <w:bottom w:val="nil"/>
              <w:right w:val="nil"/>
            </w:tcBorders>
            <w:shd w:val="clear" w:color="auto" w:fill="auto"/>
            <w:noWrap/>
            <w:vAlign w:val="bottom"/>
            <w:hideMark/>
          </w:tcPr>
          <w:p w14:paraId="33A142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71.2</w:t>
            </w:r>
          </w:p>
        </w:tc>
        <w:tc>
          <w:tcPr>
            <w:tcW w:w="674" w:type="dxa"/>
            <w:tcBorders>
              <w:top w:val="nil"/>
              <w:left w:val="nil"/>
              <w:bottom w:val="nil"/>
              <w:right w:val="nil"/>
            </w:tcBorders>
            <w:shd w:val="clear" w:color="auto" w:fill="auto"/>
            <w:noWrap/>
            <w:vAlign w:val="bottom"/>
            <w:hideMark/>
          </w:tcPr>
          <w:p w14:paraId="4C7FF89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r>
      <w:tr w:rsidR="004B0B49" w:rsidRPr="0089132E" w14:paraId="226869CB" w14:textId="77777777" w:rsidTr="004B0B49">
        <w:trPr>
          <w:trHeight w:val="300"/>
        </w:trPr>
        <w:tc>
          <w:tcPr>
            <w:tcW w:w="1166" w:type="dxa"/>
            <w:tcBorders>
              <w:top w:val="nil"/>
              <w:left w:val="nil"/>
              <w:bottom w:val="nil"/>
              <w:right w:val="nil"/>
            </w:tcBorders>
            <w:shd w:val="clear" w:color="auto" w:fill="auto"/>
            <w:noWrap/>
            <w:vAlign w:val="bottom"/>
            <w:hideMark/>
          </w:tcPr>
          <w:p w14:paraId="2E2574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WB0468</w:t>
            </w:r>
          </w:p>
        </w:tc>
        <w:tc>
          <w:tcPr>
            <w:tcW w:w="1320" w:type="dxa"/>
            <w:tcBorders>
              <w:top w:val="nil"/>
              <w:left w:val="nil"/>
              <w:bottom w:val="nil"/>
              <w:right w:val="nil"/>
            </w:tcBorders>
            <w:shd w:val="clear" w:color="auto" w:fill="auto"/>
            <w:noWrap/>
            <w:vAlign w:val="bottom"/>
            <w:hideMark/>
          </w:tcPr>
          <w:p w14:paraId="6DE000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8/9/2016</w:t>
            </w:r>
          </w:p>
        </w:tc>
        <w:tc>
          <w:tcPr>
            <w:tcW w:w="1114" w:type="dxa"/>
            <w:tcBorders>
              <w:top w:val="nil"/>
              <w:left w:val="nil"/>
              <w:bottom w:val="nil"/>
              <w:right w:val="nil"/>
            </w:tcBorders>
            <w:shd w:val="clear" w:color="auto" w:fill="auto"/>
            <w:noWrap/>
            <w:vAlign w:val="bottom"/>
            <w:hideMark/>
          </w:tcPr>
          <w:p w14:paraId="45702E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BC3FE6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1024_0</w:t>
            </w:r>
          </w:p>
        </w:tc>
        <w:tc>
          <w:tcPr>
            <w:tcW w:w="673" w:type="dxa"/>
            <w:tcBorders>
              <w:top w:val="nil"/>
              <w:left w:val="nil"/>
              <w:bottom w:val="nil"/>
              <w:right w:val="nil"/>
            </w:tcBorders>
            <w:shd w:val="clear" w:color="auto" w:fill="auto"/>
            <w:noWrap/>
            <w:vAlign w:val="bottom"/>
            <w:hideMark/>
          </w:tcPr>
          <w:p w14:paraId="29038E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088D49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16.8</w:t>
            </w:r>
          </w:p>
        </w:tc>
        <w:tc>
          <w:tcPr>
            <w:tcW w:w="673" w:type="dxa"/>
            <w:tcBorders>
              <w:top w:val="nil"/>
              <w:left w:val="nil"/>
              <w:bottom w:val="nil"/>
              <w:right w:val="nil"/>
            </w:tcBorders>
            <w:shd w:val="clear" w:color="auto" w:fill="auto"/>
            <w:noWrap/>
            <w:vAlign w:val="bottom"/>
            <w:hideMark/>
          </w:tcPr>
          <w:p w14:paraId="2F476F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629FDAA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9943D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c>
          <w:tcPr>
            <w:tcW w:w="673" w:type="dxa"/>
            <w:tcBorders>
              <w:top w:val="nil"/>
              <w:left w:val="nil"/>
              <w:bottom w:val="nil"/>
              <w:right w:val="nil"/>
            </w:tcBorders>
            <w:shd w:val="clear" w:color="auto" w:fill="auto"/>
            <w:noWrap/>
            <w:vAlign w:val="bottom"/>
            <w:hideMark/>
          </w:tcPr>
          <w:p w14:paraId="36FA6D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40406A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70.5</w:t>
            </w:r>
          </w:p>
        </w:tc>
        <w:tc>
          <w:tcPr>
            <w:tcW w:w="674" w:type="dxa"/>
            <w:tcBorders>
              <w:top w:val="nil"/>
              <w:left w:val="nil"/>
              <w:bottom w:val="nil"/>
              <w:right w:val="nil"/>
            </w:tcBorders>
            <w:shd w:val="clear" w:color="auto" w:fill="auto"/>
            <w:noWrap/>
            <w:vAlign w:val="bottom"/>
            <w:hideMark/>
          </w:tcPr>
          <w:p w14:paraId="024B6B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89.8</w:t>
            </w:r>
          </w:p>
        </w:tc>
      </w:tr>
      <w:tr w:rsidR="004B0B49" w:rsidRPr="0089132E" w14:paraId="6E37F343" w14:textId="77777777" w:rsidTr="004B0B49">
        <w:trPr>
          <w:trHeight w:val="300"/>
        </w:trPr>
        <w:tc>
          <w:tcPr>
            <w:tcW w:w="1166" w:type="dxa"/>
            <w:tcBorders>
              <w:top w:val="nil"/>
              <w:left w:val="nil"/>
              <w:bottom w:val="nil"/>
              <w:right w:val="nil"/>
            </w:tcBorders>
            <w:shd w:val="clear" w:color="auto" w:fill="auto"/>
            <w:noWrap/>
            <w:vAlign w:val="bottom"/>
            <w:hideMark/>
          </w:tcPr>
          <w:p w14:paraId="1AAF45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WB0469</w:t>
            </w:r>
          </w:p>
        </w:tc>
        <w:tc>
          <w:tcPr>
            <w:tcW w:w="1320" w:type="dxa"/>
            <w:tcBorders>
              <w:top w:val="nil"/>
              <w:left w:val="nil"/>
              <w:bottom w:val="nil"/>
              <w:right w:val="nil"/>
            </w:tcBorders>
            <w:shd w:val="clear" w:color="auto" w:fill="auto"/>
            <w:noWrap/>
            <w:vAlign w:val="bottom"/>
            <w:hideMark/>
          </w:tcPr>
          <w:p w14:paraId="50FBA5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8/10/2016</w:t>
            </w:r>
          </w:p>
        </w:tc>
        <w:tc>
          <w:tcPr>
            <w:tcW w:w="1114" w:type="dxa"/>
            <w:tcBorders>
              <w:top w:val="nil"/>
              <w:left w:val="nil"/>
              <w:bottom w:val="nil"/>
              <w:right w:val="nil"/>
            </w:tcBorders>
            <w:shd w:val="clear" w:color="auto" w:fill="auto"/>
            <w:noWrap/>
            <w:vAlign w:val="bottom"/>
            <w:hideMark/>
          </w:tcPr>
          <w:p w14:paraId="6115A1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E5D79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1025_0</w:t>
            </w:r>
          </w:p>
        </w:tc>
        <w:tc>
          <w:tcPr>
            <w:tcW w:w="673" w:type="dxa"/>
            <w:tcBorders>
              <w:top w:val="nil"/>
              <w:left w:val="nil"/>
              <w:bottom w:val="nil"/>
              <w:right w:val="nil"/>
            </w:tcBorders>
            <w:shd w:val="clear" w:color="auto" w:fill="auto"/>
            <w:noWrap/>
            <w:vAlign w:val="bottom"/>
            <w:hideMark/>
          </w:tcPr>
          <w:p w14:paraId="2D8C36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772362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w:t>
            </w:r>
          </w:p>
        </w:tc>
        <w:tc>
          <w:tcPr>
            <w:tcW w:w="673" w:type="dxa"/>
            <w:tcBorders>
              <w:top w:val="nil"/>
              <w:left w:val="nil"/>
              <w:bottom w:val="nil"/>
              <w:right w:val="nil"/>
            </w:tcBorders>
            <w:shd w:val="clear" w:color="auto" w:fill="auto"/>
            <w:noWrap/>
            <w:vAlign w:val="bottom"/>
            <w:hideMark/>
          </w:tcPr>
          <w:p w14:paraId="23973F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7C7CE7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5ECCE9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35.2</w:t>
            </w:r>
          </w:p>
        </w:tc>
        <w:tc>
          <w:tcPr>
            <w:tcW w:w="673" w:type="dxa"/>
            <w:tcBorders>
              <w:top w:val="nil"/>
              <w:left w:val="nil"/>
              <w:bottom w:val="nil"/>
              <w:right w:val="nil"/>
            </w:tcBorders>
            <w:shd w:val="clear" w:color="auto" w:fill="auto"/>
            <w:noWrap/>
            <w:vAlign w:val="bottom"/>
            <w:hideMark/>
          </w:tcPr>
          <w:p w14:paraId="761CA6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40.9</w:t>
            </w:r>
          </w:p>
        </w:tc>
        <w:tc>
          <w:tcPr>
            <w:tcW w:w="673" w:type="dxa"/>
            <w:tcBorders>
              <w:top w:val="nil"/>
              <w:left w:val="nil"/>
              <w:bottom w:val="nil"/>
              <w:right w:val="nil"/>
            </w:tcBorders>
            <w:shd w:val="clear" w:color="auto" w:fill="auto"/>
            <w:noWrap/>
            <w:vAlign w:val="bottom"/>
            <w:hideMark/>
          </w:tcPr>
          <w:p w14:paraId="442482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4" w:type="dxa"/>
            <w:tcBorders>
              <w:top w:val="nil"/>
              <w:left w:val="nil"/>
              <w:bottom w:val="nil"/>
              <w:right w:val="nil"/>
            </w:tcBorders>
            <w:shd w:val="clear" w:color="auto" w:fill="auto"/>
            <w:noWrap/>
            <w:vAlign w:val="bottom"/>
            <w:hideMark/>
          </w:tcPr>
          <w:p w14:paraId="47C1BB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r>
      <w:tr w:rsidR="004B0B49" w:rsidRPr="0089132E" w14:paraId="6B7E9E04" w14:textId="77777777" w:rsidTr="004B0B49">
        <w:trPr>
          <w:trHeight w:val="300"/>
        </w:trPr>
        <w:tc>
          <w:tcPr>
            <w:tcW w:w="1166" w:type="dxa"/>
            <w:tcBorders>
              <w:top w:val="nil"/>
              <w:left w:val="nil"/>
              <w:bottom w:val="nil"/>
              <w:right w:val="nil"/>
            </w:tcBorders>
            <w:shd w:val="clear" w:color="auto" w:fill="auto"/>
            <w:noWrap/>
            <w:vAlign w:val="bottom"/>
            <w:hideMark/>
          </w:tcPr>
          <w:p w14:paraId="737C39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WB0478</w:t>
            </w:r>
          </w:p>
        </w:tc>
        <w:tc>
          <w:tcPr>
            <w:tcW w:w="1320" w:type="dxa"/>
            <w:tcBorders>
              <w:top w:val="nil"/>
              <w:left w:val="nil"/>
              <w:bottom w:val="nil"/>
              <w:right w:val="nil"/>
            </w:tcBorders>
            <w:shd w:val="clear" w:color="auto" w:fill="auto"/>
            <w:noWrap/>
            <w:vAlign w:val="bottom"/>
            <w:hideMark/>
          </w:tcPr>
          <w:p w14:paraId="7FBEFC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8/22/2016</w:t>
            </w:r>
          </w:p>
        </w:tc>
        <w:tc>
          <w:tcPr>
            <w:tcW w:w="1114" w:type="dxa"/>
            <w:tcBorders>
              <w:top w:val="nil"/>
              <w:left w:val="nil"/>
              <w:bottom w:val="nil"/>
              <w:right w:val="nil"/>
            </w:tcBorders>
            <w:shd w:val="clear" w:color="auto" w:fill="auto"/>
            <w:noWrap/>
            <w:vAlign w:val="bottom"/>
            <w:hideMark/>
          </w:tcPr>
          <w:p w14:paraId="5CE488B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5E14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1026_0</w:t>
            </w:r>
          </w:p>
        </w:tc>
        <w:tc>
          <w:tcPr>
            <w:tcW w:w="673" w:type="dxa"/>
            <w:tcBorders>
              <w:top w:val="nil"/>
              <w:left w:val="nil"/>
              <w:bottom w:val="nil"/>
              <w:right w:val="nil"/>
            </w:tcBorders>
            <w:shd w:val="clear" w:color="auto" w:fill="auto"/>
            <w:noWrap/>
            <w:vAlign w:val="bottom"/>
            <w:hideMark/>
          </w:tcPr>
          <w:p w14:paraId="224BE0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53FBFB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28.8</w:t>
            </w:r>
          </w:p>
        </w:tc>
        <w:tc>
          <w:tcPr>
            <w:tcW w:w="673" w:type="dxa"/>
            <w:tcBorders>
              <w:top w:val="nil"/>
              <w:left w:val="nil"/>
              <w:bottom w:val="nil"/>
              <w:right w:val="nil"/>
            </w:tcBorders>
            <w:shd w:val="clear" w:color="auto" w:fill="auto"/>
            <w:noWrap/>
            <w:vAlign w:val="bottom"/>
            <w:hideMark/>
          </w:tcPr>
          <w:p w14:paraId="04FBA8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3" w:type="dxa"/>
            <w:tcBorders>
              <w:top w:val="nil"/>
              <w:left w:val="nil"/>
              <w:bottom w:val="nil"/>
              <w:right w:val="nil"/>
            </w:tcBorders>
            <w:shd w:val="clear" w:color="auto" w:fill="auto"/>
            <w:noWrap/>
            <w:vAlign w:val="bottom"/>
            <w:hideMark/>
          </w:tcPr>
          <w:p w14:paraId="456FCF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6D7F91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63.6</w:t>
            </w:r>
          </w:p>
        </w:tc>
        <w:tc>
          <w:tcPr>
            <w:tcW w:w="673" w:type="dxa"/>
            <w:tcBorders>
              <w:top w:val="nil"/>
              <w:left w:val="nil"/>
              <w:bottom w:val="nil"/>
              <w:right w:val="nil"/>
            </w:tcBorders>
            <w:shd w:val="clear" w:color="auto" w:fill="auto"/>
            <w:noWrap/>
            <w:vAlign w:val="bottom"/>
            <w:hideMark/>
          </w:tcPr>
          <w:p w14:paraId="51EF01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90F7D2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83.0</w:t>
            </w:r>
          </w:p>
        </w:tc>
        <w:tc>
          <w:tcPr>
            <w:tcW w:w="674" w:type="dxa"/>
            <w:tcBorders>
              <w:top w:val="nil"/>
              <w:left w:val="nil"/>
              <w:bottom w:val="nil"/>
              <w:right w:val="nil"/>
            </w:tcBorders>
            <w:shd w:val="clear" w:color="auto" w:fill="auto"/>
            <w:noWrap/>
            <w:vAlign w:val="bottom"/>
            <w:hideMark/>
          </w:tcPr>
          <w:p w14:paraId="4241A5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66.3</w:t>
            </w:r>
          </w:p>
        </w:tc>
      </w:tr>
      <w:tr w:rsidR="004B0B49" w:rsidRPr="0089132E" w14:paraId="64C02D98" w14:textId="77777777" w:rsidTr="004B0B49">
        <w:trPr>
          <w:trHeight w:val="300"/>
        </w:trPr>
        <w:tc>
          <w:tcPr>
            <w:tcW w:w="1166" w:type="dxa"/>
            <w:tcBorders>
              <w:top w:val="nil"/>
              <w:left w:val="nil"/>
              <w:bottom w:val="nil"/>
              <w:right w:val="nil"/>
            </w:tcBorders>
            <w:shd w:val="clear" w:color="auto" w:fill="auto"/>
            <w:noWrap/>
            <w:vAlign w:val="bottom"/>
            <w:hideMark/>
          </w:tcPr>
          <w:p w14:paraId="7380DF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SR0098</w:t>
            </w:r>
          </w:p>
        </w:tc>
        <w:tc>
          <w:tcPr>
            <w:tcW w:w="1320" w:type="dxa"/>
            <w:tcBorders>
              <w:top w:val="nil"/>
              <w:left w:val="nil"/>
              <w:bottom w:val="nil"/>
              <w:right w:val="nil"/>
            </w:tcBorders>
            <w:shd w:val="clear" w:color="auto" w:fill="auto"/>
            <w:noWrap/>
            <w:vAlign w:val="bottom"/>
            <w:hideMark/>
          </w:tcPr>
          <w:p w14:paraId="31FA39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678E616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C3C11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1028_0</w:t>
            </w:r>
          </w:p>
        </w:tc>
        <w:tc>
          <w:tcPr>
            <w:tcW w:w="673" w:type="dxa"/>
            <w:tcBorders>
              <w:top w:val="nil"/>
              <w:left w:val="nil"/>
              <w:bottom w:val="nil"/>
              <w:right w:val="nil"/>
            </w:tcBorders>
            <w:shd w:val="clear" w:color="auto" w:fill="auto"/>
            <w:noWrap/>
            <w:vAlign w:val="bottom"/>
            <w:hideMark/>
          </w:tcPr>
          <w:p w14:paraId="077A13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7140A3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73.9</w:t>
            </w:r>
          </w:p>
        </w:tc>
        <w:tc>
          <w:tcPr>
            <w:tcW w:w="673" w:type="dxa"/>
            <w:tcBorders>
              <w:top w:val="nil"/>
              <w:left w:val="nil"/>
              <w:bottom w:val="nil"/>
              <w:right w:val="nil"/>
            </w:tcBorders>
            <w:shd w:val="clear" w:color="auto" w:fill="auto"/>
            <w:noWrap/>
            <w:vAlign w:val="bottom"/>
            <w:hideMark/>
          </w:tcPr>
          <w:p w14:paraId="57CAD3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c>
          <w:tcPr>
            <w:tcW w:w="673" w:type="dxa"/>
            <w:tcBorders>
              <w:top w:val="nil"/>
              <w:left w:val="nil"/>
              <w:bottom w:val="nil"/>
              <w:right w:val="nil"/>
            </w:tcBorders>
            <w:shd w:val="clear" w:color="auto" w:fill="auto"/>
            <w:noWrap/>
            <w:vAlign w:val="bottom"/>
            <w:hideMark/>
          </w:tcPr>
          <w:p w14:paraId="1B2D6B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w:t>
            </w:r>
          </w:p>
        </w:tc>
        <w:tc>
          <w:tcPr>
            <w:tcW w:w="673" w:type="dxa"/>
            <w:tcBorders>
              <w:top w:val="nil"/>
              <w:left w:val="nil"/>
              <w:bottom w:val="nil"/>
              <w:right w:val="nil"/>
            </w:tcBorders>
            <w:shd w:val="clear" w:color="auto" w:fill="auto"/>
            <w:noWrap/>
            <w:vAlign w:val="bottom"/>
            <w:hideMark/>
          </w:tcPr>
          <w:p w14:paraId="388673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18F88DB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261971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4ED757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DA1997D" w14:textId="77777777" w:rsidTr="004B0B49">
        <w:trPr>
          <w:trHeight w:val="300"/>
        </w:trPr>
        <w:tc>
          <w:tcPr>
            <w:tcW w:w="1166" w:type="dxa"/>
            <w:tcBorders>
              <w:top w:val="nil"/>
              <w:left w:val="nil"/>
              <w:bottom w:val="nil"/>
              <w:right w:val="nil"/>
            </w:tcBorders>
            <w:shd w:val="clear" w:color="auto" w:fill="auto"/>
            <w:noWrap/>
            <w:vAlign w:val="bottom"/>
            <w:hideMark/>
          </w:tcPr>
          <w:p w14:paraId="3BA218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SR0097</w:t>
            </w:r>
          </w:p>
        </w:tc>
        <w:tc>
          <w:tcPr>
            <w:tcW w:w="1320" w:type="dxa"/>
            <w:tcBorders>
              <w:top w:val="nil"/>
              <w:left w:val="nil"/>
              <w:bottom w:val="nil"/>
              <w:right w:val="nil"/>
            </w:tcBorders>
            <w:shd w:val="clear" w:color="auto" w:fill="auto"/>
            <w:noWrap/>
            <w:vAlign w:val="bottom"/>
            <w:hideMark/>
          </w:tcPr>
          <w:p w14:paraId="5491EE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7D7BE54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51708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1029_0</w:t>
            </w:r>
          </w:p>
        </w:tc>
        <w:tc>
          <w:tcPr>
            <w:tcW w:w="673" w:type="dxa"/>
            <w:tcBorders>
              <w:top w:val="nil"/>
              <w:left w:val="nil"/>
              <w:bottom w:val="nil"/>
              <w:right w:val="nil"/>
            </w:tcBorders>
            <w:shd w:val="clear" w:color="auto" w:fill="auto"/>
            <w:noWrap/>
            <w:vAlign w:val="bottom"/>
            <w:hideMark/>
          </w:tcPr>
          <w:p w14:paraId="2FA30D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D595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31.7</w:t>
            </w:r>
          </w:p>
        </w:tc>
        <w:tc>
          <w:tcPr>
            <w:tcW w:w="673" w:type="dxa"/>
            <w:tcBorders>
              <w:top w:val="nil"/>
              <w:left w:val="nil"/>
              <w:bottom w:val="nil"/>
              <w:right w:val="nil"/>
            </w:tcBorders>
            <w:shd w:val="clear" w:color="auto" w:fill="auto"/>
            <w:noWrap/>
            <w:vAlign w:val="bottom"/>
            <w:hideMark/>
          </w:tcPr>
          <w:p w14:paraId="071136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3A5930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c>
          <w:tcPr>
            <w:tcW w:w="673" w:type="dxa"/>
            <w:tcBorders>
              <w:top w:val="nil"/>
              <w:left w:val="nil"/>
              <w:bottom w:val="nil"/>
              <w:right w:val="nil"/>
            </w:tcBorders>
            <w:shd w:val="clear" w:color="auto" w:fill="auto"/>
            <w:noWrap/>
            <w:vAlign w:val="bottom"/>
            <w:hideMark/>
          </w:tcPr>
          <w:p w14:paraId="0AB2D0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c>
          <w:tcPr>
            <w:tcW w:w="673" w:type="dxa"/>
            <w:tcBorders>
              <w:top w:val="nil"/>
              <w:left w:val="nil"/>
              <w:bottom w:val="nil"/>
              <w:right w:val="nil"/>
            </w:tcBorders>
            <w:shd w:val="clear" w:color="auto" w:fill="auto"/>
            <w:noWrap/>
            <w:vAlign w:val="bottom"/>
            <w:hideMark/>
          </w:tcPr>
          <w:p w14:paraId="08F624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65EFC0C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9C3F52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072C53A" w14:textId="77777777" w:rsidTr="004B0B49">
        <w:trPr>
          <w:trHeight w:val="300"/>
        </w:trPr>
        <w:tc>
          <w:tcPr>
            <w:tcW w:w="1166" w:type="dxa"/>
            <w:tcBorders>
              <w:top w:val="nil"/>
              <w:left w:val="nil"/>
              <w:bottom w:val="nil"/>
              <w:right w:val="nil"/>
            </w:tcBorders>
            <w:shd w:val="clear" w:color="auto" w:fill="auto"/>
            <w:noWrap/>
            <w:vAlign w:val="bottom"/>
            <w:hideMark/>
          </w:tcPr>
          <w:p w14:paraId="2B8A17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MRW0204</w:t>
            </w:r>
          </w:p>
        </w:tc>
        <w:tc>
          <w:tcPr>
            <w:tcW w:w="1320" w:type="dxa"/>
            <w:tcBorders>
              <w:top w:val="nil"/>
              <w:left w:val="nil"/>
              <w:bottom w:val="nil"/>
              <w:right w:val="nil"/>
            </w:tcBorders>
            <w:shd w:val="clear" w:color="auto" w:fill="auto"/>
            <w:noWrap/>
            <w:vAlign w:val="bottom"/>
            <w:hideMark/>
          </w:tcPr>
          <w:p w14:paraId="6BB7EB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9/8/2016</w:t>
            </w:r>
          </w:p>
        </w:tc>
        <w:tc>
          <w:tcPr>
            <w:tcW w:w="1114" w:type="dxa"/>
            <w:tcBorders>
              <w:top w:val="nil"/>
              <w:left w:val="nil"/>
              <w:bottom w:val="nil"/>
              <w:right w:val="nil"/>
            </w:tcBorders>
            <w:shd w:val="clear" w:color="auto" w:fill="auto"/>
            <w:noWrap/>
            <w:vAlign w:val="bottom"/>
            <w:hideMark/>
          </w:tcPr>
          <w:p w14:paraId="09C3FA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E680C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1031_0</w:t>
            </w:r>
          </w:p>
        </w:tc>
        <w:tc>
          <w:tcPr>
            <w:tcW w:w="673" w:type="dxa"/>
            <w:tcBorders>
              <w:top w:val="nil"/>
              <w:left w:val="nil"/>
              <w:bottom w:val="nil"/>
              <w:right w:val="nil"/>
            </w:tcBorders>
            <w:shd w:val="clear" w:color="auto" w:fill="auto"/>
            <w:noWrap/>
            <w:vAlign w:val="bottom"/>
            <w:hideMark/>
          </w:tcPr>
          <w:p w14:paraId="38AF12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56.3</w:t>
            </w:r>
          </w:p>
        </w:tc>
        <w:tc>
          <w:tcPr>
            <w:tcW w:w="673" w:type="dxa"/>
            <w:tcBorders>
              <w:top w:val="nil"/>
              <w:left w:val="nil"/>
              <w:bottom w:val="nil"/>
              <w:right w:val="nil"/>
            </w:tcBorders>
            <w:shd w:val="clear" w:color="auto" w:fill="auto"/>
            <w:noWrap/>
            <w:vAlign w:val="bottom"/>
            <w:hideMark/>
          </w:tcPr>
          <w:p w14:paraId="2F54FE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40.2</w:t>
            </w:r>
          </w:p>
        </w:tc>
        <w:tc>
          <w:tcPr>
            <w:tcW w:w="673" w:type="dxa"/>
            <w:tcBorders>
              <w:top w:val="nil"/>
              <w:left w:val="nil"/>
              <w:bottom w:val="nil"/>
              <w:right w:val="nil"/>
            </w:tcBorders>
            <w:shd w:val="clear" w:color="auto" w:fill="auto"/>
            <w:noWrap/>
            <w:vAlign w:val="bottom"/>
            <w:hideMark/>
          </w:tcPr>
          <w:p w14:paraId="6AB642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48.7</w:t>
            </w:r>
          </w:p>
        </w:tc>
        <w:tc>
          <w:tcPr>
            <w:tcW w:w="673" w:type="dxa"/>
            <w:tcBorders>
              <w:top w:val="nil"/>
              <w:left w:val="nil"/>
              <w:bottom w:val="nil"/>
              <w:right w:val="nil"/>
            </w:tcBorders>
            <w:shd w:val="clear" w:color="auto" w:fill="auto"/>
            <w:noWrap/>
            <w:vAlign w:val="bottom"/>
            <w:hideMark/>
          </w:tcPr>
          <w:p w14:paraId="6D1032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2179D3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38.0</w:t>
            </w:r>
          </w:p>
        </w:tc>
        <w:tc>
          <w:tcPr>
            <w:tcW w:w="673" w:type="dxa"/>
            <w:tcBorders>
              <w:top w:val="nil"/>
              <w:left w:val="nil"/>
              <w:bottom w:val="nil"/>
              <w:right w:val="nil"/>
            </w:tcBorders>
            <w:shd w:val="clear" w:color="auto" w:fill="auto"/>
            <w:noWrap/>
            <w:vAlign w:val="bottom"/>
            <w:hideMark/>
          </w:tcPr>
          <w:p w14:paraId="59A113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w:t>
            </w:r>
          </w:p>
        </w:tc>
        <w:tc>
          <w:tcPr>
            <w:tcW w:w="673" w:type="dxa"/>
            <w:tcBorders>
              <w:top w:val="nil"/>
              <w:left w:val="nil"/>
              <w:bottom w:val="nil"/>
              <w:right w:val="nil"/>
            </w:tcBorders>
            <w:shd w:val="clear" w:color="auto" w:fill="auto"/>
            <w:noWrap/>
            <w:vAlign w:val="bottom"/>
            <w:hideMark/>
          </w:tcPr>
          <w:p w14:paraId="137D8C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4" w:type="dxa"/>
            <w:tcBorders>
              <w:top w:val="nil"/>
              <w:left w:val="nil"/>
              <w:bottom w:val="nil"/>
              <w:right w:val="nil"/>
            </w:tcBorders>
            <w:shd w:val="clear" w:color="auto" w:fill="auto"/>
            <w:noWrap/>
            <w:vAlign w:val="bottom"/>
            <w:hideMark/>
          </w:tcPr>
          <w:p w14:paraId="527C2A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47.9</w:t>
            </w:r>
          </w:p>
        </w:tc>
      </w:tr>
      <w:tr w:rsidR="004B0B49" w:rsidRPr="0089132E" w14:paraId="1941007D" w14:textId="77777777" w:rsidTr="004B0B49">
        <w:trPr>
          <w:trHeight w:val="300"/>
        </w:trPr>
        <w:tc>
          <w:tcPr>
            <w:tcW w:w="1166" w:type="dxa"/>
            <w:tcBorders>
              <w:top w:val="nil"/>
              <w:left w:val="nil"/>
              <w:bottom w:val="nil"/>
              <w:right w:val="nil"/>
            </w:tcBorders>
            <w:shd w:val="clear" w:color="auto" w:fill="auto"/>
            <w:noWrap/>
            <w:vAlign w:val="bottom"/>
            <w:hideMark/>
          </w:tcPr>
          <w:p w14:paraId="4E04EA7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wb0472</w:t>
            </w:r>
          </w:p>
        </w:tc>
        <w:tc>
          <w:tcPr>
            <w:tcW w:w="1320" w:type="dxa"/>
            <w:tcBorders>
              <w:top w:val="nil"/>
              <w:left w:val="nil"/>
              <w:bottom w:val="nil"/>
              <w:right w:val="nil"/>
            </w:tcBorders>
            <w:shd w:val="clear" w:color="auto" w:fill="auto"/>
            <w:noWrap/>
            <w:vAlign w:val="bottom"/>
            <w:hideMark/>
          </w:tcPr>
          <w:p w14:paraId="2DA360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9/12/2016</w:t>
            </w:r>
          </w:p>
        </w:tc>
        <w:tc>
          <w:tcPr>
            <w:tcW w:w="1114" w:type="dxa"/>
            <w:tcBorders>
              <w:top w:val="nil"/>
              <w:left w:val="nil"/>
              <w:bottom w:val="nil"/>
              <w:right w:val="nil"/>
            </w:tcBorders>
            <w:shd w:val="clear" w:color="auto" w:fill="auto"/>
            <w:noWrap/>
            <w:vAlign w:val="bottom"/>
            <w:hideMark/>
          </w:tcPr>
          <w:p w14:paraId="6FC08770"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818D5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1032_0</w:t>
            </w:r>
          </w:p>
        </w:tc>
        <w:tc>
          <w:tcPr>
            <w:tcW w:w="673" w:type="dxa"/>
            <w:tcBorders>
              <w:top w:val="nil"/>
              <w:left w:val="nil"/>
              <w:bottom w:val="nil"/>
              <w:right w:val="nil"/>
            </w:tcBorders>
            <w:shd w:val="clear" w:color="auto" w:fill="auto"/>
            <w:noWrap/>
            <w:vAlign w:val="bottom"/>
            <w:hideMark/>
          </w:tcPr>
          <w:p w14:paraId="7BC4E0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39.9</w:t>
            </w:r>
          </w:p>
        </w:tc>
        <w:tc>
          <w:tcPr>
            <w:tcW w:w="673" w:type="dxa"/>
            <w:tcBorders>
              <w:top w:val="nil"/>
              <w:left w:val="nil"/>
              <w:bottom w:val="nil"/>
              <w:right w:val="nil"/>
            </w:tcBorders>
            <w:shd w:val="clear" w:color="auto" w:fill="auto"/>
            <w:noWrap/>
            <w:vAlign w:val="bottom"/>
            <w:hideMark/>
          </w:tcPr>
          <w:p w14:paraId="4AEE38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19.9</w:t>
            </w:r>
          </w:p>
        </w:tc>
        <w:tc>
          <w:tcPr>
            <w:tcW w:w="673" w:type="dxa"/>
            <w:tcBorders>
              <w:top w:val="nil"/>
              <w:left w:val="nil"/>
              <w:bottom w:val="nil"/>
              <w:right w:val="nil"/>
            </w:tcBorders>
            <w:shd w:val="clear" w:color="auto" w:fill="auto"/>
            <w:noWrap/>
            <w:vAlign w:val="bottom"/>
            <w:hideMark/>
          </w:tcPr>
          <w:p w14:paraId="2FF4CD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D78DA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22.5</w:t>
            </w:r>
          </w:p>
        </w:tc>
        <w:tc>
          <w:tcPr>
            <w:tcW w:w="673" w:type="dxa"/>
            <w:tcBorders>
              <w:top w:val="nil"/>
              <w:left w:val="nil"/>
              <w:bottom w:val="nil"/>
              <w:right w:val="nil"/>
            </w:tcBorders>
            <w:shd w:val="clear" w:color="auto" w:fill="auto"/>
            <w:noWrap/>
            <w:vAlign w:val="bottom"/>
            <w:hideMark/>
          </w:tcPr>
          <w:p w14:paraId="005626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47.6</w:t>
            </w:r>
          </w:p>
        </w:tc>
        <w:tc>
          <w:tcPr>
            <w:tcW w:w="673" w:type="dxa"/>
            <w:tcBorders>
              <w:top w:val="nil"/>
              <w:left w:val="nil"/>
              <w:bottom w:val="nil"/>
              <w:right w:val="nil"/>
            </w:tcBorders>
            <w:shd w:val="clear" w:color="auto" w:fill="auto"/>
            <w:noWrap/>
            <w:vAlign w:val="bottom"/>
            <w:hideMark/>
          </w:tcPr>
          <w:p w14:paraId="040BBF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3" w:type="dxa"/>
            <w:tcBorders>
              <w:top w:val="nil"/>
              <w:left w:val="nil"/>
              <w:bottom w:val="nil"/>
              <w:right w:val="nil"/>
            </w:tcBorders>
            <w:shd w:val="clear" w:color="auto" w:fill="auto"/>
            <w:noWrap/>
            <w:vAlign w:val="bottom"/>
            <w:hideMark/>
          </w:tcPr>
          <w:p w14:paraId="51CA87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42.7</w:t>
            </w:r>
          </w:p>
        </w:tc>
        <w:tc>
          <w:tcPr>
            <w:tcW w:w="674" w:type="dxa"/>
            <w:tcBorders>
              <w:top w:val="nil"/>
              <w:left w:val="nil"/>
              <w:bottom w:val="nil"/>
              <w:right w:val="nil"/>
            </w:tcBorders>
            <w:shd w:val="clear" w:color="auto" w:fill="auto"/>
            <w:noWrap/>
            <w:vAlign w:val="bottom"/>
            <w:hideMark/>
          </w:tcPr>
          <w:p w14:paraId="61BFE1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r>
      <w:tr w:rsidR="004B0B49" w:rsidRPr="0089132E" w14:paraId="6B1DC3A3" w14:textId="77777777" w:rsidTr="004B0B49">
        <w:trPr>
          <w:trHeight w:val="300"/>
        </w:trPr>
        <w:tc>
          <w:tcPr>
            <w:tcW w:w="1166" w:type="dxa"/>
            <w:tcBorders>
              <w:top w:val="nil"/>
              <w:left w:val="nil"/>
              <w:bottom w:val="nil"/>
              <w:right w:val="nil"/>
            </w:tcBorders>
            <w:shd w:val="clear" w:color="auto" w:fill="auto"/>
            <w:noWrap/>
            <w:vAlign w:val="bottom"/>
            <w:hideMark/>
          </w:tcPr>
          <w:p w14:paraId="6DBC8B0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WB0474</w:t>
            </w:r>
          </w:p>
        </w:tc>
        <w:tc>
          <w:tcPr>
            <w:tcW w:w="1320" w:type="dxa"/>
            <w:tcBorders>
              <w:top w:val="nil"/>
              <w:left w:val="nil"/>
              <w:bottom w:val="nil"/>
              <w:right w:val="nil"/>
            </w:tcBorders>
            <w:shd w:val="clear" w:color="auto" w:fill="auto"/>
            <w:noWrap/>
            <w:vAlign w:val="bottom"/>
            <w:hideMark/>
          </w:tcPr>
          <w:p w14:paraId="752F9B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9/13/2016</w:t>
            </w:r>
          </w:p>
        </w:tc>
        <w:tc>
          <w:tcPr>
            <w:tcW w:w="1114" w:type="dxa"/>
            <w:tcBorders>
              <w:top w:val="nil"/>
              <w:left w:val="nil"/>
              <w:bottom w:val="nil"/>
              <w:right w:val="nil"/>
            </w:tcBorders>
            <w:shd w:val="clear" w:color="auto" w:fill="auto"/>
            <w:noWrap/>
            <w:vAlign w:val="bottom"/>
            <w:hideMark/>
          </w:tcPr>
          <w:p w14:paraId="3E6DBB2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B14A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1033_0</w:t>
            </w:r>
          </w:p>
        </w:tc>
        <w:tc>
          <w:tcPr>
            <w:tcW w:w="673" w:type="dxa"/>
            <w:tcBorders>
              <w:top w:val="nil"/>
              <w:left w:val="nil"/>
              <w:bottom w:val="nil"/>
              <w:right w:val="nil"/>
            </w:tcBorders>
            <w:shd w:val="clear" w:color="auto" w:fill="auto"/>
            <w:noWrap/>
            <w:vAlign w:val="bottom"/>
            <w:hideMark/>
          </w:tcPr>
          <w:p w14:paraId="367431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66.2</w:t>
            </w:r>
          </w:p>
        </w:tc>
        <w:tc>
          <w:tcPr>
            <w:tcW w:w="673" w:type="dxa"/>
            <w:tcBorders>
              <w:top w:val="nil"/>
              <w:left w:val="nil"/>
              <w:bottom w:val="nil"/>
              <w:right w:val="nil"/>
            </w:tcBorders>
            <w:shd w:val="clear" w:color="auto" w:fill="auto"/>
            <w:noWrap/>
            <w:vAlign w:val="bottom"/>
            <w:hideMark/>
          </w:tcPr>
          <w:p w14:paraId="2298A0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544985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2390AB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90.6</w:t>
            </w:r>
          </w:p>
        </w:tc>
        <w:tc>
          <w:tcPr>
            <w:tcW w:w="673" w:type="dxa"/>
            <w:tcBorders>
              <w:top w:val="nil"/>
              <w:left w:val="nil"/>
              <w:bottom w:val="nil"/>
              <w:right w:val="nil"/>
            </w:tcBorders>
            <w:shd w:val="clear" w:color="auto" w:fill="auto"/>
            <w:noWrap/>
            <w:vAlign w:val="bottom"/>
            <w:hideMark/>
          </w:tcPr>
          <w:p w14:paraId="000850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5A00AE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40.4</w:t>
            </w:r>
          </w:p>
        </w:tc>
        <w:tc>
          <w:tcPr>
            <w:tcW w:w="673" w:type="dxa"/>
            <w:tcBorders>
              <w:top w:val="nil"/>
              <w:left w:val="nil"/>
              <w:bottom w:val="nil"/>
              <w:right w:val="nil"/>
            </w:tcBorders>
            <w:shd w:val="clear" w:color="auto" w:fill="auto"/>
            <w:noWrap/>
            <w:vAlign w:val="bottom"/>
            <w:hideMark/>
          </w:tcPr>
          <w:p w14:paraId="672A71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89.6</w:t>
            </w:r>
          </w:p>
        </w:tc>
        <w:tc>
          <w:tcPr>
            <w:tcW w:w="674" w:type="dxa"/>
            <w:tcBorders>
              <w:top w:val="nil"/>
              <w:left w:val="nil"/>
              <w:bottom w:val="nil"/>
              <w:right w:val="nil"/>
            </w:tcBorders>
            <w:shd w:val="clear" w:color="auto" w:fill="auto"/>
            <w:noWrap/>
            <w:vAlign w:val="bottom"/>
            <w:hideMark/>
          </w:tcPr>
          <w:p w14:paraId="625B7E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r>
      <w:tr w:rsidR="004B0B49" w:rsidRPr="0089132E" w14:paraId="2716AF2D" w14:textId="77777777" w:rsidTr="004B0B49">
        <w:trPr>
          <w:trHeight w:val="300"/>
        </w:trPr>
        <w:tc>
          <w:tcPr>
            <w:tcW w:w="1166" w:type="dxa"/>
            <w:tcBorders>
              <w:top w:val="nil"/>
              <w:left w:val="nil"/>
              <w:bottom w:val="nil"/>
              <w:right w:val="nil"/>
            </w:tcBorders>
            <w:shd w:val="clear" w:color="auto" w:fill="auto"/>
            <w:noWrap/>
            <w:vAlign w:val="bottom"/>
            <w:hideMark/>
          </w:tcPr>
          <w:p w14:paraId="6FE733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WB0471</w:t>
            </w:r>
          </w:p>
        </w:tc>
        <w:tc>
          <w:tcPr>
            <w:tcW w:w="1320" w:type="dxa"/>
            <w:tcBorders>
              <w:top w:val="nil"/>
              <w:left w:val="nil"/>
              <w:bottom w:val="nil"/>
              <w:right w:val="nil"/>
            </w:tcBorders>
            <w:shd w:val="clear" w:color="auto" w:fill="auto"/>
            <w:noWrap/>
            <w:vAlign w:val="bottom"/>
            <w:hideMark/>
          </w:tcPr>
          <w:p w14:paraId="13B4AB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9/20/2016</w:t>
            </w:r>
          </w:p>
        </w:tc>
        <w:tc>
          <w:tcPr>
            <w:tcW w:w="1114" w:type="dxa"/>
            <w:tcBorders>
              <w:top w:val="nil"/>
              <w:left w:val="nil"/>
              <w:bottom w:val="nil"/>
              <w:right w:val="nil"/>
            </w:tcBorders>
            <w:shd w:val="clear" w:color="auto" w:fill="auto"/>
            <w:noWrap/>
            <w:vAlign w:val="bottom"/>
            <w:hideMark/>
          </w:tcPr>
          <w:p w14:paraId="15277C5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6D946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1034_0</w:t>
            </w:r>
          </w:p>
        </w:tc>
        <w:tc>
          <w:tcPr>
            <w:tcW w:w="673" w:type="dxa"/>
            <w:tcBorders>
              <w:top w:val="nil"/>
              <w:left w:val="nil"/>
              <w:bottom w:val="nil"/>
              <w:right w:val="nil"/>
            </w:tcBorders>
            <w:shd w:val="clear" w:color="auto" w:fill="auto"/>
            <w:noWrap/>
            <w:vAlign w:val="bottom"/>
            <w:hideMark/>
          </w:tcPr>
          <w:p w14:paraId="78607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28E17C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52.3</w:t>
            </w:r>
          </w:p>
        </w:tc>
        <w:tc>
          <w:tcPr>
            <w:tcW w:w="673" w:type="dxa"/>
            <w:tcBorders>
              <w:top w:val="nil"/>
              <w:left w:val="nil"/>
              <w:bottom w:val="nil"/>
              <w:right w:val="nil"/>
            </w:tcBorders>
            <w:shd w:val="clear" w:color="auto" w:fill="auto"/>
            <w:noWrap/>
            <w:vAlign w:val="bottom"/>
            <w:hideMark/>
          </w:tcPr>
          <w:p w14:paraId="6D759E5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44983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23456E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34.1</w:t>
            </w:r>
          </w:p>
        </w:tc>
        <w:tc>
          <w:tcPr>
            <w:tcW w:w="673" w:type="dxa"/>
            <w:tcBorders>
              <w:top w:val="nil"/>
              <w:left w:val="nil"/>
              <w:bottom w:val="nil"/>
              <w:right w:val="nil"/>
            </w:tcBorders>
            <w:shd w:val="clear" w:color="auto" w:fill="auto"/>
            <w:noWrap/>
            <w:vAlign w:val="bottom"/>
            <w:hideMark/>
          </w:tcPr>
          <w:p w14:paraId="39A2AC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30CF90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4" w:type="dxa"/>
            <w:tcBorders>
              <w:top w:val="nil"/>
              <w:left w:val="nil"/>
              <w:bottom w:val="nil"/>
              <w:right w:val="nil"/>
            </w:tcBorders>
            <w:shd w:val="clear" w:color="auto" w:fill="auto"/>
            <w:noWrap/>
            <w:vAlign w:val="bottom"/>
            <w:hideMark/>
          </w:tcPr>
          <w:p w14:paraId="25E396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r>
      <w:tr w:rsidR="004B0B49" w:rsidRPr="0089132E" w14:paraId="68F119DF" w14:textId="77777777" w:rsidTr="004B0B49">
        <w:trPr>
          <w:trHeight w:val="300"/>
        </w:trPr>
        <w:tc>
          <w:tcPr>
            <w:tcW w:w="1166" w:type="dxa"/>
            <w:tcBorders>
              <w:top w:val="nil"/>
              <w:left w:val="nil"/>
              <w:bottom w:val="nil"/>
              <w:right w:val="nil"/>
            </w:tcBorders>
            <w:shd w:val="clear" w:color="auto" w:fill="auto"/>
            <w:noWrap/>
            <w:vAlign w:val="bottom"/>
            <w:hideMark/>
          </w:tcPr>
          <w:p w14:paraId="2C4B21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SR0094</w:t>
            </w:r>
          </w:p>
        </w:tc>
        <w:tc>
          <w:tcPr>
            <w:tcW w:w="1320" w:type="dxa"/>
            <w:tcBorders>
              <w:top w:val="nil"/>
              <w:left w:val="nil"/>
              <w:bottom w:val="nil"/>
              <w:right w:val="nil"/>
            </w:tcBorders>
            <w:shd w:val="clear" w:color="auto" w:fill="auto"/>
            <w:noWrap/>
            <w:vAlign w:val="bottom"/>
            <w:hideMark/>
          </w:tcPr>
          <w:p w14:paraId="5951D2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9/21/2016</w:t>
            </w:r>
          </w:p>
        </w:tc>
        <w:tc>
          <w:tcPr>
            <w:tcW w:w="1114" w:type="dxa"/>
            <w:tcBorders>
              <w:top w:val="nil"/>
              <w:left w:val="nil"/>
              <w:bottom w:val="nil"/>
              <w:right w:val="nil"/>
            </w:tcBorders>
            <w:shd w:val="clear" w:color="auto" w:fill="auto"/>
            <w:noWrap/>
            <w:vAlign w:val="bottom"/>
            <w:hideMark/>
          </w:tcPr>
          <w:p w14:paraId="331089A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C7E29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1035_0</w:t>
            </w:r>
          </w:p>
        </w:tc>
        <w:tc>
          <w:tcPr>
            <w:tcW w:w="673" w:type="dxa"/>
            <w:tcBorders>
              <w:top w:val="nil"/>
              <w:left w:val="nil"/>
              <w:bottom w:val="nil"/>
              <w:right w:val="nil"/>
            </w:tcBorders>
            <w:shd w:val="clear" w:color="auto" w:fill="auto"/>
            <w:noWrap/>
            <w:vAlign w:val="bottom"/>
            <w:hideMark/>
          </w:tcPr>
          <w:p w14:paraId="2F065A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21C279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32.3</w:t>
            </w:r>
          </w:p>
        </w:tc>
        <w:tc>
          <w:tcPr>
            <w:tcW w:w="673" w:type="dxa"/>
            <w:tcBorders>
              <w:top w:val="nil"/>
              <w:left w:val="nil"/>
              <w:bottom w:val="nil"/>
              <w:right w:val="nil"/>
            </w:tcBorders>
            <w:shd w:val="clear" w:color="auto" w:fill="auto"/>
            <w:noWrap/>
            <w:vAlign w:val="bottom"/>
            <w:hideMark/>
          </w:tcPr>
          <w:p w14:paraId="3CBC6C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238865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83.9</w:t>
            </w:r>
          </w:p>
        </w:tc>
        <w:tc>
          <w:tcPr>
            <w:tcW w:w="673" w:type="dxa"/>
            <w:tcBorders>
              <w:top w:val="nil"/>
              <w:left w:val="nil"/>
              <w:bottom w:val="nil"/>
              <w:right w:val="nil"/>
            </w:tcBorders>
            <w:shd w:val="clear" w:color="auto" w:fill="auto"/>
            <w:noWrap/>
            <w:vAlign w:val="bottom"/>
            <w:hideMark/>
          </w:tcPr>
          <w:p w14:paraId="42A1A1B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4DC4E1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3" w:type="dxa"/>
            <w:tcBorders>
              <w:top w:val="nil"/>
              <w:left w:val="nil"/>
              <w:bottom w:val="nil"/>
              <w:right w:val="nil"/>
            </w:tcBorders>
            <w:shd w:val="clear" w:color="auto" w:fill="auto"/>
            <w:noWrap/>
            <w:vAlign w:val="bottom"/>
            <w:hideMark/>
          </w:tcPr>
          <w:p w14:paraId="1516B7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85.4</w:t>
            </w:r>
          </w:p>
        </w:tc>
        <w:tc>
          <w:tcPr>
            <w:tcW w:w="674" w:type="dxa"/>
            <w:tcBorders>
              <w:top w:val="nil"/>
              <w:left w:val="nil"/>
              <w:bottom w:val="nil"/>
              <w:right w:val="nil"/>
            </w:tcBorders>
            <w:shd w:val="clear" w:color="auto" w:fill="auto"/>
            <w:noWrap/>
            <w:vAlign w:val="bottom"/>
            <w:hideMark/>
          </w:tcPr>
          <w:p w14:paraId="239367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80.5</w:t>
            </w:r>
          </w:p>
        </w:tc>
      </w:tr>
      <w:tr w:rsidR="004B0B49" w:rsidRPr="0089132E" w14:paraId="51090727" w14:textId="77777777" w:rsidTr="004B0B49">
        <w:trPr>
          <w:trHeight w:val="300"/>
        </w:trPr>
        <w:tc>
          <w:tcPr>
            <w:tcW w:w="1166" w:type="dxa"/>
            <w:tcBorders>
              <w:top w:val="nil"/>
              <w:left w:val="nil"/>
              <w:bottom w:val="nil"/>
              <w:right w:val="nil"/>
            </w:tcBorders>
            <w:shd w:val="clear" w:color="auto" w:fill="auto"/>
            <w:noWrap/>
            <w:vAlign w:val="bottom"/>
            <w:hideMark/>
          </w:tcPr>
          <w:p w14:paraId="047A7DF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SR0102</w:t>
            </w:r>
          </w:p>
        </w:tc>
        <w:tc>
          <w:tcPr>
            <w:tcW w:w="1320" w:type="dxa"/>
            <w:tcBorders>
              <w:top w:val="nil"/>
              <w:left w:val="nil"/>
              <w:bottom w:val="nil"/>
              <w:right w:val="nil"/>
            </w:tcBorders>
            <w:shd w:val="clear" w:color="auto" w:fill="auto"/>
            <w:noWrap/>
            <w:vAlign w:val="bottom"/>
            <w:hideMark/>
          </w:tcPr>
          <w:p w14:paraId="6A3F53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7/13/2016</w:t>
            </w:r>
          </w:p>
        </w:tc>
        <w:tc>
          <w:tcPr>
            <w:tcW w:w="1114" w:type="dxa"/>
            <w:tcBorders>
              <w:top w:val="nil"/>
              <w:left w:val="nil"/>
              <w:bottom w:val="nil"/>
              <w:right w:val="nil"/>
            </w:tcBorders>
            <w:shd w:val="clear" w:color="auto" w:fill="auto"/>
            <w:noWrap/>
            <w:vAlign w:val="bottom"/>
            <w:hideMark/>
          </w:tcPr>
          <w:p w14:paraId="1A746A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F204E9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1037_0</w:t>
            </w:r>
          </w:p>
        </w:tc>
        <w:tc>
          <w:tcPr>
            <w:tcW w:w="673" w:type="dxa"/>
            <w:tcBorders>
              <w:top w:val="nil"/>
              <w:left w:val="nil"/>
              <w:bottom w:val="nil"/>
              <w:right w:val="nil"/>
            </w:tcBorders>
            <w:shd w:val="clear" w:color="auto" w:fill="auto"/>
            <w:noWrap/>
            <w:vAlign w:val="bottom"/>
            <w:hideMark/>
          </w:tcPr>
          <w:p w14:paraId="1573DF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3" w:type="dxa"/>
            <w:tcBorders>
              <w:top w:val="nil"/>
              <w:left w:val="nil"/>
              <w:bottom w:val="nil"/>
              <w:right w:val="nil"/>
            </w:tcBorders>
            <w:shd w:val="clear" w:color="auto" w:fill="auto"/>
            <w:noWrap/>
            <w:vAlign w:val="bottom"/>
            <w:hideMark/>
          </w:tcPr>
          <w:p w14:paraId="195334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20.7</w:t>
            </w:r>
          </w:p>
        </w:tc>
        <w:tc>
          <w:tcPr>
            <w:tcW w:w="673" w:type="dxa"/>
            <w:tcBorders>
              <w:top w:val="nil"/>
              <w:left w:val="nil"/>
              <w:bottom w:val="nil"/>
              <w:right w:val="nil"/>
            </w:tcBorders>
            <w:shd w:val="clear" w:color="auto" w:fill="auto"/>
            <w:noWrap/>
            <w:vAlign w:val="bottom"/>
            <w:hideMark/>
          </w:tcPr>
          <w:p w14:paraId="281D98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127DD1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94.0</w:t>
            </w:r>
          </w:p>
        </w:tc>
        <w:tc>
          <w:tcPr>
            <w:tcW w:w="673" w:type="dxa"/>
            <w:tcBorders>
              <w:top w:val="nil"/>
              <w:left w:val="nil"/>
              <w:bottom w:val="nil"/>
              <w:right w:val="nil"/>
            </w:tcBorders>
            <w:shd w:val="clear" w:color="auto" w:fill="auto"/>
            <w:noWrap/>
            <w:vAlign w:val="bottom"/>
            <w:hideMark/>
          </w:tcPr>
          <w:p w14:paraId="7FCC31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36.0</w:t>
            </w:r>
          </w:p>
        </w:tc>
        <w:tc>
          <w:tcPr>
            <w:tcW w:w="673" w:type="dxa"/>
            <w:tcBorders>
              <w:top w:val="nil"/>
              <w:left w:val="nil"/>
              <w:bottom w:val="nil"/>
              <w:right w:val="nil"/>
            </w:tcBorders>
            <w:shd w:val="clear" w:color="auto" w:fill="auto"/>
            <w:noWrap/>
            <w:vAlign w:val="bottom"/>
            <w:hideMark/>
          </w:tcPr>
          <w:p w14:paraId="578B78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88.6</w:t>
            </w:r>
          </w:p>
        </w:tc>
        <w:tc>
          <w:tcPr>
            <w:tcW w:w="673" w:type="dxa"/>
            <w:tcBorders>
              <w:top w:val="nil"/>
              <w:left w:val="nil"/>
              <w:bottom w:val="nil"/>
              <w:right w:val="nil"/>
            </w:tcBorders>
            <w:shd w:val="clear" w:color="auto" w:fill="auto"/>
            <w:noWrap/>
            <w:vAlign w:val="bottom"/>
            <w:hideMark/>
          </w:tcPr>
          <w:p w14:paraId="1C9FEB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4" w:type="dxa"/>
            <w:tcBorders>
              <w:top w:val="nil"/>
              <w:left w:val="nil"/>
              <w:bottom w:val="nil"/>
              <w:right w:val="nil"/>
            </w:tcBorders>
            <w:shd w:val="clear" w:color="auto" w:fill="auto"/>
            <w:noWrap/>
            <w:vAlign w:val="bottom"/>
            <w:hideMark/>
          </w:tcPr>
          <w:p w14:paraId="3E0E98C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6A49B844" w14:textId="77777777" w:rsidTr="004B0B49">
        <w:trPr>
          <w:trHeight w:val="300"/>
        </w:trPr>
        <w:tc>
          <w:tcPr>
            <w:tcW w:w="1166" w:type="dxa"/>
            <w:tcBorders>
              <w:top w:val="nil"/>
              <w:left w:val="nil"/>
              <w:bottom w:val="nil"/>
              <w:right w:val="nil"/>
            </w:tcBorders>
            <w:shd w:val="clear" w:color="auto" w:fill="auto"/>
            <w:noWrap/>
            <w:vAlign w:val="bottom"/>
            <w:hideMark/>
          </w:tcPr>
          <w:p w14:paraId="626447B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NGP0259</w:t>
            </w:r>
          </w:p>
        </w:tc>
        <w:tc>
          <w:tcPr>
            <w:tcW w:w="1320" w:type="dxa"/>
            <w:tcBorders>
              <w:top w:val="nil"/>
              <w:left w:val="nil"/>
              <w:bottom w:val="nil"/>
              <w:right w:val="nil"/>
            </w:tcBorders>
            <w:shd w:val="clear" w:color="auto" w:fill="auto"/>
            <w:noWrap/>
            <w:vAlign w:val="bottom"/>
            <w:hideMark/>
          </w:tcPr>
          <w:p w14:paraId="3C2054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8/1/2016</w:t>
            </w:r>
          </w:p>
        </w:tc>
        <w:tc>
          <w:tcPr>
            <w:tcW w:w="1114" w:type="dxa"/>
            <w:tcBorders>
              <w:top w:val="nil"/>
              <w:left w:val="nil"/>
              <w:bottom w:val="nil"/>
              <w:right w:val="nil"/>
            </w:tcBorders>
            <w:shd w:val="clear" w:color="auto" w:fill="auto"/>
            <w:noWrap/>
            <w:vAlign w:val="bottom"/>
            <w:hideMark/>
          </w:tcPr>
          <w:p w14:paraId="3F6613C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A12C9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1038_0</w:t>
            </w:r>
          </w:p>
        </w:tc>
        <w:tc>
          <w:tcPr>
            <w:tcW w:w="673" w:type="dxa"/>
            <w:tcBorders>
              <w:top w:val="nil"/>
              <w:left w:val="nil"/>
              <w:bottom w:val="nil"/>
              <w:right w:val="nil"/>
            </w:tcBorders>
            <w:shd w:val="clear" w:color="auto" w:fill="auto"/>
            <w:noWrap/>
            <w:vAlign w:val="bottom"/>
            <w:hideMark/>
          </w:tcPr>
          <w:p w14:paraId="4DCE39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29.4</w:t>
            </w:r>
          </w:p>
        </w:tc>
        <w:tc>
          <w:tcPr>
            <w:tcW w:w="673" w:type="dxa"/>
            <w:tcBorders>
              <w:top w:val="nil"/>
              <w:left w:val="nil"/>
              <w:bottom w:val="nil"/>
              <w:right w:val="nil"/>
            </w:tcBorders>
            <w:shd w:val="clear" w:color="auto" w:fill="auto"/>
            <w:noWrap/>
            <w:vAlign w:val="bottom"/>
            <w:hideMark/>
          </w:tcPr>
          <w:p w14:paraId="7B7147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w:t>
            </w:r>
          </w:p>
        </w:tc>
        <w:tc>
          <w:tcPr>
            <w:tcW w:w="673" w:type="dxa"/>
            <w:tcBorders>
              <w:top w:val="nil"/>
              <w:left w:val="nil"/>
              <w:bottom w:val="nil"/>
              <w:right w:val="nil"/>
            </w:tcBorders>
            <w:shd w:val="clear" w:color="auto" w:fill="auto"/>
            <w:noWrap/>
            <w:vAlign w:val="bottom"/>
            <w:hideMark/>
          </w:tcPr>
          <w:p w14:paraId="43CFF3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37.9</w:t>
            </w:r>
          </w:p>
        </w:tc>
        <w:tc>
          <w:tcPr>
            <w:tcW w:w="673" w:type="dxa"/>
            <w:tcBorders>
              <w:top w:val="nil"/>
              <w:left w:val="nil"/>
              <w:bottom w:val="nil"/>
              <w:right w:val="nil"/>
            </w:tcBorders>
            <w:shd w:val="clear" w:color="auto" w:fill="auto"/>
            <w:noWrap/>
            <w:vAlign w:val="bottom"/>
            <w:hideMark/>
          </w:tcPr>
          <w:p w14:paraId="1BBE64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72252F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17A686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6A87EE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4" w:type="dxa"/>
            <w:tcBorders>
              <w:top w:val="nil"/>
              <w:left w:val="nil"/>
              <w:bottom w:val="nil"/>
              <w:right w:val="nil"/>
            </w:tcBorders>
            <w:shd w:val="clear" w:color="auto" w:fill="auto"/>
            <w:noWrap/>
            <w:vAlign w:val="bottom"/>
            <w:hideMark/>
          </w:tcPr>
          <w:p w14:paraId="7BD9B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39CBB2FB" w14:textId="77777777" w:rsidTr="004B0B49">
        <w:trPr>
          <w:trHeight w:val="300"/>
        </w:trPr>
        <w:tc>
          <w:tcPr>
            <w:tcW w:w="1166" w:type="dxa"/>
            <w:tcBorders>
              <w:top w:val="nil"/>
              <w:left w:val="nil"/>
              <w:bottom w:val="nil"/>
              <w:right w:val="nil"/>
            </w:tcBorders>
            <w:shd w:val="clear" w:color="auto" w:fill="auto"/>
            <w:noWrap/>
            <w:vAlign w:val="bottom"/>
            <w:hideMark/>
          </w:tcPr>
          <w:p w14:paraId="292F03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NGP0257</w:t>
            </w:r>
          </w:p>
        </w:tc>
        <w:tc>
          <w:tcPr>
            <w:tcW w:w="1320" w:type="dxa"/>
            <w:tcBorders>
              <w:top w:val="nil"/>
              <w:left w:val="nil"/>
              <w:bottom w:val="nil"/>
              <w:right w:val="nil"/>
            </w:tcBorders>
            <w:shd w:val="clear" w:color="auto" w:fill="auto"/>
            <w:noWrap/>
            <w:vAlign w:val="bottom"/>
            <w:hideMark/>
          </w:tcPr>
          <w:p w14:paraId="0BA687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0EA00AE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CCF198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1039_0</w:t>
            </w:r>
          </w:p>
        </w:tc>
        <w:tc>
          <w:tcPr>
            <w:tcW w:w="673" w:type="dxa"/>
            <w:tcBorders>
              <w:top w:val="nil"/>
              <w:left w:val="nil"/>
              <w:bottom w:val="nil"/>
              <w:right w:val="nil"/>
            </w:tcBorders>
            <w:shd w:val="clear" w:color="auto" w:fill="auto"/>
            <w:noWrap/>
            <w:vAlign w:val="bottom"/>
            <w:hideMark/>
          </w:tcPr>
          <w:p w14:paraId="201359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79.1</w:t>
            </w:r>
          </w:p>
        </w:tc>
        <w:tc>
          <w:tcPr>
            <w:tcW w:w="673" w:type="dxa"/>
            <w:tcBorders>
              <w:top w:val="nil"/>
              <w:left w:val="nil"/>
              <w:bottom w:val="nil"/>
              <w:right w:val="nil"/>
            </w:tcBorders>
            <w:shd w:val="clear" w:color="auto" w:fill="auto"/>
            <w:noWrap/>
            <w:vAlign w:val="bottom"/>
            <w:hideMark/>
          </w:tcPr>
          <w:p w14:paraId="215EC2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70.3</w:t>
            </w:r>
          </w:p>
        </w:tc>
        <w:tc>
          <w:tcPr>
            <w:tcW w:w="673" w:type="dxa"/>
            <w:tcBorders>
              <w:top w:val="nil"/>
              <w:left w:val="nil"/>
              <w:bottom w:val="nil"/>
              <w:right w:val="nil"/>
            </w:tcBorders>
            <w:shd w:val="clear" w:color="auto" w:fill="auto"/>
            <w:noWrap/>
            <w:vAlign w:val="bottom"/>
            <w:hideMark/>
          </w:tcPr>
          <w:p w14:paraId="4B595BC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E22DD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83.6</w:t>
            </w:r>
          </w:p>
        </w:tc>
        <w:tc>
          <w:tcPr>
            <w:tcW w:w="673" w:type="dxa"/>
            <w:tcBorders>
              <w:top w:val="nil"/>
              <w:left w:val="nil"/>
              <w:bottom w:val="nil"/>
              <w:right w:val="nil"/>
            </w:tcBorders>
            <w:shd w:val="clear" w:color="auto" w:fill="auto"/>
            <w:noWrap/>
            <w:vAlign w:val="bottom"/>
            <w:hideMark/>
          </w:tcPr>
          <w:p w14:paraId="5AAA7C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c>
          <w:tcPr>
            <w:tcW w:w="673" w:type="dxa"/>
            <w:tcBorders>
              <w:top w:val="nil"/>
              <w:left w:val="nil"/>
              <w:bottom w:val="nil"/>
              <w:right w:val="nil"/>
            </w:tcBorders>
            <w:shd w:val="clear" w:color="auto" w:fill="auto"/>
            <w:noWrap/>
            <w:vAlign w:val="bottom"/>
            <w:hideMark/>
          </w:tcPr>
          <w:p w14:paraId="5985EB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c>
          <w:tcPr>
            <w:tcW w:w="673" w:type="dxa"/>
            <w:tcBorders>
              <w:top w:val="nil"/>
              <w:left w:val="nil"/>
              <w:bottom w:val="nil"/>
              <w:right w:val="nil"/>
            </w:tcBorders>
            <w:shd w:val="clear" w:color="auto" w:fill="auto"/>
            <w:noWrap/>
            <w:vAlign w:val="bottom"/>
            <w:hideMark/>
          </w:tcPr>
          <w:p w14:paraId="01B121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4" w:type="dxa"/>
            <w:tcBorders>
              <w:top w:val="nil"/>
              <w:left w:val="nil"/>
              <w:bottom w:val="nil"/>
              <w:right w:val="nil"/>
            </w:tcBorders>
            <w:shd w:val="clear" w:color="auto" w:fill="auto"/>
            <w:noWrap/>
            <w:vAlign w:val="bottom"/>
            <w:hideMark/>
          </w:tcPr>
          <w:p w14:paraId="0360F60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r>
      <w:tr w:rsidR="004B0B49" w:rsidRPr="0089132E" w14:paraId="2136149A" w14:textId="77777777" w:rsidTr="004B0B49">
        <w:trPr>
          <w:trHeight w:val="300"/>
        </w:trPr>
        <w:tc>
          <w:tcPr>
            <w:tcW w:w="1166" w:type="dxa"/>
            <w:tcBorders>
              <w:top w:val="nil"/>
              <w:left w:val="nil"/>
              <w:bottom w:val="nil"/>
              <w:right w:val="nil"/>
            </w:tcBorders>
            <w:shd w:val="clear" w:color="auto" w:fill="auto"/>
            <w:noWrap/>
            <w:vAlign w:val="bottom"/>
            <w:hideMark/>
          </w:tcPr>
          <w:p w14:paraId="569E0D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WB0484</w:t>
            </w:r>
          </w:p>
        </w:tc>
        <w:tc>
          <w:tcPr>
            <w:tcW w:w="1320" w:type="dxa"/>
            <w:tcBorders>
              <w:top w:val="nil"/>
              <w:left w:val="nil"/>
              <w:bottom w:val="nil"/>
              <w:right w:val="nil"/>
            </w:tcBorders>
            <w:shd w:val="clear" w:color="auto" w:fill="auto"/>
            <w:noWrap/>
            <w:vAlign w:val="bottom"/>
            <w:hideMark/>
          </w:tcPr>
          <w:p w14:paraId="08743A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8/8/2016</w:t>
            </w:r>
          </w:p>
        </w:tc>
        <w:tc>
          <w:tcPr>
            <w:tcW w:w="1114" w:type="dxa"/>
            <w:tcBorders>
              <w:top w:val="nil"/>
              <w:left w:val="nil"/>
              <w:bottom w:val="nil"/>
              <w:right w:val="nil"/>
            </w:tcBorders>
            <w:shd w:val="clear" w:color="auto" w:fill="auto"/>
            <w:noWrap/>
            <w:vAlign w:val="bottom"/>
            <w:hideMark/>
          </w:tcPr>
          <w:p w14:paraId="6DFDA80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72489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1040_0</w:t>
            </w:r>
          </w:p>
        </w:tc>
        <w:tc>
          <w:tcPr>
            <w:tcW w:w="673" w:type="dxa"/>
            <w:tcBorders>
              <w:top w:val="nil"/>
              <w:left w:val="nil"/>
              <w:bottom w:val="nil"/>
              <w:right w:val="nil"/>
            </w:tcBorders>
            <w:shd w:val="clear" w:color="auto" w:fill="auto"/>
            <w:noWrap/>
            <w:vAlign w:val="bottom"/>
            <w:hideMark/>
          </w:tcPr>
          <w:p w14:paraId="0FC98B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41E91C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32.8</w:t>
            </w:r>
          </w:p>
        </w:tc>
        <w:tc>
          <w:tcPr>
            <w:tcW w:w="673" w:type="dxa"/>
            <w:tcBorders>
              <w:top w:val="nil"/>
              <w:left w:val="nil"/>
              <w:bottom w:val="nil"/>
              <w:right w:val="nil"/>
            </w:tcBorders>
            <w:shd w:val="clear" w:color="auto" w:fill="auto"/>
            <w:noWrap/>
            <w:vAlign w:val="bottom"/>
            <w:hideMark/>
          </w:tcPr>
          <w:p w14:paraId="26FE5C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w:t>
            </w:r>
          </w:p>
        </w:tc>
        <w:tc>
          <w:tcPr>
            <w:tcW w:w="673" w:type="dxa"/>
            <w:tcBorders>
              <w:top w:val="nil"/>
              <w:left w:val="nil"/>
              <w:bottom w:val="nil"/>
              <w:right w:val="nil"/>
            </w:tcBorders>
            <w:shd w:val="clear" w:color="auto" w:fill="auto"/>
            <w:noWrap/>
            <w:vAlign w:val="bottom"/>
            <w:hideMark/>
          </w:tcPr>
          <w:p w14:paraId="071DA5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176D9B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17.9</w:t>
            </w:r>
          </w:p>
        </w:tc>
        <w:tc>
          <w:tcPr>
            <w:tcW w:w="673" w:type="dxa"/>
            <w:tcBorders>
              <w:top w:val="nil"/>
              <w:left w:val="nil"/>
              <w:bottom w:val="nil"/>
              <w:right w:val="nil"/>
            </w:tcBorders>
            <w:shd w:val="clear" w:color="auto" w:fill="auto"/>
            <w:noWrap/>
            <w:vAlign w:val="bottom"/>
            <w:hideMark/>
          </w:tcPr>
          <w:p w14:paraId="62ECF6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13.3</w:t>
            </w:r>
          </w:p>
        </w:tc>
        <w:tc>
          <w:tcPr>
            <w:tcW w:w="673" w:type="dxa"/>
            <w:tcBorders>
              <w:top w:val="nil"/>
              <w:left w:val="nil"/>
              <w:bottom w:val="nil"/>
              <w:right w:val="nil"/>
            </w:tcBorders>
            <w:shd w:val="clear" w:color="auto" w:fill="auto"/>
            <w:noWrap/>
            <w:vAlign w:val="bottom"/>
            <w:hideMark/>
          </w:tcPr>
          <w:p w14:paraId="37AB19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79.9</w:t>
            </w:r>
          </w:p>
        </w:tc>
        <w:tc>
          <w:tcPr>
            <w:tcW w:w="674" w:type="dxa"/>
            <w:tcBorders>
              <w:top w:val="nil"/>
              <w:left w:val="nil"/>
              <w:bottom w:val="nil"/>
              <w:right w:val="nil"/>
            </w:tcBorders>
            <w:shd w:val="clear" w:color="auto" w:fill="auto"/>
            <w:noWrap/>
            <w:vAlign w:val="bottom"/>
            <w:hideMark/>
          </w:tcPr>
          <w:p w14:paraId="39F258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r>
      <w:tr w:rsidR="004B0B49" w:rsidRPr="0089132E" w14:paraId="2AA2709E" w14:textId="77777777" w:rsidTr="004B0B49">
        <w:trPr>
          <w:trHeight w:val="300"/>
        </w:trPr>
        <w:tc>
          <w:tcPr>
            <w:tcW w:w="1166" w:type="dxa"/>
            <w:tcBorders>
              <w:top w:val="nil"/>
              <w:left w:val="nil"/>
              <w:bottom w:val="nil"/>
              <w:right w:val="nil"/>
            </w:tcBorders>
            <w:shd w:val="clear" w:color="auto" w:fill="auto"/>
            <w:noWrap/>
            <w:vAlign w:val="bottom"/>
            <w:hideMark/>
          </w:tcPr>
          <w:p w14:paraId="32C11F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SR0101</w:t>
            </w:r>
          </w:p>
        </w:tc>
        <w:tc>
          <w:tcPr>
            <w:tcW w:w="1320" w:type="dxa"/>
            <w:tcBorders>
              <w:top w:val="nil"/>
              <w:left w:val="nil"/>
              <w:bottom w:val="nil"/>
              <w:right w:val="nil"/>
            </w:tcBorders>
            <w:shd w:val="clear" w:color="auto" w:fill="auto"/>
            <w:noWrap/>
            <w:vAlign w:val="bottom"/>
            <w:hideMark/>
          </w:tcPr>
          <w:p w14:paraId="35EAFC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8/10/2016</w:t>
            </w:r>
          </w:p>
        </w:tc>
        <w:tc>
          <w:tcPr>
            <w:tcW w:w="1114" w:type="dxa"/>
            <w:tcBorders>
              <w:top w:val="nil"/>
              <w:left w:val="nil"/>
              <w:bottom w:val="nil"/>
              <w:right w:val="nil"/>
            </w:tcBorders>
            <w:shd w:val="clear" w:color="auto" w:fill="auto"/>
            <w:noWrap/>
            <w:vAlign w:val="bottom"/>
            <w:hideMark/>
          </w:tcPr>
          <w:p w14:paraId="12F3590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CABBB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1041_0</w:t>
            </w:r>
          </w:p>
        </w:tc>
        <w:tc>
          <w:tcPr>
            <w:tcW w:w="673" w:type="dxa"/>
            <w:tcBorders>
              <w:top w:val="nil"/>
              <w:left w:val="nil"/>
              <w:bottom w:val="nil"/>
              <w:right w:val="nil"/>
            </w:tcBorders>
            <w:shd w:val="clear" w:color="auto" w:fill="auto"/>
            <w:noWrap/>
            <w:vAlign w:val="bottom"/>
            <w:hideMark/>
          </w:tcPr>
          <w:p w14:paraId="034B12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41.1</w:t>
            </w:r>
          </w:p>
        </w:tc>
        <w:tc>
          <w:tcPr>
            <w:tcW w:w="673" w:type="dxa"/>
            <w:tcBorders>
              <w:top w:val="nil"/>
              <w:left w:val="nil"/>
              <w:bottom w:val="nil"/>
              <w:right w:val="nil"/>
            </w:tcBorders>
            <w:shd w:val="clear" w:color="auto" w:fill="auto"/>
            <w:noWrap/>
            <w:vAlign w:val="bottom"/>
            <w:hideMark/>
          </w:tcPr>
          <w:p w14:paraId="721FAB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w:t>
            </w:r>
          </w:p>
        </w:tc>
        <w:tc>
          <w:tcPr>
            <w:tcW w:w="673" w:type="dxa"/>
            <w:tcBorders>
              <w:top w:val="nil"/>
              <w:left w:val="nil"/>
              <w:bottom w:val="nil"/>
              <w:right w:val="nil"/>
            </w:tcBorders>
            <w:shd w:val="clear" w:color="auto" w:fill="auto"/>
            <w:noWrap/>
            <w:vAlign w:val="bottom"/>
            <w:hideMark/>
          </w:tcPr>
          <w:p w14:paraId="44084F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49.7</w:t>
            </w:r>
          </w:p>
        </w:tc>
        <w:tc>
          <w:tcPr>
            <w:tcW w:w="673" w:type="dxa"/>
            <w:tcBorders>
              <w:top w:val="nil"/>
              <w:left w:val="nil"/>
              <w:bottom w:val="nil"/>
              <w:right w:val="nil"/>
            </w:tcBorders>
            <w:shd w:val="clear" w:color="auto" w:fill="auto"/>
            <w:noWrap/>
            <w:vAlign w:val="bottom"/>
            <w:hideMark/>
          </w:tcPr>
          <w:p w14:paraId="0DE496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156EAE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31.6</w:t>
            </w:r>
          </w:p>
        </w:tc>
        <w:tc>
          <w:tcPr>
            <w:tcW w:w="673" w:type="dxa"/>
            <w:tcBorders>
              <w:top w:val="nil"/>
              <w:left w:val="nil"/>
              <w:bottom w:val="nil"/>
              <w:right w:val="nil"/>
            </w:tcBorders>
            <w:shd w:val="clear" w:color="auto" w:fill="auto"/>
            <w:noWrap/>
            <w:vAlign w:val="bottom"/>
            <w:hideMark/>
          </w:tcPr>
          <w:p w14:paraId="5231E3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5EF435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75.1</w:t>
            </w:r>
          </w:p>
        </w:tc>
        <w:tc>
          <w:tcPr>
            <w:tcW w:w="674" w:type="dxa"/>
            <w:tcBorders>
              <w:top w:val="nil"/>
              <w:left w:val="nil"/>
              <w:bottom w:val="nil"/>
              <w:right w:val="nil"/>
            </w:tcBorders>
            <w:shd w:val="clear" w:color="auto" w:fill="auto"/>
            <w:noWrap/>
            <w:vAlign w:val="bottom"/>
            <w:hideMark/>
          </w:tcPr>
          <w:p w14:paraId="59ABB0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r>
      <w:tr w:rsidR="004B0B49" w:rsidRPr="0089132E" w14:paraId="1D3A7526" w14:textId="77777777" w:rsidTr="004B0B49">
        <w:trPr>
          <w:trHeight w:val="300"/>
        </w:trPr>
        <w:tc>
          <w:tcPr>
            <w:tcW w:w="1166" w:type="dxa"/>
            <w:tcBorders>
              <w:top w:val="nil"/>
              <w:left w:val="nil"/>
              <w:bottom w:val="nil"/>
              <w:right w:val="nil"/>
            </w:tcBorders>
            <w:shd w:val="clear" w:color="auto" w:fill="auto"/>
            <w:noWrap/>
            <w:vAlign w:val="bottom"/>
            <w:hideMark/>
          </w:tcPr>
          <w:p w14:paraId="34C7161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SR0100</w:t>
            </w:r>
          </w:p>
        </w:tc>
        <w:tc>
          <w:tcPr>
            <w:tcW w:w="1320" w:type="dxa"/>
            <w:tcBorders>
              <w:top w:val="nil"/>
              <w:left w:val="nil"/>
              <w:bottom w:val="nil"/>
              <w:right w:val="nil"/>
            </w:tcBorders>
            <w:shd w:val="clear" w:color="auto" w:fill="auto"/>
            <w:noWrap/>
            <w:vAlign w:val="bottom"/>
            <w:hideMark/>
          </w:tcPr>
          <w:p w14:paraId="54A869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8/22/2016</w:t>
            </w:r>
          </w:p>
        </w:tc>
        <w:tc>
          <w:tcPr>
            <w:tcW w:w="1114" w:type="dxa"/>
            <w:tcBorders>
              <w:top w:val="nil"/>
              <w:left w:val="nil"/>
              <w:bottom w:val="nil"/>
              <w:right w:val="nil"/>
            </w:tcBorders>
            <w:shd w:val="clear" w:color="auto" w:fill="auto"/>
            <w:noWrap/>
            <w:vAlign w:val="bottom"/>
            <w:hideMark/>
          </w:tcPr>
          <w:p w14:paraId="5BF7211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2BD7E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1043_0</w:t>
            </w:r>
          </w:p>
        </w:tc>
        <w:tc>
          <w:tcPr>
            <w:tcW w:w="673" w:type="dxa"/>
            <w:tcBorders>
              <w:top w:val="nil"/>
              <w:left w:val="nil"/>
              <w:bottom w:val="nil"/>
              <w:right w:val="nil"/>
            </w:tcBorders>
            <w:shd w:val="clear" w:color="auto" w:fill="auto"/>
            <w:noWrap/>
            <w:vAlign w:val="bottom"/>
            <w:hideMark/>
          </w:tcPr>
          <w:p w14:paraId="2A9E19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51.4</w:t>
            </w:r>
          </w:p>
        </w:tc>
        <w:tc>
          <w:tcPr>
            <w:tcW w:w="673" w:type="dxa"/>
            <w:tcBorders>
              <w:top w:val="nil"/>
              <w:left w:val="nil"/>
              <w:bottom w:val="nil"/>
              <w:right w:val="nil"/>
            </w:tcBorders>
            <w:shd w:val="clear" w:color="auto" w:fill="auto"/>
            <w:noWrap/>
            <w:vAlign w:val="bottom"/>
            <w:hideMark/>
          </w:tcPr>
          <w:p w14:paraId="0E415F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24.6</w:t>
            </w:r>
          </w:p>
        </w:tc>
        <w:tc>
          <w:tcPr>
            <w:tcW w:w="673" w:type="dxa"/>
            <w:tcBorders>
              <w:top w:val="nil"/>
              <w:left w:val="nil"/>
              <w:bottom w:val="nil"/>
              <w:right w:val="nil"/>
            </w:tcBorders>
            <w:shd w:val="clear" w:color="auto" w:fill="auto"/>
            <w:noWrap/>
            <w:vAlign w:val="bottom"/>
            <w:hideMark/>
          </w:tcPr>
          <w:p w14:paraId="7D0638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72C2F8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3CC037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35163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80.1</w:t>
            </w:r>
          </w:p>
        </w:tc>
        <w:tc>
          <w:tcPr>
            <w:tcW w:w="673" w:type="dxa"/>
            <w:tcBorders>
              <w:top w:val="nil"/>
              <w:left w:val="nil"/>
              <w:bottom w:val="nil"/>
              <w:right w:val="nil"/>
            </w:tcBorders>
            <w:shd w:val="clear" w:color="auto" w:fill="auto"/>
            <w:noWrap/>
            <w:vAlign w:val="bottom"/>
            <w:hideMark/>
          </w:tcPr>
          <w:p w14:paraId="30E7E0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4" w:type="dxa"/>
            <w:tcBorders>
              <w:top w:val="nil"/>
              <w:left w:val="nil"/>
              <w:bottom w:val="nil"/>
              <w:right w:val="nil"/>
            </w:tcBorders>
            <w:shd w:val="clear" w:color="auto" w:fill="auto"/>
            <w:noWrap/>
            <w:vAlign w:val="bottom"/>
            <w:hideMark/>
          </w:tcPr>
          <w:p w14:paraId="4AA7AA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r>
      <w:tr w:rsidR="004B0B49" w:rsidRPr="0089132E" w14:paraId="1A0C8099" w14:textId="77777777" w:rsidTr="004B0B49">
        <w:trPr>
          <w:trHeight w:val="300"/>
        </w:trPr>
        <w:tc>
          <w:tcPr>
            <w:tcW w:w="1166" w:type="dxa"/>
            <w:tcBorders>
              <w:top w:val="nil"/>
              <w:left w:val="nil"/>
              <w:bottom w:val="nil"/>
              <w:right w:val="nil"/>
            </w:tcBorders>
            <w:shd w:val="clear" w:color="auto" w:fill="auto"/>
            <w:noWrap/>
            <w:vAlign w:val="bottom"/>
            <w:hideMark/>
          </w:tcPr>
          <w:p w14:paraId="66ACF2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WB0482</w:t>
            </w:r>
          </w:p>
        </w:tc>
        <w:tc>
          <w:tcPr>
            <w:tcW w:w="1320" w:type="dxa"/>
            <w:tcBorders>
              <w:top w:val="nil"/>
              <w:left w:val="nil"/>
              <w:bottom w:val="nil"/>
              <w:right w:val="nil"/>
            </w:tcBorders>
            <w:shd w:val="clear" w:color="auto" w:fill="auto"/>
            <w:noWrap/>
            <w:vAlign w:val="bottom"/>
            <w:hideMark/>
          </w:tcPr>
          <w:p w14:paraId="13EE14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8/23/2016</w:t>
            </w:r>
          </w:p>
        </w:tc>
        <w:tc>
          <w:tcPr>
            <w:tcW w:w="1114" w:type="dxa"/>
            <w:tcBorders>
              <w:top w:val="nil"/>
              <w:left w:val="nil"/>
              <w:bottom w:val="nil"/>
              <w:right w:val="nil"/>
            </w:tcBorders>
            <w:shd w:val="clear" w:color="auto" w:fill="auto"/>
            <w:noWrap/>
            <w:vAlign w:val="bottom"/>
            <w:hideMark/>
          </w:tcPr>
          <w:p w14:paraId="2F86010A"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E29D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1044_0</w:t>
            </w:r>
          </w:p>
        </w:tc>
        <w:tc>
          <w:tcPr>
            <w:tcW w:w="673" w:type="dxa"/>
            <w:tcBorders>
              <w:top w:val="nil"/>
              <w:left w:val="nil"/>
              <w:bottom w:val="nil"/>
              <w:right w:val="nil"/>
            </w:tcBorders>
            <w:shd w:val="clear" w:color="auto" w:fill="auto"/>
            <w:noWrap/>
            <w:vAlign w:val="bottom"/>
            <w:hideMark/>
          </w:tcPr>
          <w:p w14:paraId="0AB09D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3" w:type="dxa"/>
            <w:tcBorders>
              <w:top w:val="nil"/>
              <w:left w:val="nil"/>
              <w:bottom w:val="nil"/>
              <w:right w:val="nil"/>
            </w:tcBorders>
            <w:shd w:val="clear" w:color="auto" w:fill="auto"/>
            <w:noWrap/>
            <w:vAlign w:val="bottom"/>
            <w:hideMark/>
          </w:tcPr>
          <w:p w14:paraId="3495ED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3" w:type="dxa"/>
            <w:tcBorders>
              <w:top w:val="nil"/>
              <w:left w:val="nil"/>
              <w:bottom w:val="nil"/>
              <w:right w:val="nil"/>
            </w:tcBorders>
            <w:shd w:val="clear" w:color="auto" w:fill="auto"/>
            <w:noWrap/>
            <w:vAlign w:val="bottom"/>
            <w:hideMark/>
          </w:tcPr>
          <w:p w14:paraId="76D61F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73.2</w:t>
            </w:r>
          </w:p>
        </w:tc>
        <w:tc>
          <w:tcPr>
            <w:tcW w:w="673" w:type="dxa"/>
            <w:tcBorders>
              <w:top w:val="nil"/>
              <w:left w:val="nil"/>
              <w:bottom w:val="nil"/>
              <w:right w:val="nil"/>
            </w:tcBorders>
            <w:shd w:val="clear" w:color="auto" w:fill="auto"/>
            <w:noWrap/>
            <w:vAlign w:val="bottom"/>
            <w:hideMark/>
          </w:tcPr>
          <w:p w14:paraId="0F78C4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c>
          <w:tcPr>
            <w:tcW w:w="673" w:type="dxa"/>
            <w:tcBorders>
              <w:top w:val="nil"/>
              <w:left w:val="nil"/>
              <w:bottom w:val="nil"/>
              <w:right w:val="nil"/>
            </w:tcBorders>
            <w:shd w:val="clear" w:color="auto" w:fill="auto"/>
            <w:noWrap/>
            <w:vAlign w:val="bottom"/>
            <w:hideMark/>
          </w:tcPr>
          <w:p w14:paraId="271325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15.8</w:t>
            </w:r>
          </w:p>
        </w:tc>
        <w:tc>
          <w:tcPr>
            <w:tcW w:w="673" w:type="dxa"/>
            <w:tcBorders>
              <w:top w:val="nil"/>
              <w:left w:val="nil"/>
              <w:bottom w:val="nil"/>
              <w:right w:val="nil"/>
            </w:tcBorders>
            <w:shd w:val="clear" w:color="auto" w:fill="auto"/>
            <w:noWrap/>
            <w:vAlign w:val="bottom"/>
            <w:hideMark/>
          </w:tcPr>
          <w:p w14:paraId="249BB5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04967F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c>
          <w:tcPr>
            <w:tcW w:w="674" w:type="dxa"/>
            <w:tcBorders>
              <w:top w:val="nil"/>
              <w:left w:val="nil"/>
              <w:bottom w:val="nil"/>
              <w:right w:val="nil"/>
            </w:tcBorders>
            <w:shd w:val="clear" w:color="auto" w:fill="auto"/>
            <w:noWrap/>
            <w:vAlign w:val="bottom"/>
            <w:hideMark/>
          </w:tcPr>
          <w:p w14:paraId="1CA251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r>
      <w:tr w:rsidR="004B0B49" w:rsidRPr="0089132E" w14:paraId="4197F9CD" w14:textId="77777777" w:rsidTr="004B0B49">
        <w:trPr>
          <w:trHeight w:val="300"/>
        </w:trPr>
        <w:tc>
          <w:tcPr>
            <w:tcW w:w="1166" w:type="dxa"/>
            <w:tcBorders>
              <w:top w:val="nil"/>
              <w:left w:val="nil"/>
              <w:bottom w:val="nil"/>
              <w:right w:val="nil"/>
            </w:tcBorders>
            <w:shd w:val="clear" w:color="auto" w:fill="auto"/>
            <w:noWrap/>
            <w:vAlign w:val="bottom"/>
            <w:hideMark/>
          </w:tcPr>
          <w:p w14:paraId="6CAE20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WB0483</w:t>
            </w:r>
          </w:p>
        </w:tc>
        <w:tc>
          <w:tcPr>
            <w:tcW w:w="1320" w:type="dxa"/>
            <w:tcBorders>
              <w:top w:val="nil"/>
              <w:left w:val="nil"/>
              <w:bottom w:val="nil"/>
              <w:right w:val="nil"/>
            </w:tcBorders>
            <w:shd w:val="clear" w:color="auto" w:fill="auto"/>
            <w:noWrap/>
            <w:vAlign w:val="bottom"/>
            <w:hideMark/>
          </w:tcPr>
          <w:p w14:paraId="6F1D2F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8/24/2016</w:t>
            </w:r>
          </w:p>
        </w:tc>
        <w:tc>
          <w:tcPr>
            <w:tcW w:w="1114" w:type="dxa"/>
            <w:tcBorders>
              <w:top w:val="nil"/>
              <w:left w:val="nil"/>
              <w:bottom w:val="nil"/>
              <w:right w:val="nil"/>
            </w:tcBorders>
            <w:shd w:val="clear" w:color="auto" w:fill="auto"/>
            <w:noWrap/>
            <w:vAlign w:val="bottom"/>
            <w:hideMark/>
          </w:tcPr>
          <w:p w14:paraId="4DABDBB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518A7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1045_0</w:t>
            </w:r>
          </w:p>
        </w:tc>
        <w:tc>
          <w:tcPr>
            <w:tcW w:w="673" w:type="dxa"/>
            <w:tcBorders>
              <w:top w:val="nil"/>
              <w:left w:val="nil"/>
              <w:bottom w:val="nil"/>
              <w:right w:val="nil"/>
            </w:tcBorders>
            <w:shd w:val="clear" w:color="auto" w:fill="auto"/>
            <w:noWrap/>
            <w:vAlign w:val="bottom"/>
            <w:hideMark/>
          </w:tcPr>
          <w:p w14:paraId="2DCC0C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60.9</w:t>
            </w:r>
          </w:p>
        </w:tc>
        <w:tc>
          <w:tcPr>
            <w:tcW w:w="673" w:type="dxa"/>
            <w:tcBorders>
              <w:top w:val="nil"/>
              <w:left w:val="nil"/>
              <w:bottom w:val="nil"/>
              <w:right w:val="nil"/>
            </w:tcBorders>
            <w:shd w:val="clear" w:color="auto" w:fill="auto"/>
            <w:noWrap/>
            <w:vAlign w:val="bottom"/>
            <w:hideMark/>
          </w:tcPr>
          <w:p w14:paraId="0803F3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30.8</w:t>
            </w:r>
          </w:p>
        </w:tc>
        <w:tc>
          <w:tcPr>
            <w:tcW w:w="673" w:type="dxa"/>
            <w:tcBorders>
              <w:top w:val="nil"/>
              <w:left w:val="nil"/>
              <w:bottom w:val="nil"/>
              <w:right w:val="nil"/>
            </w:tcBorders>
            <w:shd w:val="clear" w:color="auto" w:fill="auto"/>
            <w:noWrap/>
            <w:vAlign w:val="bottom"/>
            <w:hideMark/>
          </w:tcPr>
          <w:p w14:paraId="1AADD8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w:t>
            </w:r>
          </w:p>
        </w:tc>
        <w:tc>
          <w:tcPr>
            <w:tcW w:w="673" w:type="dxa"/>
            <w:tcBorders>
              <w:top w:val="nil"/>
              <w:left w:val="nil"/>
              <w:bottom w:val="nil"/>
              <w:right w:val="nil"/>
            </w:tcBorders>
            <w:shd w:val="clear" w:color="auto" w:fill="auto"/>
            <w:noWrap/>
            <w:vAlign w:val="bottom"/>
            <w:hideMark/>
          </w:tcPr>
          <w:p w14:paraId="1A668A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6AE025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34149D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15F688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4" w:type="dxa"/>
            <w:tcBorders>
              <w:top w:val="nil"/>
              <w:left w:val="nil"/>
              <w:bottom w:val="nil"/>
              <w:right w:val="nil"/>
            </w:tcBorders>
            <w:shd w:val="clear" w:color="auto" w:fill="auto"/>
            <w:noWrap/>
            <w:vAlign w:val="bottom"/>
            <w:hideMark/>
          </w:tcPr>
          <w:p w14:paraId="2DE83D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r>
      <w:tr w:rsidR="004B0B49" w:rsidRPr="0089132E" w14:paraId="54942AA8" w14:textId="77777777" w:rsidTr="004B0B49">
        <w:trPr>
          <w:trHeight w:val="300"/>
        </w:trPr>
        <w:tc>
          <w:tcPr>
            <w:tcW w:w="1166" w:type="dxa"/>
            <w:tcBorders>
              <w:top w:val="nil"/>
              <w:left w:val="nil"/>
              <w:bottom w:val="nil"/>
              <w:right w:val="nil"/>
            </w:tcBorders>
            <w:shd w:val="clear" w:color="auto" w:fill="auto"/>
            <w:noWrap/>
            <w:vAlign w:val="bottom"/>
            <w:hideMark/>
          </w:tcPr>
          <w:p w14:paraId="7E5711E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NGP0260</w:t>
            </w:r>
          </w:p>
        </w:tc>
        <w:tc>
          <w:tcPr>
            <w:tcW w:w="1320" w:type="dxa"/>
            <w:tcBorders>
              <w:top w:val="nil"/>
              <w:left w:val="nil"/>
              <w:bottom w:val="nil"/>
              <w:right w:val="nil"/>
            </w:tcBorders>
            <w:shd w:val="clear" w:color="auto" w:fill="auto"/>
            <w:noWrap/>
            <w:vAlign w:val="bottom"/>
            <w:hideMark/>
          </w:tcPr>
          <w:p w14:paraId="6D55A7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10/10/2016</w:t>
            </w:r>
          </w:p>
        </w:tc>
        <w:tc>
          <w:tcPr>
            <w:tcW w:w="1114" w:type="dxa"/>
            <w:tcBorders>
              <w:top w:val="nil"/>
              <w:left w:val="nil"/>
              <w:bottom w:val="nil"/>
              <w:right w:val="nil"/>
            </w:tcBorders>
            <w:shd w:val="clear" w:color="auto" w:fill="auto"/>
            <w:noWrap/>
            <w:vAlign w:val="bottom"/>
            <w:hideMark/>
          </w:tcPr>
          <w:p w14:paraId="0A07AD59"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391ECB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1046_0</w:t>
            </w:r>
          </w:p>
        </w:tc>
        <w:tc>
          <w:tcPr>
            <w:tcW w:w="673" w:type="dxa"/>
            <w:tcBorders>
              <w:top w:val="nil"/>
              <w:left w:val="nil"/>
              <w:bottom w:val="nil"/>
              <w:right w:val="nil"/>
            </w:tcBorders>
            <w:shd w:val="clear" w:color="auto" w:fill="auto"/>
            <w:noWrap/>
            <w:vAlign w:val="bottom"/>
            <w:hideMark/>
          </w:tcPr>
          <w:p w14:paraId="70325FC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57920D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192EBC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101AF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c>
          <w:tcPr>
            <w:tcW w:w="673" w:type="dxa"/>
            <w:tcBorders>
              <w:top w:val="nil"/>
              <w:left w:val="nil"/>
              <w:bottom w:val="nil"/>
              <w:right w:val="nil"/>
            </w:tcBorders>
            <w:shd w:val="clear" w:color="auto" w:fill="auto"/>
            <w:noWrap/>
            <w:vAlign w:val="bottom"/>
            <w:hideMark/>
          </w:tcPr>
          <w:p w14:paraId="28ADDC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23.6</w:t>
            </w:r>
          </w:p>
        </w:tc>
        <w:tc>
          <w:tcPr>
            <w:tcW w:w="673" w:type="dxa"/>
            <w:tcBorders>
              <w:top w:val="nil"/>
              <w:left w:val="nil"/>
              <w:bottom w:val="nil"/>
              <w:right w:val="nil"/>
            </w:tcBorders>
            <w:shd w:val="clear" w:color="auto" w:fill="auto"/>
            <w:noWrap/>
            <w:vAlign w:val="bottom"/>
            <w:hideMark/>
          </w:tcPr>
          <w:p w14:paraId="30E4C3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531BAA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93.0</w:t>
            </w:r>
          </w:p>
        </w:tc>
        <w:tc>
          <w:tcPr>
            <w:tcW w:w="674" w:type="dxa"/>
            <w:tcBorders>
              <w:top w:val="nil"/>
              <w:left w:val="nil"/>
              <w:bottom w:val="nil"/>
              <w:right w:val="nil"/>
            </w:tcBorders>
            <w:shd w:val="clear" w:color="auto" w:fill="auto"/>
            <w:noWrap/>
            <w:vAlign w:val="bottom"/>
            <w:hideMark/>
          </w:tcPr>
          <w:p w14:paraId="676CD0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42.3</w:t>
            </w:r>
          </w:p>
        </w:tc>
      </w:tr>
      <w:tr w:rsidR="004B0B49" w:rsidRPr="0089132E" w14:paraId="37280445" w14:textId="77777777" w:rsidTr="004B0B49">
        <w:trPr>
          <w:trHeight w:val="300"/>
        </w:trPr>
        <w:tc>
          <w:tcPr>
            <w:tcW w:w="1166" w:type="dxa"/>
            <w:tcBorders>
              <w:top w:val="nil"/>
              <w:left w:val="nil"/>
              <w:bottom w:val="nil"/>
              <w:right w:val="nil"/>
            </w:tcBorders>
            <w:shd w:val="clear" w:color="auto" w:fill="auto"/>
            <w:noWrap/>
            <w:vAlign w:val="bottom"/>
            <w:hideMark/>
          </w:tcPr>
          <w:p w14:paraId="533560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WHP0059</w:t>
            </w:r>
          </w:p>
        </w:tc>
        <w:tc>
          <w:tcPr>
            <w:tcW w:w="1320" w:type="dxa"/>
            <w:tcBorders>
              <w:top w:val="nil"/>
              <w:left w:val="nil"/>
              <w:bottom w:val="nil"/>
              <w:right w:val="nil"/>
            </w:tcBorders>
            <w:shd w:val="clear" w:color="auto" w:fill="auto"/>
            <w:noWrap/>
            <w:vAlign w:val="bottom"/>
            <w:hideMark/>
          </w:tcPr>
          <w:p w14:paraId="41C2DB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7/19/2016</w:t>
            </w:r>
          </w:p>
        </w:tc>
        <w:tc>
          <w:tcPr>
            <w:tcW w:w="1114" w:type="dxa"/>
            <w:tcBorders>
              <w:top w:val="nil"/>
              <w:left w:val="nil"/>
              <w:bottom w:val="nil"/>
              <w:right w:val="nil"/>
            </w:tcBorders>
            <w:shd w:val="clear" w:color="auto" w:fill="auto"/>
            <w:noWrap/>
            <w:vAlign w:val="bottom"/>
            <w:hideMark/>
          </w:tcPr>
          <w:p w14:paraId="6B7CB28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D98F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1047_0</w:t>
            </w:r>
          </w:p>
        </w:tc>
        <w:tc>
          <w:tcPr>
            <w:tcW w:w="673" w:type="dxa"/>
            <w:tcBorders>
              <w:top w:val="nil"/>
              <w:left w:val="nil"/>
              <w:bottom w:val="nil"/>
              <w:right w:val="nil"/>
            </w:tcBorders>
            <w:shd w:val="clear" w:color="auto" w:fill="auto"/>
            <w:noWrap/>
            <w:vAlign w:val="bottom"/>
            <w:hideMark/>
          </w:tcPr>
          <w:p w14:paraId="1A6F871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3" w:type="dxa"/>
            <w:tcBorders>
              <w:top w:val="nil"/>
              <w:left w:val="nil"/>
              <w:bottom w:val="nil"/>
              <w:right w:val="nil"/>
            </w:tcBorders>
            <w:shd w:val="clear" w:color="auto" w:fill="auto"/>
            <w:noWrap/>
            <w:vAlign w:val="bottom"/>
            <w:hideMark/>
          </w:tcPr>
          <w:p w14:paraId="439D62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27.7</w:t>
            </w:r>
          </w:p>
        </w:tc>
        <w:tc>
          <w:tcPr>
            <w:tcW w:w="673" w:type="dxa"/>
            <w:tcBorders>
              <w:top w:val="nil"/>
              <w:left w:val="nil"/>
              <w:bottom w:val="nil"/>
              <w:right w:val="nil"/>
            </w:tcBorders>
            <w:shd w:val="clear" w:color="auto" w:fill="auto"/>
            <w:noWrap/>
            <w:vAlign w:val="bottom"/>
            <w:hideMark/>
          </w:tcPr>
          <w:p w14:paraId="07E630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24E20F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0F805A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77.0</w:t>
            </w:r>
          </w:p>
        </w:tc>
        <w:tc>
          <w:tcPr>
            <w:tcW w:w="673" w:type="dxa"/>
            <w:tcBorders>
              <w:top w:val="nil"/>
              <w:left w:val="nil"/>
              <w:bottom w:val="nil"/>
              <w:right w:val="nil"/>
            </w:tcBorders>
            <w:shd w:val="clear" w:color="auto" w:fill="auto"/>
            <w:noWrap/>
            <w:vAlign w:val="bottom"/>
            <w:hideMark/>
          </w:tcPr>
          <w:p w14:paraId="4A172E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38.9</w:t>
            </w:r>
          </w:p>
        </w:tc>
        <w:tc>
          <w:tcPr>
            <w:tcW w:w="673" w:type="dxa"/>
            <w:tcBorders>
              <w:top w:val="nil"/>
              <w:left w:val="nil"/>
              <w:bottom w:val="nil"/>
              <w:right w:val="nil"/>
            </w:tcBorders>
            <w:shd w:val="clear" w:color="auto" w:fill="auto"/>
            <w:noWrap/>
            <w:vAlign w:val="bottom"/>
            <w:hideMark/>
          </w:tcPr>
          <w:p w14:paraId="765520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AC874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14.3</w:t>
            </w:r>
          </w:p>
        </w:tc>
      </w:tr>
      <w:tr w:rsidR="004B0B49" w:rsidRPr="0089132E" w14:paraId="10A98063" w14:textId="77777777" w:rsidTr="004B0B49">
        <w:trPr>
          <w:trHeight w:val="300"/>
        </w:trPr>
        <w:tc>
          <w:tcPr>
            <w:tcW w:w="1166" w:type="dxa"/>
            <w:tcBorders>
              <w:top w:val="nil"/>
              <w:left w:val="nil"/>
              <w:bottom w:val="nil"/>
              <w:right w:val="nil"/>
            </w:tcBorders>
            <w:shd w:val="clear" w:color="auto" w:fill="auto"/>
            <w:noWrap/>
            <w:vAlign w:val="bottom"/>
            <w:hideMark/>
          </w:tcPr>
          <w:p w14:paraId="1538902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WHP0060</w:t>
            </w:r>
          </w:p>
        </w:tc>
        <w:tc>
          <w:tcPr>
            <w:tcW w:w="1320" w:type="dxa"/>
            <w:tcBorders>
              <w:top w:val="nil"/>
              <w:left w:val="nil"/>
              <w:bottom w:val="nil"/>
              <w:right w:val="nil"/>
            </w:tcBorders>
            <w:shd w:val="clear" w:color="auto" w:fill="auto"/>
            <w:noWrap/>
            <w:vAlign w:val="bottom"/>
            <w:hideMark/>
          </w:tcPr>
          <w:p w14:paraId="35FEED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7/21/2016</w:t>
            </w:r>
          </w:p>
        </w:tc>
        <w:tc>
          <w:tcPr>
            <w:tcW w:w="1114" w:type="dxa"/>
            <w:tcBorders>
              <w:top w:val="nil"/>
              <w:left w:val="nil"/>
              <w:bottom w:val="nil"/>
              <w:right w:val="nil"/>
            </w:tcBorders>
            <w:shd w:val="clear" w:color="auto" w:fill="auto"/>
            <w:noWrap/>
            <w:vAlign w:val="bottom"/>
            <w:hideMark/>
          </w:tcPr>
          <w:p w14:paraId="0FF4BB5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AC2EBF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1048_0</w:t>
            </w:r>
          </w:p>
        </w:tc>
        <w:tc>
          <w:tcPr>
            <w:tcW w:w="673" w:type="dxa"/>
            <w:tcBorders>
              <w:top w:val="nil"/>
              <w:left w:val="nil"/>
              <w:bottom w:val="nil"/>
              <w:right w:val="nil"/>
            </w:tcBorders>
            <w:shd w:val="clear" w:color="auto" w:fill="auto"/>
            <w:noWrap/>
            <w:vAlign w:val="bottom"/>
            <w:hideMark/>
          </w:tcPr>
          <w:p w14:paraId="62E33E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42F09A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c>
          <w:tcPr>
            <w:tcW w:w="673" w:type="dxa"/>
            <w:tcBorders>
              <w:top w:val="nil"/>
              <w:left w:val="nil"/>
              <w:bottom w:val="nil"/>
              <w:right w:val="nil"/>
            </w:tcBorders>
            <w:shd w:val="clear" w:color="auto" w:fill="auto"/>
            <w:noWrap/>
            <w:vAlign w:val="bottom"/>
            <w:hideMark/>
          </w:tcPr>
          <w:p w14:paraId="236BB81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34.6</w:t>
            </w:r>
          </w:p>
        </w:tc>
        <w:tc>
          <w:tcPr>
            <w:tcW w:w="673" w:type="dxa"/>
            <w:tcBorders>
              <w:top w:val="nil"/>
              <w:left w:val="nil"/>
              <w:bottom w:val="nil"/>
              <w:right w:val="nil"/>
            </w:tcBorders>
            <w:shd w:val="clear" w:color="auto" w:fill="auto"/>
            <w:noWrap/>
            <w:vAlign w:val="bottom"/>
            <w:hideMark/>
          </w:tcPr>
          <w:p w14:paraId="768330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21F194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94.3</w:t>
            </w:r>
          </w:p>
        </w:tc>
        <w:tc>
          <w:tcPr>
            <w:tcW w:w="673" w:type="dxa"/>
            <w:tcBorders>
              <w:top w:val="nil"/>
              <w:left w:val="nil"/>
              <w:bottom w:val="nil"/>
              <w:right w:val="nil"/>
            </w:tcBorders>
            <w:shd w:val="clear" w:color="auto" w:fill="auto"/>
            <w:noWrap/>
            <w:vAlign w:val="bottom"/>
            <w:hideMark/>
          </w:tcPr>
          <w:p w14:paraId="4BD45A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2C9D97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34B7F7C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33.0</w:t>
            </w:r>
          </w:p>
        </w:tc>
      </w:tr>
      <w:tr w:rsidR="004B0B49" w:rsidRPr="0089132E" w14:paraId="20D67581" w14:textId="77777777" w:rsidTr="004B0B49">
        <w:trPr>
          <w:trHeight w:val="300"/>
        </w:trPr>
        <w:tc>
          <w:tcPr>
            <w:tcW w:w="1166" w:type="dxa"/>
            <w:tcBorders>
              <w:top w:val="nil"/>
              <w:left w:val="nil"/>
              <w:bottom w:val="nil"/>
              <w:right w:val="nil"/>
            </w:tcBorders>
            <w:shd w:val="clear" w:color="auto" w:fill="auto"/>
            <w:noWrap/>
            <w:vAlign w:val="bottom"/>
            <w:hideMark/>
          </w:tcPr>
          <w:p w14:paraId="51AF097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WHP0055</w:t>
            </w:r>
          </w:p>
        </w:tc>
        <w:tc>
          <w:tcPr>
            <w:tcW w:w="1320" w:type="dxa"/>
            <w:tcBorders>
              <w:top w:val="nil"/>
              <w:left w:val="nil"/>
              <w:bottom w:val="nil"/>
              <w:right w:val="nil"/>
            </w:tcBorders>
            <w:shd w:val="clear" w:color="auto" w:fill="auto"/>
            <w:noWrap/>
            <w:vAlign w:val="bottom"/>
            <w:hideMark/>
          </w:tcPr>
          <w:p w14:paraId="430A05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7/27/2016</w:t>
            </w:r>
          </w:p>
        </w:tc>
        <w:tc>
          <w:tcPr>
            <w:tcW w:w="1114" w:type="dxa"/>
            <w:tcBorders>
              <w:top w:val="nil"/>
              <w:left w:val="nil"/>
              <w:bottom w:val="nil"/>
              <w:right w:val="nil"/>
            </w:tcBorders>
            <w:shd w:val="clear" w:color="auto" w:fill="auto"/>
            <w:noWrap/>
            <w:vAlign w:val="bottom"/>
            <w:hideMark/>
          </w:tcPr>
          <w:p w14:paraId="728A639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21BB2C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1049_0</w:t>
            </w:r>
          </w:p>
        </w:tc>
        <w:tc>
          <w:tcPr>
            <w:tcW w:w="673" w:type="dxa"/>
            <w:tcBorders>
              <w:top w:val="nil"/>
              <w:left w:val="nil"/>
              <w:bottom w:val="nil"/>
              <w:right w:val="nil"/>
            </w:tcBorders>
            <w:shd w:val="clear" w:color="auto" w:fill="auto"/>
            <w:noWrap/>
            <w:vAlign w:val="bottom"/>
            <w:hideMark/>
          </w:tcPr>
          <w:p w14:paraId="3BA77A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60.6</w:t>
            </w:r>
          </w:p>
        </w:tc>
        <w:tc>
          <w:tcPr>
            <w:tcW w:w="673" w:type="dxa"/>
            <w:tcBorders>
              <w:top w:val="nil"/>
              <w:left w:val="nil"/>
              <w:bottom w:val="nil"/>
              <w:right w:val="nil"/>
            </w:tcBorders>
            <w:shd w:val="clear" w:color="auto" w:fill="auto"/>
            <w:noWrap/>
            <w:vAlign w:val="bottom"/>
            <w:hideMark/>
          </w:tcPr>
          <w:p w14:paraId="2324AE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55.4</w:t>
            </w:r>
          </w:p>
        </w:tc>
        <w:tc>
          <w:tcPr>
            <w:tcW w:w="673" w:type="dxa"/>
            <w:tcBorders>
              <w:top w:val="nil"/>
              <w:left w:val="nil"/>
              <w:bottom w:val="nil"/>
              <w:right w:val="nil"/>
            </w:tcBorders>
            <w:shd w:val="clear" w:color="auto" w:fill="auto"/>
            <w:noWrap/>
            <w:vAlign w:val="bottom"/>
            <w:hideMark/>
          </w:tcPr>
          <w:p w14:paraId="514BC4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85.5</w:t>
            </w:r>
          </w:p>
        </w:tc>
        <w:tc>
          <w:tcPr>
            <w:tcW w:w="673" w:type="dxa"/>
            <w:tcBorders>
              <w:top w:val="nil"/>
              <w:left w:val="nil"/>
              <w:bottom w:val="nil"/>
              <w:right w:val="nil"/>
            </w:tcBorders>
            <w:shd w:val="clear" w:color="auto" w:fill="auto"/>
            <w:noWrap/>
            <w:vAlign w:val="bottom"/>
            <w:hideMark/>
          </w:tcPr>
          <w:p w14:paraId="62B5D2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48.9</w:t>
            </w:r>
          </w:p>
        </w:tc>
        <w:tc>
          <w:tcPr>
            <w:tcW w:w="673" w:type="dxa"/>
            <w:tcBorders>
              <w:top w:val="nil"/>
              <w:left w:val="nil"/>
              <w:bottom w:val="nil"/>
              <w:right w:val="nil"/>
            </w:tcBorders>
            <w:shd w:val="clear" w:color="auto" w:fill="auto"/>
            <w:noWrap/>
            <w:vAlign w:val="bottom"/>
            <w:hideMark/>
          </w:tcPr>
          <w:p w14:paraId="74600C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23CC08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73.5</w:t>
            </w:r>
          </w:p>
        </w:tc>
        <w:tc>
          <w:tcPr>
            <w:tcW w:w="673" w:type="dxa"/>
            <w:tcBorders>
              <w:top w:val="nil"/>
              <w:left w:val="nil"/>
              <w:bottom w:val="nil"/>
              <w:right w:val="nil"/>
            </w:tcBorders>
            <w:shd w:val="clear" w:color="auto" w:fill="auto"/>
            <w:noWrap/>
            <w:vAlign w:val="bottom"/>
            <w:hideMark/>
          </w:tcPr>
          <w:p w14:paraId="657C6D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4" w:type="dxa"/>
            <w:tcBorders>
              <w:top w:val="nil"/>
              <w:left w:val="nil"/>
              <w:bottom w:val="nil"/>
              <w:right w:val="nil"/>
            </w:tcBorders>
            <w:shd w:val="clear" w:color="auto" w:fill="auto"/>
            <w:noWrap/>
            <w:vAlign w:val="bottom"/>
            <w:hideMark/>
          </w:tcPr>
          <w:p w14:paraId="717B43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r>
      <w:tr w:rsidR="004B0B49" w:rsidRPr="0089132E" w14:paraId="213A909A" w14:textId="77777777" w:rsidTr="004B0B49">
        <w:trPr>
          <w:trHeight w:val="300"/>
        </w:trPr>
        <w:tc>
          <w:tcPr>
            <w:tcW w:w="1166" w:type="dxa"/>
            <w:tcBorders>
              <w:top w:val="nil"/>
              <w:left w:val="nil"/>
              <w:bottom w:val="nil"/>
              <w:right w:val="nil"/>
            </w:tcBorders>
            <w:shd w:val="clear" w:color="auto" w:fill="auto"/>
            <w:noWrap/>
            <w:vAlign w:val="bottom"/>
            <w:hideMark/>
          </w:tcPr>
          <w:p w14:paraId="5E66A5A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SR0088</w:t>
            </w:r>
          </w:p>
        </w:tc>
        <w:tc>
          <w:tcPr>
            <w:tcW w:w="1320" w:type="dxa"/>
            <w:tcBorders>
              <w:top w:val="nil"/>
              <w:left w:val="nil"/>
              <w:bottom w:val="nil"/>
              <w:right w:val="nil"/>
            </w:tcBorders>
            <w:shd w:val="clear" w:color="auto" w:fill="auto"/>
            <w:noWrap/>
            <w:vAlign w:val="bottom"/>
            <w:hideMark/>
          </w:tcPr>
          <w:p w14:paraId="22EE2F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7/28/2016</w:t>
            </w:r>
          </w:p>
        </w:tc>
        <w:tc>
          <w:tcPr>
            <w:tcW w:w="1114" w:type="dxa"/>
            <w:tcBorders>
              <w:top w:val="nil"/>
              <w:left w:val="nil"/>
              <w:bottom w:val="nil"/>
              <w:right w:val="nil"/>
            </w:tcBorders>
            <w:shd w:val="clear" w:color="auto" w:fill="auto"/>
            <w:noWrap/>
            <w:vAlign w:val="bottom"/>
            <w:hideMark/>
          </w:tcPr>
          <w:p w14:paraId="269CF7D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DD4EF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1050_0</w:t>
            </w:r>
          </w:p>
        </w:tc>
        <w:tc>
          <w:tcPr>
            <w:tcW w:w="673" w:type="dxa"/>
            <w:tcBorders>
              <w:top w:val="nil"/>
              <w:left w:val="nil"/>
              <w:bottom w:val="nil"/>
              <w:right w:val="nil"/>
            </w:tcBorders>
            <w:shd w:val="clear" w:color="auto" w:fill="auto"/>
            <w:noWrap/>
            <w:vAlign w:val="bottom"/>
            <w:hideMark/>
          </w:tcPr>
          <w:p w14:paraId="3B2A7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6645C9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62.5</w:t>
            </w:r>
          </w:p>
        </w:tc>
        <w:tc>
          <w:tcPr>
            <w:tcW w:w="673" w:type="dxa"/>
            <w:tcBorders>
              <w:top w:val="nil"/>
              <w:left w:val="nil"/>
              <w:bottom w:val="nil"/>
              <w:right w:val="nil"/>
            </w:tcBorders>
            <w:shd w:val="clear" w:color="auto" w:fill="auto"/>
            <w:noWrap/>
            <w:vAlign w:val="bottom"/>
            <w:hideMark/>
          </w:tcPr>
          <w:p w14:paraId="1E46BC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w:t>
            </w:r>
          </w:p>
        </w:tc>
        <w:tc>
          <w:tcPr>
            <w:tcW w:w="673" w:type="dxa"/>
            <w:tcBorders>
              <w:top w:val="nil"/>
              <w:left w:val="nil"/>
              <w:bottom w:val="nil"/>
              <w:right w:val="nil"/>
            </w:tcBorders>
            <w:shd w:val="clear" w:color="auto" w:fill="auto"/>
            <w:noWrap/>
            <w:vAlign w:val="bottom"/>
            <w:hideMark/>
          </w:tcPr>
          <w:p w14:paraId="1AA709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90.5</w:t>
            </w:r>
          </w:p>
        </w:tc>
        <w:tc>
          <w:tcPr>
            <w:tcW w:w="673" w:type="dxa"/>
            <w:tcBorders>
              <w:top w:val="nil"/>
              <w:left w:val="nil"/>
              <w:bottom w:val="nil"/>
              <w:right w:val="nil"/>
            </w:tcBorders>
            <w:shd w:val="clear" w:color="auto" w:fill="auto"/>
            <w:noWrap/>
            <w:vAlign w:val="bottom"/>
            <w:hideMark/>
          </w:tcPr>
          <w:p w14:paraId="151F2BE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33.3</w:t>
            </w:r>
          </w:p>
        </w:tc>
        <w:tc>
          <w:tcPr>
            <w:tcW w:w="673" w:type="dxa"/>
            <w:tcBorders>
              <w:top w:val="nil"/>
              <w:left w:val="nil"/>
              <w:bottom w:val="nil"/>
              <w:right w:val="nil"/>
            </w:tcBorders>
            <w:shd w:val="clear" w:color="auto" w:fill="auto"/>
            <w:noWrap/>
            <w:vAlign w:val="bottom"/>
            <w:hideMark/>
          </w:tcPr>
          <w:p w14:paraId="67E4CF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4FEEE3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14.7</w:t>
            </w:r>
          </w:p>
        </w:tc>
        <w:tc>
          <w:tcPr>
            <w:tcW w:w="674" w:type="dxa"/>
            <w:tcBorders>
              <w:top w:val="nil"/>
              <w:left w:val="nil"/>
              <w:bottom w:val="nil"/>
              <w:right w:val="nil"/>
            </w:tcBorders>
            <w:shd w:val="clear" w:color="auto" w:fill="auto"/>
            <w:noWrap/>
            <w:vAlign w:val="bottom"/>
            <w:hideMark/>
          </w:tcPr>
          <w:p w14:paraId="1AA404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35.9</w:t>
            </w:r>
          </w:p>
        </w:tc>
      </w:tr>
      <w:tr w:rsidR="004B0B49" w:rsidRPr="0089132E" w14:paraId="6B051FC0" w14:textId="77777777" w:rsidTr="004B0B49">
        <w:trPr>
          <w:trHeight w:val="300"/>
        </w:trPr>
        <w:tc>
          <w:tcPr>
            <w:tcW w:w="1166" w:type="dxa"/>
            <w:tcBorders>
              <w:top w:val="nil"/>
              <w:left w:val="nil"/>
              <w:bottom w:val="nil"/>
              <w:right w:val="nil"/>
            </w:tcBorders>
            <w:shd w:val="clear" w:color="auto" w:fill="auto"/>
            <w:noWrap/>
            <w:vAlign w:val="bottom"/>
            <w:hideMark/>
          </w:tcPr>
          <w:p w14:paraId="5ECA2F8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WHP0057</w:t>
            </w:r>
          </w:p>
        </w:tc>
        <w:tc>
          <w:tcPr>
            <w:tcW w:w="1320" w:type="dxa"/>
            <w:tcBorders>
              <w:top w:val="nil"/>
              <w:left w:val="nil"/>
              <w:bottom w:val="nil"/>
              <w:right w:val="nil"/>
            </w:tcBorders>
            <w:shd w:val="clear" w:color="auto" w:fill="auto"/>
            <w:noWrap/>
            <w:vAlign w:val="bottom"/>
            <w:hideMark/>
          </w:tcPr>
          <w:p w14:paraId="0D8EF2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8/1/2016</w:t>
            </w:r>
          </w:p>
        </w:tc>
        <w:tc>
          <w:tcPr>
            <w:tcW w:w="1114" w:type="dxa"/>
            <w:tcBorders>
              <w:top w:val="nil"/>
              <w:left w:val="nil"/>
              <w:bottom w:val="nil"/>
              <w:right w:val="nil"/>
            </w:tcBorders>
            <w:shd w:val="clear" w:color="auto" w:fill="auto"/>
            <w:noWrap/>
            <w:vAlign w:val="bottom"/>
            <w:hideMark/>
          </w:tcPr>
          <w:p w14:paraId="3FF0DD7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66CF20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1051_0</w:t>
            </w:r>
          </w:p>
        </w:tc>
        <w:tc>
          <w:tcPr>
            <w:tcW w:w="673" w:type="dxa"/>
            <w:tcBorders>
              <w:top w:val="nil"/>
              <w:left w:val="nil"/>
              <w:bottom w:val="nil"/>
              <w:right w:val="nil"/>
            </w:tcBorders>
            <w:shd w:val="clear" w:color="auto" w:fill="auto"/>
            <w:noWrap/>
            <w:vAlign w:val="bottom"/>
            <w:hideMark/>
          </w:tcPr>
          <w:p w14:paraId="6C8CC6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6FAF1B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52.8</w:t>
            </w:r>
          </w:p>
        </w:tc>
        <w:tc>
          <w:tcPr>
            <w:tcW w:w="673" w:type="dxa"/>
            <w:tcBorders>
              <w:top w:val="nil"/>
              <w:left w:val="nil"/>
              <w:bottom w:val="nil"/>
              <w:right w:val="nil"/>
            </w:tcBorders>
            <w:shd w:val="clear" w:color="auto" w:fill="auto"/>
            <w:noWrap/>
            <w:vAlign w:val="bottom"/>
            <w:hideMark/>
          </w:tcPr>
          <w:p w14:paraId="2BCCC3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3" w:type="dxa"/>
            <w:tcBorders>
              <w:top w:val="nil"/>
              <w:left w:val="nil"/>
              <w:bottom w:val="nil"/>
              <w:right w:val="nil"/>
            </w:tcBorders>
            <w:shd w:val="clear" w:color="auto" w:fill="auto"/>
            <w:noWrap/>
            <w:vAlign w:val="bottom"/>
            <w:hideMark/>
          </w:tcPr>
          <w:p w14:paraId="6975EE9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C4E8A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80.4</w:t>
            </w:r>
          </w:p>
        </w:tc>
        <w:tc>
          <w:tcPr>
            <w:tcW w:w="673" w:type="dxa"/>
            <w:tcBorders>
              <w:top w:val="nil"/>
              <w:left w:val="nil"/>
              <w:bottom w:val="nil"/>
              <w:right w:val="nil"/>
            </w:tcBorders>
            <w:shd w:val="clear" w:color="auto" w:fill="auto"/>
            <w:noWrap/>
            <w:vAlign w:val="bottom"/>
            <w:hideMark/>
          </w:tcPr>
          <w:p w14:paraId="1C157F6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FC4AE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4" w:type="dxa"/>
            <w:tcBorders>
              <w:top w:val="nil"/>
              <w:left w:val="nil"/>
              <w:bottom w:val="nil"/>
              <w:right w:val="nil"/>
            </w:tcBorders>
            <w:shd w:val="clear" w:color="auto" w:fill="auto"/>
            <w:noWrap/>
            <w:vAlign w:val="bottom"/>
            <w:hideMark/>
          </w:tcPr>
          <w:p w14:paraId="3762F9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87.6</w:t>
            </w:r>
          </w:p>
        </w:tc>
      </w:tr>
      <w:tr w:rsidR="004B0B49" w:rsidRPr="0089132E" w14:paraId="1D46B3C2" w14:textId="77777777" w:rsidTr="004B0B49">
        <w:trPr>
          <w:trHeight w:val="300"/>
        </w:trPr>
        <w:tc>
          <w:tcPr>
            <w:tcW w:w="1166" w:type="dxa"/>
            <w:tcBorders>
              <w:top w:val="nil"/>
              <w:left w:val="nil"/>
              <w:bottom w:val="nil"/>
              <w:right w:val="nil"/>
            </w:tcBorders>
            <w:shd w:val="clear" w:color="auto" w:fill="auto"/>
            <w:noWrap/>
            <w:vAlign w:val="bottom"/>
            <w:hideMark/>
          </w:tcPr>
          <w:p w14:paraId="3EA007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WHP0058</w:t>
            </w:r>
          </w:p>
        </w:tc>
        <w:tc>
          <w:tcPr>
            <w:tcW w:w="1320" w:type="dxa"/>
            <w:tcBorders>
              <w:top w:val="nil"/>
              <w:left w:val="nil"/>
              <w:bottom w:val="nil"/>
              <w:right w:val="nil"/>
            </w:tcBorders>
            <w:shd w:val="clear" w:color="auto" w:fill="auto"/>
            <w:noWrap/>
            <w:vAlign w:val="bottom"/>
            <w:hideMark/>
          </w:tcPr>
          <w:p w14:paraId="1C3C6D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8/2/2016</w:t>
            </w:r>
          </w:p>
        </w:tc>
        <w:tc>
          <w:tcPr>
            <w:tcW w:w="1114" w:type="dxa"/>
            <w:tcBorders>
              <w:top w:val="nil"/>
              <w:left w:val="nil"/>
              <w:bottom w:val="nil"/>
              <w:right w:val="nil"/>
            </w:tcBorders>
            <w:shd w:val="clear" w:color="auto" w:fill="auto"/>
            <w:noWrap/>
            <w:vAlign w:val="bottom"/>
            <w:hideMark/>
          </w:tcPr>
          <w:p w14:paraId="554920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18107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1052_0</w:t>
            </w:r>
          </w:p>
        </w:tc>
        <w:tc>
          <w:tcPr>
            <w:tcW w:w="673" w:type="dxa"/>
            <w:tcBorders>
              <w:top w:val="nil"/>
              <w:left w:val="nil"/>
              <w:bottom w:val="nil"/>
              <w:right w:val="nil"/>
            </w:tcBorders>
            <w:shd w:val="clear" w:color="auto" w:fill="auto"/>
            <w:noWrap/>
            <w:vAlign w:val="bottom"/>
            <w:hideMark/>
          </w:tcPr>
          <w:p w14:paraId="7DF962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73.8</w:t>
            </w:r>
          </w:p>
        </w:tc>
        <w:tc>
          <w:tcPr>
            <w:tcW w:w="673" w:type="dxa"/>
            <w:tcBorders>
              <w:top w:val="nil"/>
              <w:left w:val="nil"/>
              <w:bottom w:val="nil"/>
              <w:right w:val="nil"/>
            </w:tcBorders>
            <w:shd w:val="clear" w:color="auto" w:fill="auto"/>
            <w:noWrap/>
            <w:vAlign w:val="bottom"/>
            <w:hideMark/>
          </w:tcPr>
          <w:p w14:paraId="633494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40.8</w:t>
            </w:r>
          </w:p>
        </w:tc>
        <w:tc>
          <w:tcPr>
            <w:tcW w:w="673" w:type="dxa"/>
            <w:tcBorders>
              <w:top w:val="nil"/>
              <w:left w:val="nil"/>
              <w:bottom w:val="nil"/>
              <w:right w:val="nil"/>
            </w:tcBorders>
            <w:shd w:val="clear" w:color="auto" w:fill="auto"/>
            <w:noWrap/>
            <w:vAlign w:val="bottom"/>
            <w:hideMark/>
          </w:tcPr>
          <w:p w14:paraId="7343EA1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w:t>
            </w:r>
          </w:p>
        </w:tc>
        <w:tc>
          <w:tcPr>
            <w:tcW w:w="673" w:type="dxa"/>
            <w:tcBorders>
              <w:top w:val="nil"/>
              <w:left w:val="nil"/>
              <w:bottom w:val="nil"/>
              <w:right w:val="nil"/>
            </w:tcBorders>
            <w:shd w:val="clear" w:color="auto" w:fill="auto"/>
            <w:noWrap/>
            <w:vAlign w:val="bottom"/>
            <w:hideMark/>
          </w:tcPr>
          <w:p w14:paraId="0F78B28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87.1</w:t>
            </w:r>
          </w:p>
        </w:tc>
        <w:tc>
          <w:tcPr>
            <w:tcW w:w="673" w:type="dxa"/>
            <w:tcBorders>
              <w:top w:val="nil"/>
              <w:left w:val="nil"/>
              <w:bottom w:val="nil"/>
              <w:right w:val="nil"/>
            </w:tcBorders>
            <w:shd w:val="clear" w:color="auto" w:fill="auto"/>
            <w:noWrap/>
            <w:vAlign w:val="bottom"/>
            <w:hideMark/>
          </w:tcPr>
          <w:p w14:paraId="246598D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74.1</w:t>
            </w:r>
          </w:p>
        </w:tc>
        <w:tc>
          <w:tcPr>
            <w:tcW w:w="673" w:type="dxa"/>
            <w:tcBorders>
              <w:top w:val="nil"/>
              <w:left w:val="nil"/>
              <w:bottom w:val="nil"/>
              <w:right w:val="nil"/>
            </w:tcBorders>
            <w:shd w:val="clear" w:color="auto" w:fill="auto"/>
            <w:noWrap/>
            <w:vAlign w:val="bottom"/>
            <w:hideMark/>
          </w:tcPr>
          <w:p w14:paraId="68A477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c>
          <w:tcPr>
            <w:tcW w:w="673" w:type="dxa"/>
            <w:tcBorders>
              <w:top w:val="nil"/>
              <w:left w:val="nil"/>
              <w:bottom w:val="nil"/>
              <w:right w:val="nil"/>
            </w:tcBorders>
            <w:shd w:val="clear" w:color="auto" w:fill="auto"/>
            <w:noWrap/>
            <w:vAlign w:val="bottom"/>
            <w:hideMark/>
          </w:tcPr>
          <w:p w14:paraId="088825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4" w:type="dxa"/>
            <w:tcBorders>
              <w:top w:val="nil"/>
              <w:left w:val="nil"/>
              <w:bottom w:val="nil"/>
              <w:right w:val="nil"/>
            </w:tcBorders>
            <w:shd w:val="clear" w:color="auto" w:fill="auto"/>
            <w:noWrap/>
            <w:vAlign w:val="bottom"/>
            <w:hideMark/>
          </w:tcPr>
          <w:p w14:paraId="6A215F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85.8</w:t>
            </w:r>
          </w:p>
        </w:tc>
      </w:tr>
      <w:tr w:rsidR="004B0B49" w:rsidRPr="0089132E" w14:paraId="2B96A550" w14:textId="77777777" w:rsidTr="004B0B49">
        <w:trPr>
          <w:trHeight w:val="300"/>
        </w:trPr>
        <w:tc>
          <w:tcPr>
            <w:tcW w:w="1166" w:type="dxa"/>
            <w:tcBorders>
              <w:top w:val="nil"/>
              <w:left w:val="nil"/>
              <w:bottom w:val="nil"/>
              <w:right w:val="nil"/>
            </w:tcBorders>
            <w:shd w:val="clear" w:color="auto" w:fill="auto"/>
            <w:noWrap/>
            <w:vAlign w:val="bottom"/>
            <w:hideMark/>
          </w:tcPr>
          <w:p w14:paraId="3C6ADF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WB0492</w:t>
            </w:r>
          </w:p>
        </w:tc>
        <w:tc>
          <w:tcPr>
            <w:tcW w:w="1320" w:type="dxa"/>
            <w:tcBorders>
              <w:top w:val="nil"/>
              <w:left w:val="nil"/>
              <w:bottom w:val="nil"/>
              <w:right w:val="nil"/>
            </w:tcBorders>
            <w:shd w:val="clear" w:color="auto" w:fill="auto"/>
            <w:noWrap/>
            <w:vAlign w:val="bottom"/>
            <w:hideMark/>
          </w:tcPr>
          <w:p w14:paraId="6B16FD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7/18/2017</w:t>
            </w:r>
          </w:p>
        </w:tc>
        <w:tc>
          <w:tcPr>
            <w:tcW w:w="1114" w:type="dxa"/>
            <w:tcBorders>
              <w:top w:val="nil"/>
              <w:left w:val="nil"/>
              <w:bottom w:val="nil"/>
              <w:right w:val="nil"/>
            </w:tcBorders>
            <w:shd w:val="clear" w:color="auto" w:fill="auto"/>
            <w:noWrap/>
            <w:vAlign w:val="bottom"/>
            <w:hideMark/>
          </w:tcPr>
          <w:p w14:paraId="6C156F0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D507F4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1097_0</w:t>
            </w:r>
          </w:p>
        </w:tc>
        <w:tc>
          <w:tcPr>
            <w:tcW w:w="673" w:type="dxa"/>
            <w:tcBorders>
              <w:top w:val="nil"/>
              <w:left w:val="nil"/>
              <w:bottom w:val="nil"/>
              <w:right w:val="nil"/>
            </w:tcBorders>
            <w:shd w:val="clear" w:color="auto" w:fill="auto"/>
            <w:noWrap/>
            <w:vAlign w:val="bottom"/>
            <w:hideMark/>
          </w:tcPr>
          <w:p w14:paraId="642EF7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78DD5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1.4</w:t>
            </w:r>
          </w:p>
        </w:tc>
        <w:tc>
          <w:tcPr>
            <w:tcW w:w="673" w:type="dxa"/>
            <w:tcBorders>
              <w:top w:val="nil"/>
              <w:left w:val="nil"/>
              <w:bottom w:val="nil"/>
              <w:right w:val="nil"/>
            </w:tcBorders>
            <w:shd w:val="clear" w:color="auto" w:fill="auto"/>
            <w:noWrap/>
            <w:vAlign w:val="bottom"/>
            <w:hideMark/>
          </w:tcPr>
          <w:p w14:paraId="5F2A1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6D9D256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0B090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61.7</w:t>
            </w:r>
          </w:p>
        </w:tc>
        <w:tc>
          <w:tcPr>
            <w:tcW w:w="673" w:type="dxa"/>
            <w:tcBorders>
              <w:top w:val="nil"/>
              <w:left w:val="nil"/>
              <w:bottom w:val="nil"/>
              <w:right w:val="nil"/>
            </w:tcBorders>
            <w:shd w:val="clear" w:color="auto" w:fill="auto"/>
            <w:noWrap/>
            <w:vAlign w:val="bottom"/>
            <w:hideMark/>
          </w:tcPr>
          <w:p w14:paraId="509F6F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F964B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4" w:type="dxa"/>
            <w:tcBorders>
              <w:top w:val="nil"/>
              <w:left w:val="nil"/>
              <w:bottom w:val="nil"/>
              <w:right w:val="nil"/>
            </w:tcBorders>
            <w:shd w:val="clear" w:color="auto" w:fill="auto"/>
            <w:noWrap/>
            <w:vAlign w:val="bottom"/>
            <w:hideMark/>
          </w:tcPr>
          <w:p w14:paraId="13E74D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52.5</w:t>
            </w:r>
          </w:p>
        </w:tc>
      </w:tr>
      <w:tr w:rsidR="004B0B49" w:rsidRPr="0089132E" w14:paraId="1CC02437" w14:textId="77777777" w:rsidTr="004B0B49">
        <w:trPr>
          <w:trHeight w:val="300"/>
        </w:trPr>
        <w:tc>
          <w:tcPr>
            <w:tcW w:w="1166" w:type="dxa"/>
            <w:tcBorders>
              <w:top w:val="nil"/>
              <w:left w:val="nil"/>
              <w:bottom w:val="nil"/>
              <w:right w:val="nil"/>
            </w:tcBorders>
            <w:shd w:val="clear" w:color="auto" w:fill="auto"/>
            <w:noWrap/>
            <w:vAlign w:val="bottom"/>
            <w:hideMark/>
          </w:tcPr>
          <w:p w14:paraId="4D50C3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2E6542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7/19/2017</w:t>
            </w:r>
          </w:p>
        </w:tc>
        <w:tc>
          <w:tcPr>
            <w:tcW w:w="1114" w:type="dxa"/>
            <w:tcBorders>
              <w:top w:val="nil"/>
              <w:left w:val="nil"/>
              <w:bottom w:val="nil"/>
              <w:right w:val="nil"/>
            </w:tcBorders>
            <w:shd w:val="clear" w:color="auto" w:fill="auto"/>
            <w:noWrap/>
            <w:vAlign w:val="bottom"/>
            <w:hideMark/>
          </w:tcPr>
          <w:p w14:paraId="7DAF3AC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66FCE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1098_0</w:t>
            </w:r>
          </w:p>
        </w:tc>
        <w:tc>
          <w:tcPr>
            <w:tcW w:w="673" w:type="dxa"/>
            <w:tcBorders>
              <w:top w:val="nil"/>
              <w:left w:val="nil"/>
              <w:bottom w:val="nil"/>
              <w:right w:val="nil"/>
            </w:tcBorders>
            <w:shd w:val="clear" w:color="auto" w:fill="auto"/>
            <w:noWrap/>
            <w:vAlign w:val="bottom"/>
            <w:hideMark/>
          </w:tcPr>
          <w:p w14:paraId="4A62F9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45.9</w:t>
            </w:r>
          </w:p>
        </w:tc>
        <w:tc>
          <w:tcPr>
            <w:tcW w:w="673" w:type="dxa"/>
            <w:tcBorders>
              <w:top w:val="nil"/>
              <w:left w:val="nil"/>
              <w:bottom w:val="nil"/>
              <w:right w:val="nil"/>
            </w:tcBorders>
            <w:shd w:val="clear" w:color="auto" w:fill="auto"/>
            <w:noWrap/>
            <w:vAlign w:val="bottom"/>
            <w:hideMark/>
          </w:tcPr>
          <w:p w14:paraId="51FCFB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714834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7A1454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790C88D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25.0</w:t>
            </w:r>
          </w:p>
        </w:tc>
        <w:tc>
          <w:tcPr>
            <w:tcW w:w="673" w:type="dxa"/>
            <w:tcBorders>
              <w:top w:val="nil"/>
              <w:left w:val="nil"/>
              <w:bottom w:val="nil"/>
              <w:right w:val="nil"/>
            </w:tcBorders>
            <w:shd w:val="clear" w:color="auto" w:fill="auto"/>
            <w:noWrap/>
            <w:vAlign w:val="bottom"/>
            <w:hideMark/>
          </w:tcPr>
          <w:p w14:paraId="70EA2C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26.6</w:t>
            </w:r>
          </w:p>
        </w:tc>
        <w:tc>
          <w:tcPr>
            <w:tcW w:w="673" w:type="dxa"/>
            <w:tcBorders>
              <w:top w:val="nil"/>
              <w:left w:val="nil"/>
              <w:bottom w:val="nil"/>
              <w:right w:val="nil"/>
            </w:tcBorders>
            <w:shd w:val="clear" w:color="auto" w:fill="auto"/>
            <w:noWrap/>
            <w:vAlign w:val="bottom"/>
            <w:hideMark/>
          </w:tcPr>
          <w:p w14:paraId="62A791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90.8</w:t>
            </w:r>
          </w:p>
        </w:tc>
        <w:tc>
          <w:tcPr>
            <w:tcW w:w="674" w:type="dxa"/>
            <w:tcBorders>
              <w:top w:val="nil"/>
              <w:left w:val="nil"/>
              <w:bottom w:val="nil"/>
              <w:right w:val="nil"/>
            </w:tcBorders>
            <w:shd w:val="clear" w:color="auto" w:fill="auto"/>
            <w:noWrap/>
            <w:vAlign w:val="bottom"/>
            <w:hideMark/>
          </w:tcPr>
          <w:p w14:paraId="5178A7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41.4</w:t>
            </w:r>
          </w:p>
        </w:tc>
      </w:tr>
      <w:tr w:rsidR="004B0B49" w:rsidRPr="0089132E" w14:paraId="59C51945" w14:textId="77777777" w:rsidTr="004B0B49">
        <w:trPr>
          <w:trHeight w:val="300"/>
        </w:trPr>
        <w:tc>
          <w:tcPr>
            <w:tcW w:w="1166" w:type="dxa"/>
            <w:tcBorders>
              <w:top w:val="nil"/>
              <w:left w:val="nil"/>
              <w:bottom w:val="nil"/>
              <w:right w:val="nil"/>
            </w:tcBorders>
            <w:shd w:val="clear" w:color="auto" w:fill="auto"/>
            <w:noWrap/>
            <w:vAlign w:val="bottom"/>
            <w:hideMark/>
          </w:tcPr>
          <w:p w14:paraId="123A059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WB0491</w:t>
            </w:r>
          </w:p>
        </w:tc>
        <w:tc>
          <w:tcPr>
            <w:tcW w:w="1320" w:type="dxa"/>
            <w:tcBorders>
              <w:top w:val="nil"/>
              <w:left w:val="nil"/>
              <w:bottom w:val="nil"/>
              <w:right w:val="nil"/>
            </w:tcBorders>
            <w:shd w:val="clear" w:color="auto" w:fill="auto"/>
            <w:noWrap/>
            <w:vAlign w:val="bottom"/>
            <w:hideMark/>
          </w:tcPr>
          <w:p w14:paraId="56F5EA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7/20/2017</w:t>
            </w:r>
          </w:p>
        </w:tc>
        <w:tc>
          <w:tcPr>
            <w:tcW w:w="1114" w:type="dxa"/>
            <w:tcBorders>
              <w:top w:val="nil"/>
              <w:left w:val="nil"/>
              <w:bottom w:val="nil"/>
              <w:right w:val="nil"/>
            </w:tcBorders>
            <w:shd w:val="clear" w:color="auto" w:fill="auto"/>
            <w:noWrap/>
            <w:vAlign w:val="bottom"/>
            <w:hideMark/>
          </w:tcPr>
          <w:p w14:paraId="33420A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79A5F4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1099_0</w:t>
            </w:r>
          </w:p>
        </w:tc>
        <w:tc>
          <w:tcPr>
            <w:tcW w:w="673" w:type="dxa"/>
            <w:tcBorders>
              <w:top w:val="nil"/>
              <w:left w:val="nil"/>
              <w:bottom w:val="nil"/>
              <w:right w:val="nil"/>
            </w:tcBorders>
            <w:shd w:val="clear" w:color="auto" w:fill="auto"/>
            <w:noWrap/>
            <w:vAlign w:val="bottom"/>
            <w:hideMark/>
          </w:tcPr>
          <w:p w14:paraId="484684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c>
          <w:tcPr>
            <w:tcW w:w="673" w:type="dxa"/>
            <w:tcBorders>
              <w:top w:val="nil"/>
              <w:left w:val="nil"/>
              <w:bottom w:val="nil"/>
              <w:right w:val="nil"/>
            </w:tcBorders>
            <w:shd w:val="clear" w:color="auto" w:fill="auto"/>
            <w:noWrap/>
            <w:vAlign w:val="bottom"/>
            <w:hideMark/>
          </w:tcPr>
          <w:p w14:paraId="546774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1FDF20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4E0114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c>
          <w:tcPr>
            <w:tcW w:w="673" w:type="dxa"/>
            <w:tcBorders>
              <w:top w:val="nil"/>
              <w:left w:val="nil"/>
              <w:bottom w:val="nil"/>
              <w:right w:val="nil"/>
            </w:tcBorders>
            <w:shd w:val="clear" w:color="auto" w:fill="auto"/>
            <w:noWrap/>
            <w:vAlign w:val="bottom"/>
            <w:hideMark/>
          </w:tcPr>
          <w:p w14:paraId="1A89B6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42.9</w:t>
            </w:r>
          </w:p>
        </w:tc>
        <w:tc>
          <w:tcPr>
            <w:tcW w:w="673" w:type="dxa"/>
            <w:tcBorders>
              <w:top w:val="nil"/>
              <w:left w:val="nil"/>
              <w:bottom w:val="nil"/>
              <w:right w:val="nil"/>
            </w:tcBorders>
            <w:shd w:val="clear" w:color="auto" w:fill="auto"/>
            <w:noWrap/>
            <w:vAlign w:val="bottom"/>
            <w:hideMark/>
          </w:tcPr>
          <w:p w14:paraId="302F0FC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187C48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72.3</w:t>
            </w:r>
          </w:p>
        </w:tc>
        <w:tc>
          <w:tcPr>
            <w:tcW w:w="674" w:type="dxa"/>
            <w:tcBorders>
              <w:top w:val="nil"/>
              <w:left w:val="nil"/>
              <w:bottom w:val="nil"/>
              <w:right w:val="nil"/>
            </w:tcBorders>
            <w:shd w:val="clear" w:color="auto" w:fill="auto"/>
            <w:noWrap/>
            <w:vAlign w:val="bottom"/>
            <w:hideMark/>
          </w:tcPr>
          <w:p w14:paraId="73031E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79.2</w:t>
            </w:r>
          </w:p>
        </w:tc>
      </w:tr>
      <w:tr w:rsidR="004B0B49" w:rsidRPr="0089132E" w14:paraId="3E9C1FF3" w14:textId="77777777" w:rsidTr="004B0B49">
        <w:trPr>
          <w:trHeight w:val="300"/>
        </w:trPr>
        <w:tc>
          <w:tcPr>
            <w:tcW w:w="1166" w:type="dxa"/>
            <w:tcBorders>
              <w:top w:val="nil"/>
              <w:left w:val="nil"/>
              <w:bottom w:val="nil"/>
              <w:right w:val="nil"/>
            </w:tcBorders>
            <w:shd w:val="clear" w:color="auto" w:fill="auto"/>
            <w:noWrap/>
            <w:vAlign w:val="bottom"/>
            <w:hideMark/>
          </w:tcPr>
          <w:p w14:paraId="796763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SR0104</w:t>
            </w:r>
          </w:p>
        </w:tc>
        <w:tc>
          <w:tcPr>
            <w:tcW w:w="1320" w:type="dxa"/>
            <w:tcBorders>
              <w:top w:val="nil"/>
              <w:left w:val="nil"/>
              <w:bottom w:val="nil"/>
              <w:right w:val="nil"/>
            </w:tcBorders>
            <w:shd w:val="clear" w:color="auto" w:fill="auto"/>
            <w:noWrap/>
            <w:vAlign w:val="bottom"/>
            <w:hideMark/>
          </w:tcPr>
          <w:p w14:paraId="0E5E34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8/28/2017</w:t>
            </w:r>
          </w:p>
        </w:tc>
        <w:tc>
          <w:tcPr>
            <w:tcW w:w="1114" w:type="dxa"/>
            <w:tcBorders>
              <w:top w:val="nil"/>
              <w:left w:val="nil"/>
              <w:bottom w:val="nil"/>
              <w:right w:val="nil"/>
            </w:tcBorders>
            <w:shd w:val="clear" w:color="auto" w:fill="auto"/>
            <w:noWrap/>
            <w:vAlign w:val="bottom"/>
            <w:hideMark/>
          </w:tcPr>
          <w:p w14:paraId="4EFDB0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57A49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1100_0</w:t>
            </w:r>
          </w:p>
        </w:tc>
        <w:tc>
          <w:tcPr>
            <w:tcW w:w="673" w:type="dxa"/>
            <w:tcBorders>
              <w:top w:val="nil"/>
              <w:left w:val="nil"/>
              <w:bottom w:val="nil"/>
              <w:right w:val="nil"/>
            </w:tcBorders>
            <w:shd w:val="clear" w:color="auto" w:fill="auto"/>
            <w:noWrap/>
            <w:vAlign w:val="bottom"/>
            <w:hideMark/>
          </w:tcPr>
          <w:p w14:paraId="6F5030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726105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0F2FF8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76.1</w:t>
            </w:r>
          </w:p>
        </w:tc>
        <w:tc>
          <w:tcPr>
            <w:tcW w:w="673" w:type="dxa"/>
            <w:tcBorders>
              <w:top w:val="nil"/>
              <w:left w:val="nil"/>
              <w:bottom w:val="nil"/>
              <w:right w:val="nil"/>
            </w:tcBorders>
            <w:shd w:val="clear" w:color="auto" w:fill="auto"/>
            <w:noWrap/>
            <w:vAlign w:val="bottom"/>
            <w:hideMark/>
          </w:tcPr>
          <w:p w14:paraId="3E64E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77.5</w:t>
            </w:r>
          </w:p>
        </w:tc>
        <w:tc>
          <w:tcPr>
            <w:tcW w:w="673" w:type="dxa"/>
            <w:tcBorders>
              <w:top w:val="nil"/>
              <w:left w:val="nil"/>
              <w:bottom w:val="nil"/>
              <w:right w:val="nil"/>
            </w:tcBorders>
            <w:shd w:val="clear" w:color="auto" w:fill="auto"/>
            <w:noWrap/>
            <w:vAlign w:val="bottom"/>
            <w:hideMark/>
          </w:tcPr>
          <w:p w14:paraId="4130C1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w:t>
            </w:r>
          </w:p>
        </w:tc>
        <w:tc>
          <w:tcPr>
            <w:tcW w:w="673" w:type="dxa"/>
            <w:tcBorders>
              <w:top w:val="nil"/>
              <w:left w:val="nil"/>
              <w:bottom w:val="nil"/>
              <w:right w:val="nil"/>
            </w:tcBorders>
            <w:shd w:val="clear" w:color="auto" w:fill="auto"/>
            <w:noWrap/>
            <w:vAlign w:val="bottom"/>
            <w:hideMark/>
          </w:tcPr>
          <w:p w14:paraId="06817B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307495E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03A727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r>
      <w:tr w:rsidR="004B0B49" w:rsidRPr="0089132E" w14:paraId="39E7ACF8" w14:textId="77777777" w:rsidTr="004B0B49">
        <w:trPr>
          <w:trHeight w:val="300"/>
        </w:trPr>
        <w:tc>
          <w:tcPr>
            <w:tcW w:w="1166" w:type="dxa"/>
            <w:tcBorders>
              <w:top w:val="nil"/>
              <w:left w:val="nil"/>
              <w:bottom w:val="nil"/>
              <w:right w:val="nil"/>
            </w:tcBorders>
            <w:shd w:val="clear" w:color="auto" w:fill="auto"/>
            <w:noWrap/>
            <w:vAlign w:val="bottom"/>
            <w:hideMark/>
          </w:tcPr>
          <w:p w14:paraId="068278B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SR0107</w:t>
            </w:r>
          </w:p>
        </w:tc>
        <w:tc>
          <w:tcPr>
            <w:tcW w:w="1320" w:type="dxa"/>
            <w:tcBorders>
              <w:top w:val="nil"/>
              <w:left w:val="nil"/>
              <w:bottom w:val="nil"/>
              <w:right w:val="nil"/>
            </w:tcBorders>
            <w:shd w:val="clear" w:color="auto" w:fill="auto"/>
            <w:noWrap/>
            <w:vAlign w:val="bottom"/>
            <w:hideMark/>
          </w:tcPr>
          <w:p w14:paraId="565E74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8/29/2017</w:t>
            </w:r>
          </w:p>
        </w:tc>
        <w:tc>
          <w:tcPr>
            <w:tcW w:w="1114" w:type="dxa"/>
            <w:tcBorders>
              <w:top w:val="nil"/>
              <w:left w:val="nil"/>
              <w:bottom w:val="nil"/>
              <w:right w:val="nil"/>
            </w:tcBorders>
            <w:shd w:val="clear" w:color="auto" w:fill="auto"/>
            <w:noWrap/>
            <w:vAlign w:val="bottom"/>
            <w:hideMark/>
          </w:tcPr>
          <w:p w14:paraId="00A45E6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CC7284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1101_0</w:t>
            </w:r>
          </w:p>
        </w:tc>
        <w:tc>
          <w:tcPr>
            <w:tcW w:w="673" w:type="dxa"/>
            <w:tcBorders>
              <w:top w:val="nil"/>
              <w:left w:val="nil"/>
              <w:bottom w:val="nil"/>
              <w:right w:val="nil"/>
            </w:tcBorders>
            <w:shd w:val="clear" w:color="auto" w:fill="auto"/>
            <w:noWrap/>
            <w:vAlign w:val="bottom"/>
            <w:hideMark/>
          </w:tcPr>
          <w:p w14:paraId="3F60295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67.6</w:t>
            </w:r>
          </w:p>
        </w:tc>
        <w:tc>
          <w:tcPr>
            <w:tcW w:w="673" w:type="dxa"/>
            <w:tcBorders>
              <w:top w:val="nil"/>
              <w:left w:val="nil"/>
              <w:bottom w:val="nil"/>
              <w:right w:val="nil"/>
            </w:tcBorders>
            <w:shd w:val="clear" w:color="auto" w:fill="auto"/>
            <w:noWrap/>
            <w:vAlign w:val="bottom"/>
            <w:hideMark/>
          </w:tcPr>
          <w:p w14:paraId="671EF13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291848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23AB1C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7680A4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0257A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78D96B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80.7</w:t>
            </w:r>
          </w:p>
        </w:tc>
        <w:tc>
          <w:tcPr>
            <w:tcW w:w="674" w:type="dxa"/>
            <w:tcBorders>
              <w:top w:val="nil"/>
              <w:left w:val="nil"/>
              <w:bottom w:val="nil"/>
              <w:right w:val="nil"/>
            </w:tcBorders>
            <w:shd w:val="clear" w:color="auto" w:fill="auto"/>
            <w:noWrap/>
            <w:vAlign w:val="bottom"/>
            <w:hideMark/>
          </w:tcPr>
          <w:p w14:paraId="48066F4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7815BFA" w14:textId="77777777" w:rsidTr="004B0B49">
        <w:trPr>
          <w:trHeight w:val="300"/>
        </w:trPr>
        <w:tc>
          <w:tcPr>
            <w:tcW w:w="1166" w:type="dxa"/>
            <w:tcBorders>
              <w:top w:val="nil"/>
              <w:left w:val="nil"/>
              <w:bottom w:val="nil"/>
              <w:right w:val="nil"/>
            </w:tcBorders>
            <w:shd w:val="clear" w:color="auto" w:fill="auto"/>
            <w:noWrap/>
            <w:vAlign w:val="bottom"/>
            <w:hideMark/>
          </w:tcPr>
          <w:p w14:paraId="07E3661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sr0105</w:t>
            </w:r>
          </w:p>
        </w:tc>
        <w:tc>
          <w:tcPr>
            <w:tcW w:w="1320" w:type="dxa"/>
            <w:tcBorders>
              <w:top w:val="nil"/>
              <w:left w:val="nil"/>
              <w:bottom w:val="nil"/>
              <w:right w:val="nil"/>
            </w:tcBorders>
            <w:shd w:val="clear" w:color="auto" w:fill="auto"/>
            <w:noWrap/>
            <w:vAlign w:val="bottom"/>
            <w:hideMark/>
          </w:tcPr>
          <w:p w14:paraId="39D012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8/31/2017</w:t>
            </w:r>
          </w:p>
        </w:tc>
        <w:tc>
          <w:tcPr>
            <w:tcW w:w="1114" w:type="dxa"/>
            <w:tcBorders>
              <w:top w:val="nil"/>
              <w:left w:val="nil"/>
              <w:bottom w:val="nil"/>
              <w:right w:val="nil"/>
            </w:tcBorders>
            <w:shd w:val="clear" w:color="auto" w:fill="auto"/>
            <w:noWrap/>
            <w:vAlign w:val="bottom"/>
            <w:hideMark/>
          </w:tcPr>
          <w:p w14:paraId="7E53BE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DB65D5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1103_0</w:t>
            </w:r>
          </w:p>
        </w:tc>
        <w:tc>
          <w:tcPr>
            <w:tcW w:w="673" w:type="dxa"/>
            <w:tcBorders>
              <w:top w:val="nil"/>
              <w:left w:val="nil"/>
              <w:bottom w:val="nil"/>
              <w:right w:val="nil"/>
            </w:tcBorders>
            <w:shd w:val="clear" w:color="auto" w:fill="auto"/>
            <w:noWrap/>
            <w:vAlign w:val="bottom"/>
            <w:hideMark/>
          </w:tcPr>
          <w:p w14:paraId="0826AB9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3" w:type="dxa"/>
            <w:tcBorders>
              <w:top w:val="nil"/>
              <w:left w:val="nil"/>
              <w:bottom w:val="nil"/>
              <w:right w:val="nil"/>
            </w:tcBorders>
            <w:shd w:val="clear" w:color="auto" w:fill="auto"/>
            <w:noWrap/>
            <w:vAlign w:val="bottom"/>
            <w:hideMark/>
          </w:tcPr>
          <w:p w14:paraId="4E919E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437A0B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3C071C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49.1</w:t>
            </w:r>
          </w:p>
        </w:tc>
        <w:tc>
          <w:tcPr>
            <w:tcW w:w="673" w:type="dxa"/>
            <w:tcBorders>
              <w:top w:val="nil"/>
              <w:left w:val="nil"/>
              <w:bottom w:val="nil"/>
              <w:right w:val="nil"/>
            </w:tcBorders>
            <w:shd w:val="clear" w:color="auto" w:fill="auto"/>
            <w:noWrap/>
            <w:vAlign w:val="bottom"/>
            <w:hideMark/>
          </w:tcPr>
          <w:p w14:paraId="77E259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59.9</w:t>
            </w:r>
          </w:p>
        </w:tc>
        <w:tc>
          <w:tcPr>
            <w:tcW w:w="673" w:type="dxa"/>
            <w:tcBorders>
              <w:top w:val="nil"/>
              <w:left w:val="nil"/>
              <w:bottom w:val="nil"/>
              <w:right w:val="nil"/>
            </w:tcBorders>
            <w:shd w:val="clear" w:color="auto" w:fill="auto"/>
            <w:noWrap/>
            <w:vAlign w:val="bottom"/>
            <w:hideMark/>
          </w:tcPr>
          <w:p w14:paraId="417F3E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4992B0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4" w:type="dxa"/>
            <w:tcBorders>
              <w:top w:val="nil"/>
              <w:left w:val="nil"/>
              <w:bottom w:val="nil"/>
              <w:right w:val="nil"/>
            </w:tcBorders>
            <w:shd w:val="clear" w:color="auto" w:fill="auto"/>
            <w:noWrap/>
            <w:vAlign w:val="bottom"/>
            <w:hideMark/>
          </w:tcPr>
          <w:p w14:paraId="1B98946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60.0</w:t>
            </w:r>
          </w:p>
        </w:tc>
      </w:tr>
      <w:tr w:rsidR="004B0B49" w:rsidRPr="0089132E" w14:paraId="2D47BCFF" w14:textId="77777777" w:rsidTr="004B0B49">
        <w:trPr>
          <w:trHeight w:val="300"/>
        </w:trPr>
        <w:tc>
          <w:tcPr>
            <w:tcW w:w="1166" w:type="dxa"/>
            <w:tcBorders>
              <w:top w:val="nil"/>
              <w:left w:val="nil"/>
              <w:bottom w:val="nil"/>
              <w:right w:val="nil"/>
            </w:tcBorders>
            <w:shd w:val="clear" w:color="auto" w:fill="auto"/>
            <w:noWrap/>
            <w:vAlign w:val="bottom"/>
            <w:hideMark/>
          </w:tcPr>
          <w:p w14:paraId="48B260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SR0108</w:t>
            </w:r>
          </w:p>
        </w:tc>
        <w:tc>
          <w:tcPr>
            <w:tcW w:w="1320" w:type="dxa"/>
            <w:tcBorders>
              <w:top w:val="nil"/>
              <w:left w:val="nil"/>
              <w:bottom w:val="nil"/>
              <w:right w:val="nil"/>
            </w:tcBorders>
            <w:shd w:val="clear" w:color="auto" w:fill="auto"/>
            <w:noWrap/>
            <w:vAlign w:val="bottom"/>
            <w:hideMark/>
          </w:tcPr>
          <w:p w14:paraId="7E3206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8/31/2017</w:t>
            </w:r>
          </w:p>
        </w:tc>
        <w:tc>
          <w:tcPr>
            <w:tcW w:w="1114" w:type="dxa"/>
            <w:tcBorders>
              <w:top w:val="nil"/>
              <w:left w:val="nil"/>
              <w:bottom w:val="nil"/>
              <w:right w:val="nil"/>
            </w:tcBorders>
            <w:shd w:val="clear" w:color="auto" w:fill="auto"/>
            <w:noWrap/>
            <w:vAlign w:val="bottom"/>
            <w:hideMark/>
          </w:tcPr>
          <w:p w14:paraId="602BCE2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B9034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1104_0</w:t>
            </w:r>
          </w:p>
        </w:tc>
        <w:tc>
          <w:tcPr>
            <w:tcW w:w="673" w:type="dxa"/>
            <w:tcBorders>
              <w:top w:val="nil"/>
              <w:left w:val="nil"/>
              <w:bottom w:val="nil"/>
              <w:right w:val="nil"/>
            </w:tcBorders>
            <w:shd w:val="clear" w:color="auto" w:fill="auto"/>
            <w:noWrap/>
            <w:vAlign w:val="bottom"/>
            <w:hideMark/>
          </w:tcPr>
          <w:p w14:paraId="364216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77.1</w:t>
            </w:r>
          </w:p>
        </w:tc>
        <w:tc>
          <w:tcPr>
            <w:tcW w:w="673" w:type="dxa"/>
            <w:tcBorders>
              <w:top w:val="nil"/>
              <w:left w:val="nil"/>
              <w:bottom w:val="nil"/>
              <w:right w:val="nil"/>
            </w:tcBorders>
            <w:shd w:val="clear" w:color="auto" w:fill="auto"/>
            <w:noWrap/>
            <w:vAlign w:val="bottom"/>
            <w:hideMark/>
          </w:tcPr>
          <w:p w14:paraId="205ADA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59.5</w:t>
            </w:r>
          </w:p>
        </w:tc>
        <w:tc>
          <w:tcPr>
            <w:tcW w:w="673" w:type="dxa"/>
            <w:tcBorders>
              <w:top w:val="nil"/>
              <w:left w:val="nil"/>
              <w:bottom w:val="nil"/>
              <w:right w:val="nil"/>
            </w:tcBorders>
            <w:shd w:val="clear" w:color="auto" w:fill="auto"/>
            <w:noWrap/>
            <w:vAlign w:val="bottom"/>
            <w:hideMark/>
          </w:tcPr>
          <w:p w14:paraId="586B12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32.2</w:t>
            </w:r>
          </w:p>
        </w:tc>
        <w:tc>
          <w:tcPr>
            <w:tcW w:w="673" w:type="dxa"/>
            <w:tcBorders>
              <w:top w:val="nil"/>
              <w:left w:val="nil"/>
              <w:bottom w:val="nil"/>
              <w:right w:val="nil"/>
            </w:tcBorders>
            <w:shd w:val="clear" w:color="auto" w:fill="auto"/>
            <w:noWrap/>
            <w:vAlign w:val="bottom"/>
            <w:hideMark/>
          </w:tcPr>
          <w:p w14:paraId="1EA4A4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2D34B6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94.6</w:t>
            </w:r>
          </w:p>
        </w:tc>
        <w:tc>
          <w:tcPr>
            <w:tcW w:w="673" w:type="dxa"/>
            <w:tcBorders>
              <w:top w:val="nil"/>
              <w:left w:val="nil"/>
              <w:bottom w:val="nil"/>
              <w:right w:val="nil"/>
            </w:tcBorders>
            <w:shd w:val="clear" w:color="auto" w:fill="auto"/>
            <w:noWrap/>
            <w:vAlign w:val="bottom"/>
            <w:hideMark/>
          </w:tcPr>
          <w:p w14:paraId="5A5944A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DACD11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9DDCE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r>
      <w:tr w:rsidR="004B0B49" w:rsidRPr="0089132E" w14:paraId="46FDA2F6" w14:textId="77777777" w:rsidTr="004B0B49">
        <w:trPr>
          <w:trHeight w:val="300"/>
        </w:trPr>
        <w:tc>
          <w:tcPr>
            <w:tcW w:w="1166" w:type="dxa"/>
            <w:tcBorders>
              <w:top w:val="nil"/>
              <w:left w:val="nil"/>
              <w:bottom w:val="nil"/>
              <w:right w:val="nil"/>
            </w:tcBorders>
            <w:shd w:val="clear" w:color="auto" w:fill="auto"/>
            <w:noWrap/>
            <w:vAlign w:val="bottom"/>
            <w:hideMark/>
          </w:tcPr>
          <w:p w14:paraId="342A5A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SRI8</w:t>
            </w:r>
          </w:p>
        </w:tc>
        <w:tc>
          <w:tcPr>
            <w:tcW w:w="1320" w:type="dxa"/>
            <w:tcBorders>
              <w:top w:val="nil"/>
              <w:left w:val="nil"/>
              <w:bottom w:val="nil"/>
              <w:right w:val="nil"/>
            </w:tcBorders>
            <w:shd w:val="clear" w:color="auto" w:fill="auto"/>
            <w:noWrap/>
            <w:vAlign w:val="bottom"/>
            <w:hideMark/>
          </w:tcPr>
          <w:p w14:paraId="57EB48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9/7/2017</w:t>
            </w:r>
          </w:p>
        </w:tc>
        <w:tc>
          <w:tcPr>
            <w:tcW w:w="1114" w:type="dxa"/>
            <w:tcBorders>
              <w:top w:val="nil"/>
              <w:left w:val="nil"/>
              <w:bottom w:val="nil"/>
              <w:right w:val="nil"/>
            </w:tcBorders>
            <w:shd w:val="clear" w:color="auto" w:fill="auto"/>
            <w:noWrap/>
            <w:vAlign w:val="bottom"/>
            <w:hideMark/>
          </w:tcPr>
          <w:p w14:paraId="7856211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B3F758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1105_0</w:t>
            </w:r>
          </w:p>
        </w:tc>
        <w:tc>
          <w:tcPr>
            <w:tcW w:w="673" w:type="dxa"/>
            <w:tcBorders>
              <w:top w:val="nil"/>
              <w:left w:val="nil"/>
              <w:bottom w:val="nil"/>
              <w:right w:val="nil"/>
            </w:tcBorders>
            <w:shd w:val="clear" w:color="auto" w:fill="auto"/>
            <w:noWrap/>
            <w:vAlign w:val="bottom"/>
            <w:hideMark/>
          </w:tcPr>
          <w:p w14:paraId="6C8C62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60A529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w:t>
            </w:r>
          </w:p>
        </w:tc>
        <w:tc>
          <w:tcPr>
            <w:tcW w:w="673" w:type="dxa"/>
            <w:tcBorders>
              <w:top w:val="nil"/>
              <w:left w:val="nil"/>
              <w:bottom w:val="nil"/>
              <w:right w:val="nil"/>
            </w:tcBorders>
            <w:shd w:val="clear" w:color="auto" w:fill="auto"/>
            <w:noWrap/>
            <w:vAlign w:val="bottom"/>
            <w:hideMark/>
          </w:tcPr>
          <w:p w14:paraId="3B3F80B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42.6</w:t>
            </w:r>
          </w:p>
        </w:tc>
        <w:tc>
          <w:tcPr>
            <w:tcW w:w="673" w:type="dxa"/>
            <w:tcBorders>
              <w:top w:val="nil"/>
              <w:left w:val="nil"/>
              <w:bottom w:val="nil"/>
              <w:right w:val="nil"/>
            </w:tcBorders>
            <w:shd w:val="clear" w:color="auto" w:fill="auto"/>
            <w:noWrap/>
            <w:vAlign w:val="bottom"/>
            <w:hideMark/>
          </w:tcPr>
          <w:p w14:paraId="0E38ED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38F2A01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4EF580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3B3C8F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4" w:type="dxa"/>
            <w:tcBorders>
              <w:top w:val="nil"/>
              <w:left w:val="nil"/>
              <w:bottom w:val="nil"/>
              <w:right w:val="nil"/>
            </w:tcBorders>
            <w:shd w:val="clear" w:color="auto" w:fill="auto"/>
            <w:noWrap/>
            <w:vAlign w:val="bottom"/>
            <w:hideMark/>
          </w:tcPr>
          <w:p w14:paraId="1D6501A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49.3</w:t>
            </w:r>
          </w:p>
        </w:tc>
      </w:tr>
      <w:tr w:rsidR="004B0B49" w:rsidRPr="0089132E" w14:paraId="016ED33C" w14:textId="77777777" w:rsidTr="004B0B49">
        <w:trPr>
          <w:trHeight w:val="300"/>
        </w:trPr>
        <w:tc>
          <w:tcPr>
            <w:tcW w:w="1166" w:type="dxa"/>
            <w:tcBorders>
              <w:top w:val="nil"/>
              <w:left w:val="nil"/>
              <w:bottom w:val="nil"/>
              <w:right w:val="nil"/>
            </w:tcBorders>
            <w:shd w:val="clear" w:color="auto" w:fill="auto"/>
            <w:noWrap/>
            <w:vAlign w:val="bottom"/>
            <w:hideMark/>
          </w:tcPr>
          <w:p w14:paraId="0B6186C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377CE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11/6/2017</w:t>
            </w:r>
          </w:p>
        </w:tc>
        <w:tc>
          <w:tcPr>
            <w:tcW w:w="1114" w:type="dxa"/>
            <w:tcBorders>
              <w:top w:val="nil"/>
              <w:left w:val="nil"/>
              <w:bottom w:val="nil"/>
              <w:right w:val="nil"/>
            </w:tcBorders>
            <w:shd w:val="clear" w:color="auto" w:fill="auto"/>
            <w:noWrap/>
            <w:vAlign w:val="bottom"/>
            <w:hideMark/>
          </w:tcPr>
          <w:p w14:paraId="4CF331A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8C5ED7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1106_0</w:t>
            </w:r>
          </w:p>
        </w:tc>
        <w:tc>
          <w:tcPr>
            <w:tcW w:w="673" w:type="dxa"/>
            <w:tcBorders>
              <w:top w:val="nil"/>
              <w:left w:val="nil"/>
              <w:bottom w:val="nil"/>
              <w:right w:val="nil"/>
            </w:tcBorders>
            <w:shd w:val="clear" w:color="auto" w:fill="auto"/>
            <w:noWrap/>
            <w:vAlign w:val="bottom"/>
            <w:hideMark/>
          </w:tcPr>
          <w:p w14:paraId="4C333D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64D1FB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w:t>
            </w:r>
          </w:p>
        </w:tc>
        <w:tc>
          <w:tcPr>
            <w:tcW w:w="673" w:type="dxa"/>
            <w:tcBorders>
              <w:top w:val="nil"/>
              <w:left w:val="nil"/>
              <w:bottom w:val="nil"/>
              <w:right w:val="nil"/>
            </w:tcBorders>
            <w:shd w:val="clear" w:color="auto" w:fill="auto"/>
            <w:noWrap/>
            <w:vAlign w:val="bottom"/>
            <w:hideMark/>
          </w:tcPr>
          <w:p w14:paraId="6699F0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3ABD8D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14E808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45.2</w:t>
            </w:r>
          </w:p>
        </w:tc>
        <w:tc>
          <w:tcPr>
            <w:tcW w:w="673" w:type="dxa"/>
            <w:tcBorders>
              <w:top w:val="nil"/>
              <w:left w:val="nil"/>
              <w:bottom w:val="nil"/>
              <w:right w:val="nil"/>
            </w:tcBorders>
            <w:shd w:val="clear" w:color="auto" w:fill="auto"/>
            <w:noWrap/>
            <w:vAlign w:val="bottom"/>
            <w:hideMark/>
          </w:tcPr>
          <w:p w14:paraId="24A8AD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16.3</w:t>
            </w:r>
          </w:p>
        </w:tc>
        <w:tc>
          <w:tcPr>
            <w:tcW w:w="673" w:type="dxa"/>
            <w:tcBorders>
              <w:top w:val="nil"/>
              <w:left w:val="nil"/>
              <w:bottom w:val="nil"/>
              <w:right w:val="nil"/>
            </w:tcBorders>
            <w:shd w:val="clear" w:color="auto" w:fill="auto"/>
            <w:noWrap/>
            <w:vAlign w:val="bottom"/>
            <w:hideMark/>
          </w:tcPr>
          <w:p w14:paraId="7613D4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w:t>
            </w:r>
          </w:p>
        </w:tc>
        <w:tc>
          <w:tcPr>
            <w:tcW w:w="674" w:type="dxa"/>
            <w:tcBorders>
              <w:top w:val="nil"/>
              <w:left w:val="nil"/>
              <w:bottom w:val="nil"/>
              <w:right w:val="nil"/>
            </w:tcBorders>
            <w:shd w:val="clear" w:color="auto" w:fill="auto"/>
            <w:noWrap/>
            <w:vAlign w:val="bottom"/>
            <w:hideMark/>
          </w:tcPr>
          <w:p w14:paraId="71D487E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42.0</w:t>
            </w:r>
          </w:p>
        </w:tc>
      </w:tr>
      <w:tr w:rsidR="004B0B49" w:rsidRPr="0089132E" w14:paraId="3B3058CE" w14:textId="77777777" w:rsidTr="004B0B49">
        <w:trPr>
          <w:trHeight w:val="300"/>
        </w:trPr>
        <w:tc>
          <w:tcPr>
            <w:tcW w:w="1166" w:type="dxa"/>
            <w:tcBorders>
              <w:top w:val="nil"/>
              <w:left w:val="nil"/>
              <w:bottom w:val="nil"/>
              <w:right w:val="nil"/>
            </w:tcBorders>
            <w:shd w:val="clear" w:color="auto" w:fill="auto"/>
            <w:noWrap/>
            <w:vAlign w:val="bottom"/>
            <w:hideMark/>
          </w:tcPr>
          <w:p w14:paraId="13AA535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084B8F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11/6/2017</w:t>
            </w:r>
          </w:p>
        </w:tc>
        <w:tc>
          <w:tcPr>
            <w:tcW w:w="1114" w:type="dxa"/>
            <w:tcBorders>
              <w:top w:val="nil"/>
              <w:left w:val="nil"/>
              <w:bottom w:val="nil"/>
              <w:right w:val="nil"/>
            </w:tcBorders>
            <w:shd w:val="clear" w:color="auto" w:fill="auto"/>
            <w:noWrap/>
            <w:vAlign w:val="bottom"/>
            <w:hideMark/>
          </w:tcPr>
          <w:p w14:paraId="55D2488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F3633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1107_0</w:t>
            </w:r>
          </w:p>
        </w:tc>
        <w:tc>
          <w:tcPr>
            <w:tcW w:w="673" w:type="dxa"/>
            <w:tcBorders>
              <w:top w:val="nil"/>
              <w:left w:val="nil"/>
              <w:bottom w:val="nil"/>
              <w:right w:val="nil"/>
            </w:tcBorders>
            <w:shd w:val="clear" w:color="auto" w:fill="auto"/>
            <w:noWrap/>
            <w:vAlign w:val="bottom"/>
            <w:hideMark/>
          </w:tcPr>
          <w:p w14:paraId="5D6B81A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26.4</w:t>
            </w:r>
          </w:p>
        </w:tc>
        <w:tc>
          <w:tcPr>
            <w:tcW w:w="673" w:type="dxa"/>
            <w:tcBorders>
              <w:top w:val="nil"/>
              <w:left w:val="nil"/>
              <w:bottom w:val="nil"/>
              <w:right w:val="nil"/>
            </w:tcBorders>
            <w:shd w:val="clear" w:color="auto" w:fill="auto"/>
            <w:noWrap/>
            <w:vAlign w:val="bottom"/>
            <w:hideMark/>
          </w:tcPr>
          <w:p w14:paraId="005A7D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w:t>
            </w:r>
          </w:p>
        </w:tc>
        <w:tc>
          <w:tcPr>
            <w:tcW w:w="673" w:type="dxa"/>
            <w:tcBorders>
              <w:top w:val="nil"/>
              <w:left w:val="nil"/>
              <w:bottom w:val="nil"/>
              <w:right w:val="nil"/>
            </w:tcBorders>
            <w:shd w:val="clear" w:color="auto" w:fill="auto"/>
            <w:noWrap/>
            <w:vAlign w:val="bottom"/>
            <w:hideMark/>
          </w:tcPr>
          <w:p w14:paraId="2A86AA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0B543A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65.3</w:t>
            </w:r>
          </w:p>
        </w:tc>
        <w:tc>
          <w:tcPr>
            <w:tcW w:w="673" w:type="dxa"/>
            <w:tcBorders>
              <w:top w:val="nil"/>
              <w:left w:val="nil"/>
              <w:bottom w:val="nil"/>
              <w:right w:val="nil"/>
            </w:tcBorders>
            <w:shd w:val="clear" w:color="auto" w:fill="auto"/>
            <w:noWrap/>
            <w:vAlign w:val="bottom"/>
            <w:hideMark/>
          </w:tcPr>
          <w:p w14:paraId="39439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15.2</w:t>
            </w:r>
          </w:p>
        </w:tc>
        <w:tc>
          <w:tcPr>
            <w:tcW w:w="673" w:type="dxa"/>
            <w:tcBorders>
              <w:top w:val="nil"/>
              <w:left w:val="nil"/>
              <w:bottom w:val="nil"/>
              <w:right w:val="nil"/>
            </w:tcBorders>
            <w:shd w:val="clear" w:color="auto" w:fill="auto"/>
            <w:noWrap/>
            <w:vAlign w:val="bottom"/>
            <w:hideMark/>
          </w:tcPr>
          <w:p w14:paraId="70A8EB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20.5</w:t>
            </w:r>
          </w:p>
        </w:tc>
        <w:tc>
          <w:tcPr>
            <w:tcW w:w="673" w:type="dxa"/>
            <w:tcBorders>
              <w:top w:val="nil"/>
              <w:left w:val="nil"/>
              <w:bottom w:val="nil"/>
              <w:right w:val="nil"/>
            </w:tcBorders>
            <w:shd w:val="clear" w:color="auto" w:fill="auto"/>
            <w:noWrap/>
            <w:vAlign w:val="bottom"/>
            <w:hideMark/>
          </w:tcPr>
          <w:p w14:paraId="1B6459D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4" w:type="dxa"/>
            <w:tcBorders>
              <w:top w:val="nil"/>
              <w:left w:val="nil"/>
              <w:bottom w:val="nil"/>
              <w:right w:val="nil"/>
            </w:tcBorders>
            <w:shd w:val="clear" w:color="auto" w:fill="auto"/>
            <w:noWrap/>
            <w:vAlign w:val="bottom"/>
            <w:hideMark/>
          </w:tcPr>
          <w:p w14:paraId="73D7D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r>
      <w:tr w:rsidR="004B0B49" w:rsidRPr="0089132E" w14:paraId="759E3FAC" w14:textId="77777777" w:rsidTr="004B0B49">
        <w:trPr>
          <w:trHeight w:val="300"/>
        </w:trPr>
        <w:tc>
          <w:tcPr>
            <w:tcW w:w="1166" w:type="dxa"/>
            <w:tcBorders>
              <w:top w:val="nil"/>
              <w:left w:val="nil"/>
              <w:bottom w:val="nil"/>
              <w:right w:val="nil"/>
            </w:tcBorders>
            <w:shd w:val="clear" w:color="auto" w:fill="auto"/>
            <w:noWrap/>
            <w:vAlign w:val="bottom"/>
            <w:hideMark/>
          </w:tcPr>
          <w:p w14:paraId="48CB9F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46B64C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11/7/2017</w:t>
            </w:r>
          </w:p>
        </w:tc>
        <w:tc>
          <w:tcPr>
            <w:tcW w:w="1114" w:type="dxa"/>
            <w:tcBorders>
              <w:top w:val="nil"/>
              <w:left w:val="nil"/>
              <w:bottom w:val="nil"/>
              <w:right w:val="nil"/>
            </w:tcBorders>
            <w:shd w:val="clear" w:color="auto" w:fill="auto"/>
            <w:noWrap/>
            <w:vAlign w:val="bottom"/>
            <w:hideMark/>
          </w:tcPr>
          <w:p w14:paraId="5A8EAEA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ECE68C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1108_0</w:t>
            </w:r>
          </w:p>
        </w:tc>
        <w:tc>
          <w:tcPr>
            <w:tcW w:w="673" w:type="dxa"/>
            <w:tcBorders>
              <w:top w:val="nil"/>
              <w:left w:val="nil"/>
              <w:bottom w:val="nil"/>
              <w:right w:val="nil"/>
            </w:tcBorders>
            <w:shd w:val="clear" w:color="auto" w:fill="auto"/>
            <w:noWrap/>
            <w:vAlign w:val="bottom"/>
            <w:hideMark/>
          </w:tcPr>
          <w:p w14:paraId="3F9556C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5F2FFA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12.8</w:t>
            </w:r>
          </w:p>
        </w:tc>
        <w:tc>
          <w:tcPr>
            <w:tcW w:w="673" w:type="dxa"/>
            <w:tcBorders>
              <w:top w:val="nil"/>
              <w:left w:val="nil"/>
              <w:bottom w:val="nil"/>
              <w:right w:val="nil"/>
            </w:tcBorders>
            <w:shd w:val="clear" w:color="auto" w:fill="auto"/>
            <w:noWrap/>
            <w:vAlign w:val="bottom"/>
            <w:hideMark/>
          </w:tcPr>
          <w:p w14:paraId="4EA9B5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12.5</w:t>
            </w:r>
          </w:p>
        </w:tc>
        <w:tc>
          <w:tcPr>
            <w:tcW w:w="673" w:type="dxa"/>
            <w:tcBorders>
              <w:top w:val="nil"/>
              <w:left w:val="nil"/>
              <w:bottom w:val="nil"/>
              <w:right w:val="nil"/>
            </w:tcBorders>
            <w:shd w:val="clear" w:color="auto" w:fill="auto"/>
            <w:noWrap/>
            <w:vAlign w:val="bottom"/>
            <w:hideMark/>
          </w:tcPr>
          <w:p w14:paraId="5FB50C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3" w:type="dxa"/>
            <w:tcBorders>
              <w:top w:val="nil"/>
              <w:left w:val="nil"/>
              <w:bottom w:val="nil"/>
              <w:right w:val="nil"/>
            </w:tcBorders>
            <w:shd w:val="clear" w:color="auto" w:fill="auto"/>
            <w:noWrap/>
            <w:vAlign w:val="bottom"/>
            <w:hideMark/>
          </w:tcPr>
          <w:p w14:paraId="3F9F2F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91.4</w:t>
            </w:r>
          </w:p>
        </w:tc>
        <w:tc>
          <w:tcPr>
            <w:tcW w:w="673" w:type="dxa"/>
            <w:tcBorders>
              <w:top w:val="nil"/>
              <w:left w:val="nil"/>
              <w:bottom w:val="nil"/>
              <w:right w:val="nil"/>
            </w:tcBorders>
            <w:shd w:val="clear" w:color="auto" w:fill="auto"/>
            <w:noWrap/>
            <w:vAlign w:val="bottom"/>
            <w:hideMark/>
          </w:tcPr>
          <w:p w14:paraId="58E73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38DFB3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4" w:type="dxa"/>
            <w:tcBorders>
              <w:top w:val="nil"/>
              <w:left w:val="nil"/>
              <w:bottom w:val="nil"/>
              <w:right w:val="nil"/>
            </w:tcBorders>
            <w:shd w:val="clear" w:color="auto" w:fill="auto"/>
            <w:noWrap/>
            <w:vAlign w:val="bottom"/>
            <w:hideMark/>
          </w:tcPr>
          <w:p w14:paraId="78F1F7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w:t>
            </w:r>
          </w:p>
        </w:tc>
      </w:tr>
      <w:tr w:rsidR="004B0B49" w:rsidRPr="0089132E" w14:paraId="41674CB6" w14:textId="77777777" w:rsidTr="004B0B49">
        <w:trPr>
          <w:trHeight w:val="300"/>
        </w:trPr>
        <w:tc>
          <w:tcPr>
            <w:tcW w:w="1166" w:type="dxa"/>
            <w:tcBorders>
              <w:top w:val="nil"/>
              <w:left w:val="nil"/>
              <w:bottom w:val="nil"/>
              <w:right w:val="nil"/>
            </w:tcBorders>
            <w:shd w:val="clear" w:color="auto" w:fill="auto"/>
            <w:noWrap/>
            <w:vAlign w:val="bottom"/>
            <w:hideMark/>
          </w:tcPr>
          <w:p w14:paraId="52FDA6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w:t>
            </w:r>
          </w:p>
        </w:tc>
        <w:tc>
          <w:tcPr>
            <w:tcW w:w="1320" w:type="dxa"/>
            <w:tcBorders>
              <w:top w:val="nil"/>
              <w:left w:val="nil"/>
              <w:bottom w:val="nil"/>
              <w:right w:val="nil"/>
            </w:tcBorders>
            <w:shd w:val="clear" w:color="auto" w:fill="auto"/>
            <w:noWrap/>
            <w:vAlign w:val="bottom"/>
            <w:hideMark/>
          </w:tcPr>
          <w:p w14:paraId="67FC1B5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9/18/2017</w:t>
            </w:r>
          </w:p>
        </w:tc>
        <w:tc>
          <w:tcPr>
            <w:tcW w:w="1114" w:type="dxa"/>
            <w:tcBorders>
              <w:top w:val="nil"/>
              <w:left w:val="nil"/>
              <w:bottom w:val="nil"/>
              <w:right w:val="nil"/>
            </w:tcBorders>
            <w:shd w:val="clear" w:color="auto" w:fill="auto"/>
            <w:noWrap/>
            <w:vAlign w:val="bottom"/>
            <w:hideMark/>
          </w:tcPr>
          <w:p w14:paraId="4DB1B3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54E2EA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1109_0</w:t>
            </w:r>
          </w:p>
        </w:tc>
        <w:tc>
          <w:tcPr>
            <w:tcW w:w="673" w:type="dxa"/>
            <w:tcBorders>
              <w:top w:val="nil"/>
              <w:left w:val="nil"/>
              <w:bottom w:val="nil"/>
              <w:right w:val="nil"/>
            </w:tcBorders>
            <w:shd w:val="clear" w:color="auto" w:fill="auto"/>
            <w:noWrap/>
            <w:vAlign w:val="bottom"/>
            <w:hideMark/>
          </w:tcPr>
          <w:p w14:paraId="135FAE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58AEBB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w:t>
            </w:r>
          </w:p>
        </w:tc>
        <w:tc>
          <w:tcPr>
            <w:tcW w:w="673" w:type="dxa"/>
            <w:tcBorders>
              <w:top w:val="nil"/>
              <w:left w:val="nil"/>
              <w:bottom w:val="nil"/>
              <w:right w:val="nil"/>
            </w:tcBorders>
            <w:shd w:val="clear" w:color="auto" w:fill="auto"/>
            <w:noWrap/>
            <w:vAlign w:val="bottom"/>
            <w:hideMark/>
          </w:tcPr>
          <w:p w14:paraId="4262D7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w:t>
            </w:r>
          </w:p>
        </w:tc>
        <w:tc>
          <w:tcPr>
            <w:tcW w:w="673" w:type="dxa"/>
            <w:tcBorders>
              <w:top w:val="nil"/>
              <w:left w:val="nil"/>
              <w:bottom w:val="nil"/>
              <w:right w:val="nil"/>
            </w:tcBorders>
            <w:shd w:val="clear" w:color="auto" w:fill="auto"/>
            <w:noWrap/>
            <w:vAlign w:val="bottom"/>
            <w:hideMark/>
          </w:tcPr>
          <w:p w14:paraId="64FCD7C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52EE58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35.0</w:t>
            </w:r>
          </w:p>
        </w:tc>
        <w:tc>
          <w:tcPr>
            <w:tcW w:w="673" w:type="dxa"/>
            <w:tcBorders>
              <w:top w:val="nil"/>
              <w:left w:val="nil"/>
              <w:bottom w:val="nil"/>
              <w:right w:val="nil"/>
            </w:tcBorders>
            <w:shd w:val="clear" w:color="auto" w:fill="auto"/>
            <w:noWrap/>
            <w:vAlign w:val="bottom"/>
            <w:hideMark/>
          </w:tcPr>
          <w:p w14:paraId="1CBED44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FE33C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75.4</w:t>
            </w:r>
          </w:p>
        </w:tc>
        <w:tc>
          <w:tcPr>
            <w:tcW w:w="674" w:type="dxa"/>
            <w:tcBorders>
              <w:top w:val="nil"/>
              <w:left w:val="nil"/>
              <w:bottom w:val="nil"/>
              <w:right w:val="nil"/>
            </w:tcBorders>
            <w:shd w:val="clear" w:color="auto" w:fill="auto"/>
            <w:noWrap/>
            <w:vAlign w:val="bottom"/>
            <w:hideMark/>
          </w:tcPr>
          <w:p w14:paraId="2B8C53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r>
      <w:tr w:rsidR="004B0B49" w:rsidRPr="0089132E" w14:paraId="362D20B3" w14:textId="77777777" w:rsidTr="004B0B49">
        <w:trPr>
          <w:trHeight w:val="300"/>
        </w:trPr>
        <w:tc>
          <w:tcPr>
            <w:tcW w:w="1166" w:type="dxa"/>
            <w:tcBorders>
              <w:top w:val="nil"/>
              <w:left w:val="nil"/>
              <w:bottom w:val="nil"/>
              <w:right w:val="nil"/>
            </w:tcBorders>
            <w:shd w:val="clear" w:color="auto" w:fill="auto"/>
            <w:noWrap/>
            <w:vAlign w:val="bottom"/>
            <w:hideMark/>
          </w:tcPr>
          <w:p w14:paraId="32F6BC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WB0452</w:t>
            </w:r>
          </w:p>
        </w:tc>
        <w:tc>
          <w:tcPr>
            <w:tcW w:w="1320" w:type="dxa"/>
            <w:tcBorders>
              <w:top w:val="nil"/>
              <w:left w:val="nil"/>
              <w:bottom w:val="nil"/>
              <w:right w:val="nil"/>
            </w:tcBorders>
            <w:shd w:val="clear" w:color="auto" w:fill="auto"/>
            <w:noWrap/>
            <w:vAlign w:val="bottom"/>
            <w:hideMark/>
          </w:tcPr>
          <w:p w14:paraId="3EB7F6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9/19/2017</w:t>
            </w:r>
          </w:p>
        </w:tc>
        <w:tc>
          <w:tcPr>
            <w:tcW w:w="1114" w:type="dxa"/>
            <w:tcBorders>
              <w:top w:val="nil"/>
              <w:left w:val="nil"/>
              <w:bottom w:val="nil"/>
              <w:right w:val="nil"/>
            </w:tcBorders>
            <w:shd w:val="clear" w:color="auto" w:fill="auto"/>
            <w:noWrap/>
            <w:vAlign w:val="bottom"/>
            <w:hideMark/>
          </w:tcPr>
          <w:p w14:paraId="3269F7E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65911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1110_0</w:t>
            </w:r>
          </w:p>
        </w:tc>
        <w:tc>
          <w:tcPr>
            <w:tcW w:w="673" w:type="dxa"/>
            <w:tcBorders>
              <w:top w:val="nil"/>
              <w:left w:val="nil"/>
              <w:bottom w:val="nil"/>
              <w:right w:val="nil"/>
            </w:tcBorders>
            <w:shd w:val="clear" w:color="auto" w:fill="auto"/>
            <w:noWrap/>
            <w:vAlign w:val="bottom"/>
            <w:hideMark/>
          </w:tcPr>
          <w:p w14:paraId="420D6D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182105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34.5</w:t>
            </w:r>
          </w:p>
        </w:tc>
        <w:tc>
          <w:tcPr>
            <w:tcW w:w="673" w:type="dxa"/>
            <w:tcBorders>
              <w:top w:val="nil"/>
              <w:left w:val="nil"/>
              <w:bottom w:val="nil"/>
              <w:right w:val="nil"/>
            </w:tcBorders>
            <w:shd w:val="clear" w:color="auto" w:fill="auto"/>
            <w:noWrap/>
            <w:vAlign w:val="bottom"/>
            <w:hideMark/>
          </w:tcPr>
          <w:p w14:paraId="45E475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c>
          <w:tcPr>
            <w:tcW w:w="673" w:type="dxa"/>
            <w:tcBorders>
              <w:top w:val="nil"/>
              <w:left w:val="nil"/>
              <w:bottom w:val="nil"/>
              <w:right w:val="nil"/>
            </w:tcBorders>
            <w:shd w:val="clear" w:color="auto" w:fill="auto"/>
            <w:noWrap/>
            <w:vAlign w:val="bottom"/>
            <w:hideMark/>
          </w:tcPr>
          <w:p w14:paraId="686A4E9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78.9</w:t>
            </w:r>
          </w:p>
        </w:tc>
        <w:tc>
          <w:tcPr>
            <w:tcW w:w="673" w:type="dxa"/>
            <w:tcBorders>
              <w:top w:val="nil"/>
              <w:left w:val="nil"/>
              <w:bottom w:val="nil"/>
              <w:right w:val="nil"/>
            </w:tcBorders>
            <w:shd w:val="clear" w:color="auto" w:fill="auto"/>
            <w:noWrap/>
            <w:vAlign w:val="bottom"/>
            <w:hideMark/>
          </w:tcPr>
          <w:p w14:paraId="515577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56C629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88.8</w:t>
            </w:r>
          </w:p>
        </w:tc>
        <w:tc>
          <w:tcPr>
            <w:tcW w:w="673" w:type="dxa"/>
            <w:tcBorders>
              <w:top w:val="nil"/>
              <w:left w:val="nil"/>
              <w:bottom w:val="nil"/>
              <w:right w:val="nil"/>
            </w:tcBorders>
            <w:shd w:val="clear" w:color="auto" w:fill="auto"/>
            <w:noWrap/>
            <w:vAlign w:val="bottom"/>
            <w:hideMark/>
          </w:tcPr>
          <w:p w14:paraId="0B201D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49.5</w:t>
            </w:r>
          </w:p>
        </w:tc>
        <w:tc>
          <w:tcPr>
            <w:tcW w:w="674" w:type="dxa"/>
            <w:tcBorders>
              <w:top w:val="nil"/>
              <w:left w:val="nil"/>
              <w:bottom w:val="nil"/>
              <w:right w:val="nil"/>
            </w:tcBorders>
            <w:shd w:val="clear" w:color="auto" w:fill="auto"/>
            <w:noWrap/>
            <w:vAlign w:val="bottom"/>
            <w:hideMark/>
          </w:tcPr>
          <w:p w14:paraId="6A14AC9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33BB09A9" w14:textId="77777777" w:rsidTr="004B0B49">
        <w:trPr>
          <w:trHeight w:val="300"/>
        </w:trPr>
        <w:tc>
          <w:tcPr>
            <w:tcW w:w="1166" w:type="dxa"/>
            <w:tcBorders>
              <w:top w:val="nil"/>
              <w:left w:val="nil"/>
              <w:bottom w:val="nil"/>
              <w:right w:val="nil"/>
            </w:tcBorders>
            <w:shd w:val="clear" w:color="auto" w:fill="auto"/>
            <w:noWrap/>
            <w:vAlign w:val="bottom"/>
            <w:hideMark/>
          </w:tcPr>
          <w:p w14:paraId="7C4C4DB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MRW50</w:t>
            </w:r>
          </w:p>
        </w:tc>
        <w:tc>
          <w:tcPr>
            <w:tcW w:w="1320" w:type="dxa"/>
            <w:tcBorders>
              <w:top w:val="nil"/>
              <w:left w:val="nil"/>
              <w:bottom w:val="nil"/>
              <w:right w:val="nil"/>
            </w:tcBorders>
            <w:shd w:val="clear" w:color="auto" w:fill="auto"/>
            <w:noWrap/>
            <w:vAlign w:val="bottom"/>
            <w:hideMark/>
          </w:tcPr>
          <w:p w14:paraId="164D50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9/19/2017</w:t>
            </w:r>
          </w:p>
        </w:tc>
        <w:tc>
          <w:tcPr>
            <w:tcW w:w="1114" w:type="dxa"/>
            <w:tcBorders>
              <w:top w:val="nil"/>
              <w:left w:val="nil"/>
              <w:bottom w:val="nil"/>
              <w:right w:val="nil"/>
            </w:tcBorders>
            <w:shd w:val="clear" w:color="auto" w:fill="auto"/>
            <w:noWrap/>
            <w:vAlign w:val="bottom"/>
            <w:hideMark/>
          </w:tcPr>
          <w:p w14:paraId="2F255A0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6FC7E0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1111_0</w:t>
            </w:r>
          </w:p>
        </w:tc>
        <w:tc>
          <w:tcPr>
            <w:tcW w:w="673" w:type="dxa"/>
            <w:tcBorders>
              <w:top w:val="nil"/>
              <w:left w:val="nil"/>
              <w:bottom w:val="nil"/>
              <w:right w:val="nil"/>
            </w:tcBorders>
            <w:shd w:val="clear" w:color="auto" w:fill="auto"/>
            <w:noWrap/>
            <w:vAlign w:val="bottom"/>
            <w:hideMark/>
          </w:tcPr>
          <w:p w14:paraId="5F7C0C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67.8</w:t>
            </w:r>
          </w:p>
        </w:tc>
        <w:tc>
          <w:tcPr>
            <w:tcW w:w="673" w:type="dxa"/>
            <w:tcBorders>
              <w:top w:val="nil"/>
              <w:left w:val="nil"/>
              <w:bottom w:val="nil"/>
              <w:right w:val="nil"/>
            </w:tcBorders>
            <w:shd w:val="clear" w:color="auto" w:fill="auto"/>
            <w:noWrap/>
            <w:vAlign w:val="bottom"/>
            <w:hideMark/>
          </w:tcPr>
          <w:p w14:paraId="350756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27.5</w:t>
            </w:r>
          </w:p>
        </w:tc>
        <w:tc>
          <w:tcPr>
            <w:tcW w:w="673" w:type="dxa"/>
            <w:tcBorders>
              <w:top w:val="nil"/>
              <w:left w:val="nil"/>
              <w:bottom w:val="nil"/>
              <w:right w:val="nil"/>
            </w:tcBorders>
            <w:shd w:val="clear" w:color="auto" w:fill="auto"/>
            <w:noWrap/>
            <w:vAlign w:val="bottom"/>
            <w:hideMark/>
          </w:tcPr>
          <w:p w14:paraId="75960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3" w:type="dxa"/>
            <w:tcBorders>
              <w:top w:val="nil"/>
              <w:left w:val="nil"/>
              <w:bottom w:val="nil"/>
              <w:right w:val="nil"/>
            </w:tcBorders>
            <w:shd w:val="clear" w:color="auto" w:fill="auto"/>
            <w:noWrap/>
            <w:vAlign w:val="bottom"/>
            <w:hideMark/>
          </w:tcPr>
          <w:p w14:paraId="16FDAE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1D230B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46.0</w:t>
            </w:r>
          </w:p>
        </w:tc>
        <w:tc>
          <w:tcPr>
            <w:tcW w:w="673" w:type="dxa"/>
            <w:tcBorders>
              <w:top w:val="nil"/>
              <w:left w:val="nil"/>
              <w:bottom w:val="nil"/>
              <w:right w:val="nil"/>
            </w:tcBorders>
            <w:shd w:val="clear" w:color="auto" w:fill="auto"/>
            <w:noWrap/>
            <w:vAlign w:val="bottom"/>
            <w:hideMark/>
          </w:tcPr>
          <w:p w14:paraId="648F23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624744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w:t>
            </w:r>
          </w:p>
        </w:tc>
        <w:tc>
          <w:tcPr>
            <w:tcW w:w="674" w:type="dxa"/>
            <w:tcBorders>
              <w:top w:val="nil"/>
              <w:left w:val="nil"/>
              <w:bottom w:val="nil"/>
              <w:right w:val="nil"/>
            </w:tcBorders>
            <w:shd w:val="clear" w:color="auto" w:fill="auto"/>
            <w:noWrap/>
            <w:vAlign w:val="bottom"/>
            <w:hideMark/>
          </w:tcPr>
          <w:p w14:paraId="632594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88.9</w:t>
            </w:r>
          </w:p>
        </w:tc>
      </w:tr>
      <w:tr w:rsidR="004B0B49" w:rsidRPr="0089132E" w14:paraId="1965ABB9" w14:textId="77777777" w:rsidTr="004B0B49">
        <w:trPr>
          <w:trHeight w:val="300"/>
        </w:trPr>
        <w:tc>
          <w:tcPr>
            <w:tcW w:w="1166" w:type="dxa"/>
            <w:tcBorders>
              <w:top w:val="nil"/>
              <w:left w:val="nil"/>
              <w:bottom w:val="nil"/>
              <w:right w:val="nil"/>
            </w:tcBorders>
            <w:shd w:val="clear" w:color="auto" w:fill="auto"/>
            <w:noWrap/>
            <w:vAlign w:val="bottom"/>
            <w:hideMark/>
          </w:tcPr>
          <w:p w14:paraId="296E74D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WB0494</w:t>
            </w:r>
          </w:p>
        </w:tc>
        <w:tc>
          <w:tcPr>
            <w:tcW w:w="1320" w:type="dxa"/>
            <w:tcBorders>
              <w:top w:val="nil"/>
              <w:left w:val="nil"/>
              <w:bottom w:val="nil"/>
              <w:right w:val="nil"/>
            </w:tcBorders>
            <w:shd w:val="clear" w:color="auto" w:fill="auto"/>
            <w:noWrap/>
            <w:vAlign w:val="bottom"/>
            <w:hideMark/>
          </w:tcPr>
          <w:p w14:paraId="0D85D4F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9/25/2017</w:t>
            </w:r>
          </w:p>
        </w:tc>
        <w:tc>
          <w:tcPr>
            <w:tcW w:w="1114" w:type="dxa"/>
            <w:tcBorders>
              <w:top w:val="nil"/>
              <w:left w:val="nil"/>
              <w:bottom w:val="nil"/>
              <w:right w:val="nil"/>
            </w:tcBorders>
            <w:shd w:val="clear" w:color="auto" w:fill="auto"/>
            <w:noWrap/>
            <w:vAlign w:val="bottom"/>
            <w:hideMark/>
          </w:tcPr>
          <w:p w14:paraId="6247042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774DD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1112_0</w:t>
            </w:r>
          </w:p>
        </w:tc>
        <w:tc>
          <w:tcPr>
            <w:tcW w:w="673" w:type="dxa"/>
            <w:tcBorders>
              <w:top w:val="nil"/>
              <w:left w:val="nil"/>
              <w:bottom w:val="nil"/>
              <w:right w:val="nil"/>
            </w:tcBorders>
            <w:shd w:val="clear" w:color="auto" w:fill="auto"/>
            <w:noWrap/>
            <w:vAlign w:val="bottom"/>
            <w:hideMark/>
          </w:tcPr>
          <w:p w14:paraId="50F327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61.1</w:t>
            </w:r>
          </w:p>
        </w:tc>
        <w:tc>
          <w:tcPr>
            <w:tcW w:w="673" w:type="dxa"/>
            <w:tcBorders>
              <w:top w:val="nil"/>
              <w:left w:val="nil"/>
              <w:bottom w:val="nil"/>
              <w:right w:val="nil"/>
            </w:tcBorders>
            <w:shd w:val="clear" w:color="auto" w:fill="auto"/>
            <w:noWrap/>
            <w:vAlign w:val="bottom"/>
            <w:hideMark/>
          </w:tcPr>
          <w:p w14:paraId="1B42EC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49.4</w:t>
            </w:r>
          </w:p>
        </w:tc>
        <w:tc>
          <w:tcPr>
            <w:tcW w:w="673" w:type="dxa"/>
            <w:tcBorders>
              <w:top w:val="nil"/>
              <w:left w:val="nil"/>
              <w:bottom w:val="nil"/>
              <w:right w:val="nil"/>
            </w:tcBorders>
            <w:shd w:val="clear" w:color="auto" w:fill="auto"/>
            <w:noWrap/>
            <w:vAlign w:val="bottom"/>
            <w:hideMark/>
          </w:tcPr>
          <w:p w14:paraId="716F358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52.7</w:t>
            </w:r>
          </w:p>
        </w:tc>
        <w:tc>
          <w:tcPr>
            <w:tcW w:w="673" w:type="dxa"/>
            <w:tcBorders>
              <w:top w:val="nil"/>
              <w:left w:val="nil"/>
              <w:bottom w:val="nil"/>
              <w:right w:val="nil"/>
            </w:tcBorders>
            <w:shd w:val="clear" w:color="auto" w:fill="auto"/>
            <w:noWrap/>
            <w:vAlign w:val="bottom"/>
            <w:hideMark/>
          </w:tcPr>
          <w:p w14:paraId="5264B4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74.5</w:t>
            </w:r>
          </w:p>
        </w:tc>
        <w:tc>
          <w:tcPr>
            <w:tcW w:w="673" w:type="dxa"/>
            <w:tcBorders>
              <w:top w:val="nil"/>
              <w:left w:val="nil"/>
              <w:bottom w:val="nil"/>
              <w:right w:val="nil"/>
            </w:tcBorders>
            <w:shd w:val="clear" w:color="auto" w:fill="auto"/>
            <w:noWrap/>
            <w:vAlign w:val="bottom"/>
            <w:hideMark/>
          </w:tcPr>
          <w:p w14:paraId="7C72A7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57.4</w:t>
            </w:r>
          </w:p>
        </w:tc>
        <w:tc>
          <w:tcPr>
            <w:tcW w:w="673" w:type="dxa"/>
            <w:tcBorders>
              <w:top w:val="nil"/>
              <w:left w:val="nil"/>
              <w:bottom w:val="nil"/>
              <w:right w:val="nil"/>
            </w:tcBorders>
            <w:shd w:val="clear" w:color="auto" w:fill="auto"/>
            <w:noWrap/>
            <w:vAlign w:val="bottom"/>
            <w:hideMark/>
          </w:tcPr>
          <w:p w14:paraId="558390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334AAEB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57.0</w:t>
            </w:r>
          </w:p>
        </w:tc>
        <w:tc>
          <w:tcPr>
            <w:tcW w:w="674" w:type="dxa"/>
            <w:tcBorders>
              <w:top w:val="nil"/>
              <w:left w:val="nil"/>
              <w:bottom w:val="nil"/>
              <w:right w:val="nil"/>
            </w:tcBorders>
            <w:shd w:val="clear" w:color="auto" w:fill="auto"/>
            <w:noWrap/>
            <w:vAlign w:val="bottom"/>
            <w:hideMark/>
          </w:tcPr>
          <w:p w14:paraId="531CF81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r>
      <w:tr w:rsidR="004B0B49" w:rsidRPr="0089132E" w14:paraId="2E2C98BD" w14:textId="77777777" w:rsidTr="004B0B49">
        <w:trPr>
          <w:trHeight w:val="300"/>
        </w:trPr>
        <w:tc>
          <w:tcPr>
            <w:tcW w:w="1166" w:type="dxa"/>
            <w:tcBorders>
              <w:top w:val="nil"/>
              <w:left w:val="nil"/>
              <w:bottom w:val="nil"/>
              <w:right w:val="nil"/>
            </w:tcBorders>
            <w:shd w:val="clear" w:color="auto" w:fill="auto"/>
            <w:noWrap/>
            <w:vAlign w:val="bottom"/>
            <w:hideMark/>
          </w:tcPr>
          <w:p w14:paraId="6C79A23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WB0453</w:t>
            </w:r>
          </w:p>
        </w:tc>
        <w:tc>
          <w:tcPr>
            <w:tcW w:w="1320" w:type="dxa"/>
            <w:tcBorders>
              <w:top w:val="nil"/>
              <w:left w:val="nil"/>
              <w:bottom w:val="nil"/>
              <w:right w:val="nil"/>
            </w:tcBorders>
            <w:shd w:val="clear" w:color="auto" w:fill="auto"/>
            <w:noWrap/>
            <w:vAlign w:val="bottom"/>
            <w:hideMark/>
          </w:tcPr>
          <w:p w14:paraId="1151C3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9/20/2017</w:t>
            </w:r>
          </w:p>
        </w:tc>
        <w:tc>
          <w:tcPr>
            <w:tcW w:w="1114" w:type="dxa"/>
            <w:tcBorders>
              <w:top w:val="nil"/>
              <w:left w:val="nil"/>
              <w:bottom w:val="nil"/>
              <w:right w:val="nil"/>
            </w:tcBorders>
            <w:shd w:val="clear" w:color="auto" w:fill="auto"/>
            <w:noWrap/>
            <w:vAlign w:val="bottom"/>
            <w:hideMark/>
          </w:tcPr>
          <w:p w14:paraId="08BEED7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FA7DAE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1113_0</w:t>
            </w:r>
          </w:p>
        </w:tc>
        <w:tc>
          <w:tcPr>
            <w:tcW w:w="673" w:type="dxa"/>
            <w:tcBorders>
              <w:top w:val="nil"/>
              <w:left w:val="nil"/>
              <w:bottom w:val="nil"/>
              <w:right w:val="nil"/>
            </w:tcBorders>
            <w:shd w:val="clear" w:color="auto" w:fill="auto"/>
            <w:noWrap/>
            <w:vAlign w:val="bottom"/>
            <w:hideMark/>
          </w:tcPr>
          <w:p w14:paraId="0586658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c>
          <w:tcPr>
            <w:tcW w:w="673" w:type="dxa"/>
            <w:tcBorders>
              <w:top w:val="nil"/>
              <w:left w:val="nil"/>
              <w:bottom w:val="nil"/>
              <w:right w:val="nil"/>
            </w:tcBorders>
            <w:shd w:val="clear" w:color="auto" w:fill="auto"/>
            <w:noWrap/>
            <w:vAlign w:val="bottom"/>
            <w:hideMark/>
          </w:tcPr>
          <w:p w14:paraId="0FF1C5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59.8</w:t>
            </w:r>
          </w:p>
        </w:tc>
        <w:tc>
          <w:tcPr>
            <w:tcW w:w="673" w:type="dxa"/>
            <w:tcBorders>
              <w:top w:val="nil"/>
              <w:left w:val="nil"/>
              <w:bottom w:val="nil"/>
              <w:right w:val="nil"/>
            </w:tcBorders>
            <w:shd w:val="clear" w:color="auto" w:fill="auto"/>
            <w:noWrap/>
            <w:vAlign w:val="bottom"/>
            <w:hideMark/>
          </w:tcPr>
          <w:p w14:paraId="4921A2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2A5838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95.4</w:t>
            </w:r>
          </w:p>
        </w:tc>
        <w:tc>
          <w:tcPr>
            <w:tcW w:w="673" w:type="dxa"/>
            <w:tcBorders>
              <w:top w:val="nil"/>
              <w:left w:val="nil"/>
              <w:bottom w:val="nil"/>
              <w:right w:val="nil"/>
            </w:tcBorders>
            <w:shd w:val="clear" w:color="auto" w:fill="auto"/>
            <w:noWrap/>
            <w:vAlign w:val="bottom"/>
            <w:hideMark/>
          </w:tcPr>
          <w:p w14:paraId="157D36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84.6</w:t>
            </w:r>
          </w:p>
        </w:tc>
        <w:tc>
          <w:tcPr>
            <w:tcW w:w="673" w:type="dxa"/>
            <w:tcBorders>
              <w:top w:val="nil"/>
              <w:left w:val="nil"/>
              <w:bottom w:val="nil"/>
              <w:right w:val="nil"/>
            </w:tcBorders>
            <w:shd w:val="clear" w:color="auto" w:fill="auto"/>
            <w:noWrap/>
            <w:vAlign w:val="bottom"/>
            <w:hideMark/>
          </w:tcPr>
          <w:p w14:paraId="7FAB89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w:t>
            </w:r>
          </w:p>
        </w:tc>
        <w:tc>
          <w:tcPr>
            <w:tcW w:w="673" w:type="dxa"/>
            <w:tcBorders>
              <w:top w:val="nil"/>
              <w:left w:val="nil"/>
              <w:bottom w:val="nil"/>
              <w:right w:val="nil"/>
            </w:tcBorders>
            <w:shd w:val="clear" w:color="auto" w:fill="auto"/>
            <w:noWrap/>
            <w:vAlign w:val="bottom"/>
            <w:hideMark/>
          </w:tcPr>
          <w:p w14:paraId="72B93F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71.3</w:t>
            </w:r>
          </w:p>
        </w:tc>
        <w:tc>
          <w:tcPr>
            <w:tcW w:w="674" w:type="dxa"/>
            <w:tcBorders>
              <w:top w:val="nil"/>
              <w:left w:val="nil"/>
              <w:bottom w:val="nil"/>
              <w:right w:val="nil"/>
            </w:tcBorders>
            <w:shd w:val="clear" w:color="auto" w:fill="auto"/>
            <w:noWrap/>
            <w:vAlign w:val="bottom"/>
            <w:hideMark/>
          </w:tcPr>
          <w:p w14:paraId="47BCB9B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5865081" w14:textId="77777777" w:rsidTr="004B0B49">
        <w:trPr>
          <w:trHeight w:val="300"/>
        </w:trPr>
        <w:tc>
          <w:tcPr>
            <w:tcW w:w="1166" w:type="dxa"/>
            <w:tcBorders>
              <w:top w:val="nil"/>
              <w:left w:val="nil"/>
              <w:bottom w:val="nil"/>
              <w:right w:val="nil"/>
            </w:tcBorders>
            <w:shd w:val="clear" w:color="auto" w:fill="auto"/>
            <w:noWrap/>
            <w:vAlign w:val="bottom"/>
            <w:hideMark/>
          </w:tcPr>
          <w:p w14:paraId="7FEC518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MRW0212</w:t>
            </w:r>
          </w:p>
        </w:tc>
        <w:tc>
          <w:tcPr>
            <w:tcW w:w="1320" w:type="dxa"/>
            <w:tcBorders>
              <w:top w:val="nil"/>
              <w:left w:val="nil"/>
              <w:bottom w:val="nil"/>
              <w:right w:val="nil"/>
            </w:tcBorders>
            <w:shd w:val="clear" w:color="auto" w:fill="auto"/>
            <w:noWrap/>
            <w:vAlign w:val="bottom"/>
            <w:hideMark/>
          </w:tcPr>
          <w:p w14:paraId="280114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8/23/2017</w:t>
            </w:r>
          </w:p>
        </w:tc>
        <w:tc>
          <w:tcPr>
            <w:tcW w:w="1114" w:type="dxa"/>
            <w:tcBorders>
              <w:top w:val="nil"/>
              <w:left w:val="nil"/>
              <w:bottom w:val="nil"/>
              <w:right w:val="nil"/>
            </w:tcBorders>
            <w:shd w:val="clear" w:color="auto" w:fill="auto"/>
            <w:noWrap/>
            <w:vAlign w:val="bottom"/>
            <w:hideMark/>
          </w:tcPr>
          <w:p w14:paraId="4C8B4F1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766CE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1115_0</w:t>
            </w:r>
          </w:p>
        </w:tc>
        <w:tc>
          <w:tcPr>
            <w:tcW w:w="673" w:type="dxa"/>
            <w:tcBorders>
              <w:top w:val="nil"/>
              <w:left w:val="nil"/>
              <w:bottom w:val="nil"/>
              <w:right w:val="nil"/>
            </w:tcBorders>
            <w:shd w:val="clear" w:color="auto" w:fill="auto"/>
            <w:noWrap/>
            <w:vAlign w:val="bottom"/>
            <w:hideMark/>
          </w:tcPr>
          <w:p w14:paraId="5E136CB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68.8</w:t>
            </w:r>
          </w:p>
        </w:tc>
        <w:tc>
          <w:tcPr>
            <w:tcW w:w="673" w:type="dxa"/>
            <w:tcBorders>
              <w:top w:val="nil"/>
              <w:left w:val="nil"/>
              <w:bottom w:val="nil"/>
              <w:right w:val="nil"/>
            </w:tcBorders>
            <w:shd w:val="clear" w:color="auto" w:fill="auto"/>
            <w:noWrap/>
            <w:vAlign w:val="bottom"/>
            <w:hideMark/>
          </w:tcPr>
          <w:p w14:paraId="2A3F3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22.2</w:t>
            </w:r>
          </w:p>
        </w:tc>
        <w:tc>
          <w:tcPr>
            <w:tcW w:w="673" w:type="dxa"/>
            <w:tcBorders>
              <w:top w:val="nil"/>
              <w:left w:val="nil"/>
              <w:bottom w:val="nil"/>
              <w:right w:val="nil"/>
            </w:tcBorders>
            <w:shd w:val="clear" w:color="auto" w:fill="auto"/>
            <w:noWrap/>
            <w:vAlign w:val="bottom"/>
            <w:hideMark/>
          </w:tcPr>
          <w:p w14:paraId="552FC9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85.3</w:t>
            </w:r>
          </w:p>
        </w:tc>
        <w:tc>
          <w:tcPr>
            <w:tcW w:w="673" w:type="dxa"/>
            <w:tcBorders>
              <w:top w:val="nil"/>
              <w:left w:val="nil"/>
              <w:bottom w:val="nil"/>
              <w:right w:val="nil"/>
            </w:tcBorders>
            <w:shd w:val="clear" w:color="auto" w:fill="auto"/>
            <w:noWrap/>
            <w:vAlign w:val="bottom"/>
            <w:hideMark/>
          </w:tcPr>
          <w:p w14:paraId="254049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3" w:type="dxa"/>
            <w:tcBorders>
              <w:top w:val="nil"/>
              <w:left w:val="nil"/>
              <w:bottom w:val="nil"/>
              <w:right w:val="nil"/>
            </w:tcBorders>
            <w:shd w:val="clear" w:color="auto" w:fill="auto"/>
            <w:noWrap/>
            <w:vAlign w:val="bottom"/>
            <w:hideMark/>
          </w:tcPr>
          <w:p w14:paraId="2E479E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38.5</w:t>
            </w:r>
          </w:p>
        </w:tc>
        <w:tc>
          <w:tcPr>
            <w:tcW w:w="673" w:type="dxa"/>
            <w:tcBorders>
              <w:top w:val="nil"/>
              <w:left w:val="nil"/>
              <w:bottom w:val="nil"/>
              <w:right w:val="nil"/>
            </w:tcBorders>
            <w:shd w:val="clear" w:color="auto" w:fill="auto"/>
            <w:noWrap/>
            <w:vAlign w:val="bottom"/>
            <w:hideMark/>
          </w:tcPr>
          <w:p w14:paraId="0C8DFFD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c>
          <w:tcPr>
            <w:tcW w:w="673" w:type="dxa"/>
            <w:tcBorders>
              <w:top w:val="nil"/>
              <w:left w:val="nil"/>
              <w:bottom w:val="nil"/>
              <w:right w:val="nil"/>
            </w:tcBorders>
            <w:shd w:val="clear" w:color="auto" w:fill="auto"/>
            <w:noWrap/>
            <w:vAlign w:val="bottom"/>
            <w:hideMark/>
          </w:tcPr>
          <w:p w14:paraId="3E9BF295"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7FB609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r>
      <w:tr w:rsidR="004B0B49" w:rsidRPr="0089132E" w14:paraId="25490912" w14:textId="77777777" w:rsidTr="004B0B49">
        <w:trPr>
          <w:trHeight w:val="300"/>
        </w:trPr>
        <w:tc>
          <w:tcPr>
            <w:tcW w:w="1166" w:type="dxa"/>
            <w:tcBorders>
              <w:top w:val="nil"/>
              <w:left w:val="nil"/>
              <w:bottom w:val="nil"/>
              <w:right w:val="nil"/>
            </w:tcBorders>
            <w:shd w:val="clear" w:color="auto" w:fill="auto"/>
            <w:noWrap/>
            <w:vAlign w:val="bottom"/>
            <w:hideMark/>
          </w:tcPr>
          <w:p w14:paraId="0CCB26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MRW0213</w:t>
            </w:r>
          </w:p>
        </w:tc>
        <w:tc>
          <w:tcPr>
            <w:tcW w:w="1320" w:type="dxa"/>
            <w:tcBorders>
              <w:top w:val="nil"/>
              <w:left w:val="nil"/>
              <w:bottom w:val="nil"/>
              <w:right w:val="nil"/>
            </w:tcBorders>
            <w:shd w:val="clear" w:color="auto" w:fill="auto"/>
            <w:noWrap/>
            <w:vAlign w:val="bottom"/>
            <w:hideMark/>
          </w:tcPr>
          <w:p w14:paraId="688DFA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8/24/2017</w:t>
            </w:r>
          </w:p>
        </w:tc>
        <w:tc>
          <w:tcPr>
            <w:tcW w:w="1114" w:type="dxa"/>
            <w:tcBorders>
              <w:top w:val="nil"/>
              <w:left w:val="nil"/>
              <w:bottom w:val="nil"/>
              <w:right w:val="nil"/>
            </w:tcBorders>
            <w:shd w:val="clear" w:color="auto" w:fill="auto"/>
            <w:noWrap/>
            <w:vAlign w:val="bottom"/>
            <w:hideMark/>
          </w:tcPr>
          <w:p w14:paraId="29E1A7A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0E8936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1116_0</w:t>
            </w:r>
          </w:p>
        </w:tc>
        <w:tc>
          <w:tcPr>
            <w:tcW w:w="673" w:type="dxa"/>
            <w:tcBorders>
              <w:top w:val="nil"/>
              <w:left w:val="nil"/>
              <w:bottom w:val="nil"/>
              <w:right w:val="nil"/>
            </w:tcBorders>
            <w:shd w:val="clear" w:color="auto" w:fill="auto"/>
            <w:noWrap/>
            <w:vAlign w:val="bottom"/>
            <w:hideMark/>
          </w:tcPr>
          <w:p w14:paraId="056C58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287C83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43.2</w:t>
            </w:r>
          </w:p>
        </w:tc>
        <w:tc>
          <w:tcPr>
            <w:tcW w:w="673" w:type="dxa"/>
            <w:tcBorders>
              <w:top w:val="nil"/>
              <w:left w:val="nil"/>
              <w:bottom w:val="nil"/>
              <w:right w:val="nil"/>
            </w:tcBorders>
            <w:shd w:val="clear" w:color="auto" w:fill="auto"/>
            <w:noWrap/>
            <w:vAlign w:val="bottom"/>
            <w:hideMark/>
          </w:tcPr>
          <w:p w14:paraId="4BDF35C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24.9</w:t>
            </w:r>
          </w:p>
        </w:tc>
        <w:tc>
          <w:tcPr>
            <w:tcW w:w="673" w:type="dxa"/>
            <w:tcBorders>
              <w:top w:val="nil"/>
              <w:left w:val="nil"/>
              <w:bottom w:val="nil"/>
              <w:right w:val="nil"/>
            </w:tcBorders>
            <w:shd w:val="clear" w:color="auto" w:fill="auto"/>
            <w:noWrap/>
            <w:vAlign w:val="bottom"/>
            <w:hideMark/>
          </w:tcPr>
          <w:p w14:paraId="4D1F03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78.1</w:t>
            </w:r>
          </w:p>
        </w:tc>
        <w:tc>
          <w:tcPr>
            <w:tcW w:w="673" w:type="dxa"/>
            <w:tcBorders>
              <w:top w:val="nil"/>
              <w:left w:val="nil"/>
              <w:bottom w:val="nil"/>
              <w:right w:val="nil"/>
            </w:tcBorders>
            <w:shd w:val="clear" w:color="auto" w:fill="auto"/>
            <w:noWrap/>
            <w:vAlign w:val="bottom"/>
            <w:hideMark/>
          </w:tcPr>
          <w:p w14:paraId="39C63D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42.8</w:t>
            </w:r>
          </w:p>
        </w:tc>
        <w:tc>
          <w:tcPr>
            <w:tcW w:w="673" w:type="dxa"/>
            <w:tcBorders>
              <w:top w:val="nil"/>
              <w:left w:val="nil"/>
              <w:bottom w:val="nil"/>
              <w:right w:val="nil"/>
            </w:tcBorders>
            <w:shd w:val="clear" w:color="auto" w:fill="auto"/>
            <w:noWrap/>
            <w:vAlign w:val="bottom"/>
            <w:hideMark/>
          </w:tcPr>
          <w:p w14:paraId="0524088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26838A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0353149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2ACB1AB" w14:textId="77777777" w:rsidTr="004B0B49">
        <w:trPr>
          <w:trHeight w:val="300"/>
        </w:trPr>
        <w:tc>
          <w:tcPr>
            <w:tcW w:w="1166" w:type="dxa"/>
            <w:tcBorders>
              <w:top w:val="nil"/>
              <w:left w:val="nil"/>
              <w:bottom w:val="nil"/>
              <w:right w:val="nil"/>
            </w:tcBorders>
            <w:shd w:val="clear" w:color="auto" w:fill="auto"/>
            <w:noWrap/>
            <w:vAlign w:val="bottom"/>
            <w:hideMark/>
          </w:tcPr>
          <w:p w14:paraId="7DEDBDD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MRWI41</w:t>
            </w:r>
          </w:p>
        </w:tc>
        <w:tc>
          <w:tcPr>
            <w:tcW w:w="1320" w:type="dxa"/>
            <w:tcBorders>
              <w:top w:val="nil"/>
              <w:left w:val="nil"/>
              <w:bottom w:val="nil"/>
              <w:right w:val="nil"/>
            </w:tcBorders>
            <w:shd w:val="clear" w:color="auto" w:fill="auto"/>
            <w:noWrap/>
            <w:vAlign w:val="bottom"/>
            <w:hideMark/>
          </w:tcPr>
          <w:p w14:paraId="249820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8/25/2017</w:t>
            </w:r>
          </w:p>
        </w:tc>
        <w:tc>
          <w:tcPr>
            <w:tcW w:w="1114" w:type="dxa"/>
            <w:tcBorders>
              <w:top w:val="nil"/>
              <w:left w:val="nil"/>
              <w:bottom w:val="nil"/>
              <w:right w:val="nil"/>
            </w:tcBorders>
            <w:shd w:val="clear" w:color="auto" w:fill="auto"/>
            <w:noWrap/>
            <w:vAlign w:val="bottom"/>
            <w:hideMark/>
          </w:tcPr>
          <w:p w14:paraId="7B2A11D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7FC52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1118_0</w:t>
            </w:r>
          </w:p>
        </w:tc>
        <w:tc>
          <w:tcPr>
            <w:tcW w:w="673" w:type="dxa"/>
            <w:tcBorders>
              <w:top w:val="nil"/>
              <w:left w:val="nil"/>
              <w:bottom w:val="nil"/>
              <w:right w:val="nil"/>
            </w:tcBorders>
            <w:shd w:val="clear" w:color="auto" w:fill="auto"/>
            <w:noWrap/>
            <w:vAlign w:val="bottom"/>
            <w:hideMark/>
          </w:tcPr>
          <w:p w14:paraId="45E2E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2BDDD7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59.1</w:t>
            </w:r>
          </w:p>
        </w:tc>
        <w:tc>
          <w:tcPr>
            <w:tcW w:w="673" w:type="dxa"/>
            <w:tcBorders>
              <w:top w:val="nil"/>
              <w:left w:val="nil"/>
              <w:bottom w:val="nil"/>
              <w:right w:val="nil"/>
            </w:tcBorders>
            <w:shd w:val="clear" w:color="auto" w:fill="auto"/>
            <w:noWrap/>
            <w:vAlign w:val="bottom"/>
            <w:hideMark/>
          </w:tcPr>
          <w:p w14:paraId="789772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55.8</w:t>
            </w:r>
          </w:p>
        </w:tc>
        <w:tc>
          <w:tcPr>
            <w:tcW w:w="673" w:type="dxa"/>
            <w:tcBorders>
              <w:top w:val="nil"/>
              <w:left w:val="nil"/>
              <w:bottom w:val="nil"/>
              <w:right w:val="nil"/>
            </w:tcBorders>
            <w:shd w:val="clear" w:color="auto" w:fill="auto"/>
            <w:noWrap/>
            <w:vAlign w:val="bottom"/>
            <w:hideMark/>
          </w:tcPr>
          <w:p w14:paraId="650F0C4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D560F5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996CAB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8EB364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228E284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B1091C5" w14:textId="77777777" w:rsidTr="004B0B49">
        <w:trPr>
          <w:trHeight w:val="300"/>
        </w:trPr>
        <w:tc>
          <w:tcPr>
            <w:tcW w:w="1166" w:type="dxa"/>
            <w:tcBorders>
              <w:top w:val="nil"/>
              <w:left w:val="nil"/>
              <w:bottom w:val="nil"/>
              <w:right w:val="nil"/>
            </w:tcBorders>
            <w:shd w:val="clear" w:color="auto" w:fill="auto"/>
            <w:noWrap/>
            <w:vAlign w:val="bottom"/>
            <w:hideMark/>
          </w:tcPr>
          <w:p w14:paraId="7628C09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147148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8/28/2017</w:t>
            </w:r>
          </w:p>
        </w:tc>
        <w:tc>
          <w:tcPr>
            <w:tcW w:w="1114" w:type="dxa"/>
            <w:tcBorders>
              <w:top w:val="nil"/>
              <w:left w:val="nil"/>
              <w:bottom w:val="nil"/>
              <w:right w:val="nil"/>
            </w:tcBorders>
            <w:shd w:val="clear" w:color="auto" w:fill="auto"/>
            <w:noWrap/>
            <w:vAlign w:val="bottom"/>
            <w:hideMark/>
          </w:tcPr>
          <w:p w14:paraId="58E5396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CD78D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1119_0</w:t>
            </w:r>
          </w:p>
        </w:tc>
        <w:tc>
          <w:tcPr>
            <w:tcW w:w="673" w:type="dxa"/>
            <w:tcBorders>
              <w:top w:val="nil"/>
              <w:left w:val="nil"/>
              <w:bottom w:val="nil"/>
              <w:right w:val="nil"/>
            </w:tcBorders>
            <w:shd w:val="clear" w:color="auto" w:fill="auto"/>
            <w:noWrap/>
            <w:vAlign w:val="bottom"/>
            <w:hideMark/>
          </w:tcPr>
          <w:p w14:paraId="244A9F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5DC4E7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30.2</w:t>
            </w:r>
          </w:p>
        </w:tc>
        <w:tc>
          <w:tcPr>
            <w:tcW w:w="673" w:type="dxa"/>
            <w:tcBorders>
              <w:top w:val="nil"/>
              <w:left w:val="nil"/>
              <w:bottom w:val="nil"/>
              <w:right w:val="nil"/>
            </w:tcBorders>
            <w:shd w:val="clear" w:color="auto" w:fill="auto"/>
            <w:noWrap/>
            <w:vAlign w:val="bottom"/>
            <w:hideMark/>
          </w:tcPr>
          <w:p w14:paraId="660440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26.1</w:t>
            </w:r>
          </w:p>
        </w:tc>
        <w:tc>
          <w:tcPr>
            <w:tcW w:w="673" w:type="dxa"/>
            <w:tcBorders>
              <w:top w:val="nil"/>
              <w:left w:val="nil"/>
              <w:bottom w:val="nil"/>
              <w:right w:val="nil"/>
            </w:tcBorders>
            <w:shd w:val="clear" w:color="auto" w:fill="auto"/>
            <w:noWrap/>
            <w:vAlign w:val="bottom"/>
            <w:hideMark/>
          </w:tcPr>
          <w:p w14:paraId="4C26AB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w:t>
            </w:r>
          </w:p>
        </w:tc>
        <w:tc>
          <w:tcPr>
            <w:tcW w:w="673" w:type="dxa"/>
            <w:tcBorders>
              <w:top w:val="nil"/>
              <w:left w:val="nil"/>
              <w:bottom w:val="nil"/>
              <w:right w:val="nil"/>
            </w:tcBorders>
            <w:shd w:val="clear" w:color="auto" w:fill="auto"/>
            <w:noWrap/>
            <w:vAlign w:val="bottom"/>
            <w:hideMark/>
          </w:tcPr>
          <w:p w14:paraId="029E3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51.6</w:t>
            </w:r>
          </w:p>
        </w:tc>
        <w:tc>
          <w:tcPr>
            <w:tcW w:w="673" w:type="dxa"/>
            <w:tcBorders>
              <w:top w:val="nil"/>
              <w:left w:val="nil"/>
              <w:bottom w:val="nil"/>
              <w:right w:val="nil"/>
            </w:tcBorders>
            <w:shd w:val="clear" w:color="auto" w:fill="auto"/>
            <w:noWrap/>
            <w:vAlign w:val="bottom"/>
            <w:hideMark/>
          </w:tcPr>
          <w:p w14:paraId="0AF12A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60FF02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73.0</w:t>
            </w:r>
          </w:p>
        </w:tc>
        <w:tc>
          <w:tcPr>
            <w:tcW w:w="674" w:type="dxa"/>
            <w:tcBorders>
              <w:top w:val="nil"/>
              <w:left w:val="nil"/>
              <w:bottom w:val="nil"/>
              <w:right w:val="nil"/>
            </w:tcBorders>
            <w:shd w:val="clear" w:color="auto" w:fill="auto"/>
            <w:noWrap/>
            <w:vAlign w:val="bottom"/>
            <w:hideMark/>
          </w:tcPr>
          <w:p w14:paraId="321FDA9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8245588" w14:textId="77777777" w:rsidTr="004B0B49">
        <w:trPr>
          <w:trHeight w:val="300"/>
        </w:trPr>
        <w:tc>
          <w:tcPr>
            <w:tcW w:w="1166" w:type="dxa"/>
            <w:tcBorders>
              <w:top w:val="nil"/>
              <w:left w:val="nil"/>
              <w:bottom w:val="nil"/>
              <w:right w:val="nil"/>
            </w:tcBorders>
            <w:shd w:val="clear" w:color="auto" w:fill="auto"/>
            <w:noWrap/>
            <w:vAlign w:val="bottom"/>
            <w:hideMark/>
          </w:tcPr>
          <w:p w14:paraId="15B4E2A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MRW0216</w:t>
            </w:r>
          </w:p>
        </w:tc>
        <w:tc>
          <w:tcPr>
            <w:tcW w:w="1320" w:type="dxa"/>
            <w:tcBorders>
              <w:top w:val="nil"/>
              <w:left w:val="nil"/>
              <w:bottom w:val="nil"/>
              <w:right w:val="nil"/>
            </w:tcBorders>
            <w:shd w:val="clear" w:color="auto" w:fill="auto"/>
            <w:noWrap/>
            <w:vAlign w:val="bottom"/>
            <w:hideMark/>
          </w:tcPr>
          <w:p w14:paraId="5768AB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8/31/2017</w:t>
            </w:r>
          </w:p>
        </w:tc>
        <w:tc>
          <w:tcPr>
            <w:tcW w:w="1114" w:type="dxa"/>
            <w:tcBorders>
              <w:top w:val="nil"/>
              <w:left w:val="nil"/>
              <w:bottom w:val="nil"/>
              <w:right w:val="nil"/>
            </w:tcBorders>
            <w:shd w:val="clear" w:color="auto" w:fill="auto"/>
            <w:noWrap/>
            <w:vAlign w:val="bottom"/>
            <w:hideMark/>
          </w:tcPr>
          <w:p w14:paraId="6587AD6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11538B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1120_0</w:t>
            </w:r>
          </w:p>
        </w:tc>
        <w:tc>
          <w:tcPr>
            <w:tcW w:w="673" w:type="dxa"/>
            <w:tcBorders>
              <w:top w:val="nil"/>
              <w:left w:val="nil"/>
              <w:bottom w:val="nil"/>
              <w:right w:val="nil"/>
            </w:tcBorders>
            <w:shd w:val="clear" w:color="auto" w:fill="auto"/>
            <w:noWrap/>
            <w:vAlign w:val="bottom"/>
            <w:hideMark/>
          </w:tcPr>
          <w:p w14:paraId="462CAF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68.4</w:t>
            </w:r>
          </w:p>
        </w:tc>
        <w:tc>
          <w:tcPr>
            <w:tcW w:w="673" w:type="dxa"/>
            <w:tcBorders>
              <w:top w:val="nil"/>
              <w:left w:val="nil"/>
              <w:bottom w:val="nil"/>
              <w:right w:val="nil"/>
            </w:tcBorders>
            <w:shd w:val="clear" w:color="auto" w:fill="auto"/>
            <w:noWrap/>
            <w:vAlign w:val="bottom"/>
            <w:hideMark/>
          </w:tcPr>
          <w:p w14:paraId="3B453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51.9</w:t>
            </w:r>
          </w:p>
        </w:tc>
        <w:tc>
          <w:tcPr>
            <w:tcW w:w="673" w:type="dxa"/>
            <w:tcBorders>
              <w:top w:val="nil"/>
              <w:left w:val="nil"/>
              <w:bottom w:val="nil"/>
              <w:right w:val="nil"/>
            </w:tcBorders>
            <w:shd w:val="clear" w:color="auto" w:fill="auto"/>
            <w:noWrap/>
            <w:vAlign w:val="bottom"/>
            <w:hideMark/>
          </w:tcPr>
          <w:p w14:paraId="6A77A8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50.6</w:t>
            </w:r>
          </w:p>
        </w:tc>
        <w:tc>
          <w:tcPr>
            <w:tcW w:w="673" w:type="dxa"/>
            <w:tcBorders>
              <w:top w:val="nil"/>
              <w:left w:val="nil"/>
              <w:bottom w:val="nil"/>
              <w:right w:val="nil"/>
            </w:tcBorders>
            <w:shd w:val="clear" w:color="auto" w:fill="auto"/>
            <w:noWrap/>
            <w:vAlign w:val="bottom"/>
            <w:hideMark/>
          </w:tcPr>
          <w:p w14:paraId="0B830B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3" w:type="dxa"/>
            <w:tcBorders>
              <w:top w:val="nil"/>
              <w:left w:val="nil"/>
              <w:bottom w:val="nil"/>
              <w:right w:val="nil"/>
            </w:tcBorders>
            <w:shd w:val="clear" w:color="auto" w:fill="auto"/>
            <w:noWrap/>
            <w:vAlign w:val="bottom"/>
            <w:hideMark/>
          </w:tcPr>
          <w:p w14:paraId="3D6754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69.8</w:t>
            </w:r>
          </w:p>
        </w:tc>
        <w:tc>
          <w:tcPr>
            <w:tcW w:w="673" w:type="dxa"/>
            <w:tcBorders>
              <w:top w:val="nil"/>
              <w:left w:val="nil"/>
              <w:bottom w:val="nil"/>
              <w:right w:val="nil"/>
            </w:tcBorders>
            <w:shd w:val="clear" w:color="auto" w:fill="auto"/>
            <w:noWrap/>
            <w:vAlign w:val="bottom"/>
            <w:hideMark/>
          </w:tcPr>
          <w:p w14:paraId="401F3E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c>
          <w:tcPr>
            <w:tcW w:w="673" w:type="dxa"/>
            <w:tcBorders>
              <w:top w:val="nil"/>
              <w:left w:val="nil"/>
              <w:bottom w:val="nil"/>
              <w:right w:val="nil"/>
            </w:tcBorders>
            <w:shd w:val="clear" w:color="auto" w:fill="auto"/>
            <w:noWrap/>
            <w:vAlign w:val="bottom"/>
            <w:hideMark/>
          </w:tcPr>
          <w:p w14:paraId="09B3711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405A8A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2CFB3AD" w14:textId="77777777" w:rsidTr="004B0B49">
        <w:trPr>
          <w:trHeight w:val="300"/>
        </w:trPr>
        <w:tc>
          <w:tcPr>
            <w:tcW w:w="1166" w:type="dxa"/>
            <w:tcBorders>
              <w:top w:val="nil"/>
              <w:left w:val="nil"/>
              <w:bottom w:val="nil"/>
              <w:right w:val="nil"/>
            </w:tcBorders>
            <w:shd w:val="clear" w:color="auto" w:fill="auto"/>
            <w:noWrap/>
            <w:vAlign w:val="bottom"/>
            <w:hideMark/>
          </w:tcPr>
          <w:p w14:paraId="14F1F8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MRW0214</w:t>
            </w:r>
          </w:p>
        </w:tc>
        <w:tc>
          <w:tcPr>
            <w:tcW w:w="1320" w:type="dxa"/>
            <w:tcBorders>
              <w:top w:val="nil"/>
              <w:left w:val="nil"/>
              <w:bottom w:val="nil"/>
              <w:right w:val="nil"/>
            </w:tcBorders>
            <w:shd w:val="clear" w:color="auto" w:fill="auto"/>
            <w:noWrap/>
            <w:vAlign w:val="bottom"/>
            <w:hideMark/>
          </w:tcPr>
          <w:p w14:paraId="21DFEB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8/16/2017</w:t>
            </w:r>
          </w:p>
        </w:tc>
        <w:tc>
          <w:tcPr>
            <w:tcW w:w="1114" w:type="dxa"/>
            <w:tcBorders>
              <w:top w:val="nil"/>
              <w:left w:val="nil"/>
              <w:bottom w:val="nil"/>
              <w:right w:val="nil"/>
            </w:tcBorders>
            <w:shd w:val="clear" w:color="auto" w:fill="auto"/>
            <w:noWrap/>
            <w:vAlign w:val="bottom"/>
            <w:hideMark/>
          </w:tcPr>
          <w:p w14:paraId="26682D2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59980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1121_0</w:t>
            </w:r>
          </w:p>
        </w:tc>
        <w:tc>
          <w:tcPr>
            <w:tcW w:w="673" w:type="dxa"/>
            <w:tcBorders>
              <w:top w:val="nil"/>
              <w:left w:val="nil"/>
              <w:bottom w:val="nil"/>
              <w:right w:val="nil"/>
            </w:tcBorders>
            <w:shd w:val="clear" w:color="auto" w:fill="auto"/>
            <w:noWrap/>
            <w:vAlign w:val="bottom"/>
            <w:hideMark/>
          </w:tcPr>
          <w:p w14:paraId="6CEBF2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68.0</w:t>
            </w:r>
          </w:p>
        </w:tc>
        <w:tc>
          <w:tcPr>
            <w:tcW w:w="673" w:type="dxa"/>
            <w:tcBorders>
              <w:top w:val="nil"/>
              <w:left w:val="nil"/>
              <w:bottom w:val="nil"/>
              <w:right w:val="nil"/>
            </w:tcBorders>
            <w:shd w:val="clear" w:color="auto" w:fill="auto"/>
            <w:noWrap/>
            <w:vAlign w:val="bottom"/>
            <w:hideMark/>
          </w:tcPr>
          <w:p w14:paraId="32B87D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21.1</w:t>
            </w:r>
          </w:p>
        </w:tc>
        <w:tc>
          <w:tcPr>
            <w:tcW w:w="673" w:type="dxa"/>
            <w:tcBorders>
              <w:top w:val="nil"/>
              <w:left w:val="nil"/>
              <w:bottom w:val="nil"/>
              <w:right w:val="nil"/>
            </w:tcBorders>
            <w:shd w:val="clear" w:color="auto" w:fill="auto"/>
            <w:noWrap/>
            <w:vAlign w:val="bottom"/>
            <w:hideMark/>
          </w:tcPr>
          <w:p w14:paraId="6ABA31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03FDC2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71.4</w:t>
            </w:r>
          </w:p>
        </w:tc>
        <w:tc>
          <w:tcPr>
            <w:tcW w:w="673" w:type="dxa"/>
            <w:tcBorders>
              <w:top w:val="nil"/>
              <w:left w:val="nil"/>
              <w:bottom w:val="nil"/>
              <w:right w:val="nil"/>
            </w:tcBorders>
            <w:shd w:val="clear" w:color="auto" w:fill="auto"/>
            <w:noWrap/>
            <w:vAlign w:val="bottom"/>
            <w:hideMark/>
          </w:tcPr>
          <w:p w14:paraId="390933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37.2</w:t>
            </w:r>
          </w:p>
        </w:tc>
        <w:tc>
          <w:tcPr>
            <w:tcW w:w="673" w:type="dxa"/>
            <w:tcBorders>
              <w:top w:val="nil"/>
              <w:left w:val="nil"/>
              <w:bottom w:val="nil"/>
              <w:right w:val="nil"/>
            </w:tcBorders>
            <w:shd w:val="clear" w:color="auto" w:fill="auto"/>
            <w:noWrap/>
            <w:vAlign w:val="bottom"/>
            <w:hideMark/>
          </w:tcPr>
          <w:p w14:paraId="3117EE1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E15E0C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285C95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r>
      <w:tr w:rsidR="004B0B49" w:rsidRPr="0089132E" w14:paraId="6BEB3EA2" w14:textId="77777777" w:rsidTr="004B0B49">
        <w:trPr>
          <w:trHeight w:val="300"/>
        </w:trPr>
        <w:tc>
          <w:tcPr>
            <w:tcW w:w="1166" w:type="dxa"/>
            <w:tcBorders>
              <w:top w:val="nil"/>
              <w:left w:val="nil"/>
              <w:bottom w:val="nil"/>
              <w:right w:val="nil"/>
            </w:tcBorders>
            <w:shd w:val="clear" w:color="auto" w:fill="auto"/>
            <w:noWrap/>
            <w:vAlign w:val="bottom"/>
            <w:hideMark/>
          </w:tcPr>
          <w:p w14:paraId="752CA90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MRW0215</w:t>
            </w:r>
          </w:p>
        </w:tc>
        <w:tc>
          <w:tcPr>
            <w:tcW w:w="1320" w:type="dxa"/>
            <w:tcBorders>
              <w:top w:val="nil"/>
              <w:left w:val="nil"/>
              <w:bottom w:val="nil"/>
              <w:right w:val="nil"/>
            </w:tcBorders>
            <w:shd w:val="clear" w:color="auto" w:fill="auto"/>
            <w:noWrap/>
            <w:vAlign w:val="bottom"/>
            <w:hideMark/>
          </w:tcPr>
          <w:p w14:paraId="4D5E09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8/17/2017</w:t>
            </w:r>
          </w:p>
        </w:tc>
        <w:tc>
          <w:tcPr>
            <w:tcW w:w="1114" w:type="dxa"/>
            <w:tcBorders>
              <w:top w:val="nil"/>
              <w:left w:val="nil"/>
              <w:bottom w:val="nil"/>
              <w:right w:val="nil"/>
            </w:tcBorders>
            <w:shd w:val="clear" w:color="auto" w:fill="auto"/>
            <w:noWrap/>
            <w:vAlign w:val="bottom"/>
            <w:hideMark/>
          </w:tcPr>
          <w:p w14:paraId="2BACCE8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F7C052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1122_0</w:t>
            </w:r>
          </w:p>
        </w:tc>
        <w:tc>
          <w:tcPr>
            <w:tcW w:w="673" w:type="dxa"/>
            <w:tcBorders>
              <w:top w:val="nil"/>
              <w:left w:val="nil"/>
              <w:bottom w:val="nil"/>
              <w:right w:val="nil"/>
            </w:tcBorders>
            <w:shd w:val="clear" w:color="auto" w:fill="auto"/>
            <w:noWrap/>
            <w:vAlign w:val="bottom"/>
            <w:hideMark/>
          </w:tcPr>
          <w:p w14:paraId="73DFA4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84.4</w:t>
            </w:r>
          </w:p>
        </w:tc>
        <w:tc>
          <w:tcPr>
            <w:tcW w:w="673" w:type="dxa"/>
            <w:tcBorders>
              <w:top w:val="nil"/>
              <w:left w:val="nil"/>
              <w:bottom w:val="nil"/>
              <w:right w:val="nil"/>
            </w:tcBorders>
            <w:shd w:val="clear" w:color="auto" w:fill="auto"/>
            <w:noWrap/>
            <w:vAlign w:val="bottom"/>
            <w:hideMark/>
          </w:tcPr>
          <w:p w14:paraId="65B20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78.0</w:t>
            </w:r>
          </w:p>
        </w:tc>
        <w:tc>
          <w:tcPr>
            <w:tcW w:w="673" w:type="dxa"/>
            <w:tcBorders>
              <w:top w:val="nil"/>
              <w:left w:val="nil"/>
              <w:bottom w:val="nil"/>
              <w:right w:val="nil"/>
            </w:tcBorders>
            <w:shd w:val="clear" w:color="auto" w:fill="auto"/>
            <w:noWrap/>
            <w:vAlign w:val="bottom"/>
            <w:hideMark/>
          </w:tcPr>
          <w:p w14:paraId="790159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43C749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70.1</w:t>
            </w:r>
          </w:p>
        </w:tc>
        <w:tc>
          <w:tcPr>
            <w:tcW w:w="673" w:type="dxa"/>
            <w:tcBorders>
              <w:top w:val="nil"/>
              <w:left w:val="nil"/>
              <w:bottom w:val="nil"/>
              <w:right w:val="nil"/>
            </w:tcBorders>
            <w:shd w:val="clear" w:color="auto" w:fill="auto"/>
            <w:noWrap/>
            <w:vAlign w:val="bottom"/>
            <w:hideMark/>
          </w:tcPr>
          <w:p w14:paraId="4F641C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93.1</w:t>
            </w:r>
          </w:p>
        </w:tc>
        <w:tc>
          <w:tcPr>
            <w:tcW w:w="673" w:type="dxa"/>
            <w:tcBorders>
              <w:top w:val="nil"/>
              <w:left w:val="nil"/>
              <w:bottom w:val="nil"/>
              <w:right w:val="nil"/>
            </w:tcBorders>
            <w:shd w:val="clear" w:color="auto" w:fill="auto"/>
            <w:noWrap/>
            <w:vAlign w:val="bottom"/>
            <w:hideMark/>
          </w:tcPr>
          <w:p w14:paraId="4EA7CE4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89.2</w:t>
            </w:r>
          </w:p>
        </w:tc>
        <w:tc>
          <w:tcPr>
            <w:tcW w:w="673" w:type="dxa"/>
            <w:tcBorders>
              <w:top w:val="nil"/>
              <w:left w:val="nil"/>
              <w:bottom w:val="nil"/>
              <w:right w:val="nil"/>
            </w:tcBorders>
            <w:shd w:val="clear" w:color="auto" w:fill="auto"/>
            <w:noWrap/>
            <w:vAlign w:val="bottom"/>
            <w:hideMark/>
          </w:tcPr>
          <w:p w14:paraId="16A11BB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3DB1E0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90.3</w:t>
            </w:r>
          </w:p>
        </w:tc>
      </w:tr>
      <w:tr w:rsidR="004B0B49" w:rsidRPr="0089132E" w14:paraId="7FF89987" w14:textId="77777777" w:rsidTr="004B0B49">
        <w:trPr>
          <w:trHeight w:val="300"/>
        </w:trPr>
        <w:tc>
          <w:tcPr>
            <w:tcW w:w="1166" w:type="dxa"/>
            <w:tcBorders>
              <w:top w:val="nil"/>
              <w:left w:val="nil"/>
              <w:bottom w:val="nil"/>
              <w:right w:val="nil"/>
            </w:tcBorders>
            <w:shd w:val="clear" w:color="auto" w:fill="auto"/>
            <w:noWrap/>
            <w:vAlign w:val="bottom"/>
            <w:hideMark/>
          </w:tcPr>
          <w:p w14:paraId="3ACEB68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WB0490</w:t>
            </w:r>
          </w:p>
        </w:tc>
        <w:tc>
          <w:tcPr>
            <w:tcW w:w="1320" w:type="dxa"/>
            <w:tcBorders>
              <w:top w:val="nil"/>
              <w:left w:val="nil"/>
              <w:bottom w:val="nil"/>
              <w:right w:val="nil"/>
            </w:tcBorders>
            <w:shd w:val="clear" w:color="auto" w:fill="auto"/>
            <w:noWrap/>
            <w:vAlign w:val="bottom"/>
            <w:hideMark/>
          </w:tcPr>
          <w:p w14:paraId="273C2A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7/16/2018</w:t>
            </w:r>
          </w:p>
        </w:tc>
        <w:tc>
          <w:tcPr>
            <w:tcW w:w="1114" w:type="dxa"/>
            <w:tcBorders>
              <w:top w:val="nil"/>
              <w:left w:val="nil"/>
              <w:bottom w:val="nil"/>
              <w:right w:val="nil"/>
            </w:tcBorders>
            <w:shd w:val="clear" w:color="auto" w:fill="auto"/>
            <w:noWrap/>
            <w:vAlign w:val="bottom"/>
            <w:hideMark/>
          </w:tcPr>
          <w:p w14:paraId="4A44218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2C6B3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1184_0</w:t>
            </w:r>
          </w:p>
        </w:tc>
        <w:tc>
          <w:tcPr>
            <w:tcW w:w="673" w:type="dxa"/>
            <w:tcBorders>
              <w:top w:val="nil"/>
              <w:left w:val="nil"/>
              <w:bottom w:val="nil"/>
              <w:right w:val="nil"/>
            </w:tcBorders>
            <w:shd w:val="clear" w:color="auto" w:fill="auto"/>
            <w:noWrap/>
            <w:vAlign w:val="bottom"/>
            <w:hideMark/>
          </w:tcPr>
          <w:p w14:paraId="0BE5BF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46.5</w:t>
            </w:r>
          </w:p>
        </w:tc>
        <w:tc>
          <w:tcPr>
            <w:tcW w:w="673" w:type="dxa"/>
            <w:tcBorders>
              <w:top w:val="nil"/>
              <w:left w:val="nil"/>
              <w:bottom w:val="nil"/>
              <w:right w:val="nil"/>
            </w:tcBorders>
            <w:shd w:val="clear" w:color="auto" w:fill="auto"/>
            <w:noWrap/>
            <w:vAlign w:val="bottom"/>
            <w:hideMark/>
          </w:tcPr>
          <w:p w14:paraId="07EF16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16.7</w:t>
            </w:r>
          </w:p>
        </w:tc>
        <w:tc>
          <w:tcPr>
            <w:tcW w:w="673" w:type="dxa"/>
            <w:tcBorders>
              <w:top w:val="nil"/>
              <w:left w:val="nil"/>
              <w:bottom w:val="nil"/>
              <w:right w:val="nil"/>
            </w:tcBorders>
            <w:shd w:val="clear" w:color="auto" w:fill="auto"/>
            <w:noWrap/>
            <w:vAlign w:val="bottom"/>
            <w:hideMark/>
          </w:tcPr>
          <w:p w14:paraId="7A4D05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77E980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c>
          <w:tcPr>
            <w:tcW w:w="673" w:type="dxa"/>
            <w:tcBorders>
              <w:top w:val="nil"/>
              <w:left w:val="nil"/>
              <w:bottom w:val="nil"/>
              <w:right w:val="nil"/>
            </w:tcBorders>
            <w:shd w:val="clear" w:color="auto" w:fill="auto"/>
            <w:noWrap/>
            <w:vAlign w:val="bottom"/>
            <w:hideMark/>
          </w:tcPr>
          <w:p w14:paraId="53E0B3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38.6</w:t>
            </w:r>
          </w:p>
        </w:tc>
        <w:tc>
          <w:tcPr>
            <w:tcW w:w="673" w:type="dxa"/>
            <w:tcBorders>
              <w:top w:val="nil"/>
              <w:left w:val="nil"/>
              <w:bottom w:val="nil"/>
              <w:right w:val="nil"/>
            </w:tcBorders>
            <w:shd w:val="clear" w:color="auto" w:fill="auto"/>
            <w:noWrap/>
            <w:vAlign w:val="bottom"/>
            <w:hideMark/>
          </w:tcPr>
          <w:p w14:paraId="6E4004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3" w:type="dxa"/>
            <w:tcBorders>
              <w:top w:val="nil"/>
              <w:left w:val="nil"/>
              <w:bottom w:val="nil"/>
              <w:right w:val="nil"/>
            </w:tcBorders>
            <w:shd w:val="clear" w:color="auto" w:fill="auto"/>
            <w:noWrap/>
            <w:vAlign w:val="bottom"/>
            <w:hideMark/>
          </w:tcPr>
          <w:p w14:paraId="290AEB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39.3</w:t>
            </w:r>
          </w:p>
        </w:tc>
        <w:tc>
          <w:tcPr>
            <w:tcW w:w="674" w:type="dxa"/>
            <w:tcBorders>
              <w:top w:val="nil"/>
              <w:left w:val="nil"/>
              <w:bottom w:val="nil"/>
              <w:right w:val="nil"/>
            </w:tcBorders>
            <w:shd w:val="clear" w:color="auto" w:fill="auto"/>
            <w:noWrap/>
            <w:vAlign w:val="bottom"/>
            <w:hideMark/>
          </w:tcPr>
          <w:p w14:paraId="22F72F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76.0</w:t>
            </w:r>
          </w:p>
        </w:tc>
      </w:tr>
      <w:tr w:rsidR="004B0B49" w:rsidRPr="0089132E" w14:paraId="53A569B9" w14:textId="77777777" w:rsidTr="004B0B49">
        <w:trPr>
          <w:trHeight w:val="300"/>
        </w:trPr>
        <w:tc>
          <w:tcPr>
            <w:tcW w:w="1166" w:type="dxa"/>
            <w:tcBorders>
              <w:top w:val="nil"/>
              <w:left w:val="nil"/>
              <w:bottom w:val="nil"/>
              <w:right w:val="nil"/>
            </w:tcBorders>
            <w:shd w:val="clear" w:color="auto" w:fill="auto"/>
            <w:noWrap/>
            <w:vAlign w:val="bottom"/>
            <w:hideMark/>
          </w:tcPr>
          <w:p w14:paraId="7F26DF1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WB0443</w:t>
            </w:r>
          </w:p>
        </w:tc>
        <w:tc>
          <w:tcPr>
            <w:tcW w:w="1320" w:type="dxa"/>
            <w:tcBorders>
              <w:top w:val="nil"/>
              <w:left w:val="nil"/>
              <w:bottom w:val="nil"/>
              <w:right w:val="nil"/>
            </w:tcBorders>
            <w:shd w:val="clear" w:color="auto" w:fill="auto"/>
            <w:noWrap/>
            <w:vAlign w:val="bottom"/>
            <w:hideMark/>
          </w:tcPr>
          <w:p w14:paraId="1148F90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7/18/2018</w:t>
            </w:r>
          </w:p>
        </w:tc>
        <w:tc>
          <w:tcPr>
            <w:tcW w:w="1114" w:type="dxa"/>
            <w:tcBorders>
              <w:top w:val="nil"/>
              <w:left w:val="nil"/>
              <w:bottom w:val="nil"/>
              <w:right w:val="nil"/>
            </w:tcBorders>
            <w:shd w:val="clear" w:color="auto" w:fill="auto"/>
            <w:noWrap/>
            <w:vAlign w:val="bottom"/>
            <w:hideMark/>
          </w:tcPr>
          <w:p w14:paraId="378657A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7DCD6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1186_0</w:t>
            </w:r>
          </w:p>
        </w:tc>
        <w:tc>
          <w:tcPr>
            <w:tcW w:w="673" w:type="dxa"/>
            <w:tcBorders>
              <w:top w:val="nil"/>
              <w:left w:val="nil"/>
              <w:bottom w:val="nil"/>
              <w:right w:val="nil"/>
            </w:tcBorders>
            <w:shd w:val="clear" w:color="auto" w:fill="auto"/>
            <w:noWrap/>
            <w:vAlign w:val="bottom"/>
            <w:hideMark/>
          </w:tcPr>
          <w:p w14:paraId="2E26F8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280FEA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059F47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3" w:type="dxa"/>
            <w:tcBorders>
              <w:top w:val="nil"/>
              <w:left w:val="nil"/>
              <w:bottom w:val="nil"/>
              <w:right w:val="nil"/>
            </w:tcBorders>
            <w:shd w:val="clear" w:color="auto" w:fill="auto"/>
            <w:noWrap/>
            <w:vAlign w:val="bottom"/>
            <w:hideMark/>
          </w:tcPr>
          <w:p w14:paraId="4A7D7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4A0E0D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33.6</w:t>
            </w:r>
          </w:p>
        </w:tc>
        <w:tc>
          <w:tcPr>
            <w:tcW w:w="673" w:type="dxa"/>
            <w:tcBorders>
              <w:top w:val="nil"/>
              <w:left w:val="nil"/>
              <w:bottom w:val="nil"/>
              <w:right w:val="nil"/>
            </w:tcBorders>
            <w:shd w:val="clear" w:color="auto" w:fill="auto"/>
            <w:noWrap/>
            <w:vAlign w:val="bottom"/>
            <w:hideMark/>
          </w:tcPr>
          <w:p w14:paraId="18192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17920B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4" w:type="dxa"/>
            <w:tcBorders>
              <w:top w:val="nil"/>
              <w:left w:val="nil"/>
              <w:bottom w:val="nil"/>
              <w:right w:val="nil"/>
            </w:tcBorders>
            <w:shd w:val="clear" w:color="auto" w:fill="auto"/>
            <w:noWrap/>
            <w:vAlign w:val="bottom"/>
            <w:hideMark/>
          </w:tcPr>
          <w:p w14:paraId="58C333C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70.6</w:t>
            </w:r>
          </w:p>
        </w:tc>
      </w:tr>
      <w:tr w:rsidR="004B0B49" w:rsidRPr="0089132E" w14:paraId="5CD3AD6C" w14:textId="77777777" w:rsidTr="004B0B49">
        <w:trPr>
          <w:trHeight w:val="300"/>
        </w:trPr>
        <w:tc>
          <w:tcPr>
            <w:tcW w:w="1166" w:type="dxa"/>
            <w:tcBorders>
              <w:top w:val="nil"/>
              <w:left w:val="nil"/>
              <w:bottom w:val="nil"/>
              <w:right w:val="nil"/>
            </w:tcBorders>
            <w:shd w:val="clear" w:color="auto" w:fill="auto"/>
            <w:noWrap/>
            <w:vAlign w:val="bottom"/>
            <w:hideMark/>
          </w:tcPr>
          <w:p w14:paraId="0BD5CCA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WB0491</w:t>
            </w:r>
          </w:p>
        </w:tc>
        <w:tc>
          <w:tcPr>
            <w:tcW w:w="1320" w:type="dxa"/>
            <w:tcBorders>
              <w:top w:val="nil"/>
              <w:left w:val="nil"/>
              <w:bottom w:val="nil"/>
              <w:right w:val="nil"/>
            </w:tcBorders>
            <w:shd w:val="clear" w:color="auto" w:fill="auto"/>
            <w:noWrap/>
            <w:vAlign w:val="bottom"/>
            <w:hideMark/>
          </w:tcPr>
          <w:p w14:paraId="2418F2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7/18/2018</w:t>
            </w:r>
          </w:p>
        </w:tc>
        <w:tc>
          <w:tcPr>
            <w:tcW w:w="1114" w:type="dxa"/>
            <w:tcBorders>
              <w:top w:val="nil"/>
              <w:left w:val="nil"/>
              <w:bottom w:val="nil"/>
              <w:right w:val="nil"/>
            </w:tcBorders>
            <w:shd w:val="clear" w:color="auto" w:fill="auto"/>
            <w:noWrap/>
            <w:vAlign w:val="bottom"/>
            <w:hideMark/>
          </w:tcPr>
          <w:p w14:paraId="6C1AAA3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6015B9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1187_0</w:t>
            </w:r>
          </w:p>
        </w:tc>
        <w:tc>
          <w:tcPr>
            <w:tcW w:w="673" w:type="dxa"/>
            <w:tcBorders>
              <w:top w:val="nil"/>
              <w:left w:val="nil"/>
              <w:bottom w:val="nil"/>
              <w:right w:val="nil"/>
            </w:tcBorders>
            <w:shd w:val="clear" w:color="auto" w:fill="auto"/>
            <w:noWrap/>
            <w:vAlign w:val="bottom"/>
            <w:hideMark/>
          </w:tcPr>
          <w:p w14:paraId="0D23BF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55.0</w:t>
            </w:r>
          </w:p>
        </w:tc>
        <w:tc>
          <w:tcPr>
            <w:tcW w:w="673" w:type="dxa"/>
            <w:tcBorders>
              <w:top w:val="nil"/>
              <w:left w:val="nil"/>
              <w:bottom w:val="nil"/>
              <w:right w:val="nil"/>
            </w:tcBorders>
            <w:shd w:val="clear" w:color="auto" w:fill="auto"/>
            <w:noWrap/>
            <w:vAlign w:val="bottom"/>
            <w:hideMark/>
          </w:tcPr>
          <w:p w14:paraId="2F64E74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3" w:type="dxa"/>
            <w:tcBorders>
              <w:top w:val="nil"/>
              <w:left w:val="nil"/>
              <w:bottom w:val="nil"/>
              <w:right w:val="nil"/>
            </w:tcBorders>
            <w:shd w:val="clear" w:color="auto" w:fill="auto"/>
            <w:noWrap/>
            <w:vAlign w:val="bottom"/>
            <w:hideMark/>
          </w:tcPr>
          <w:p w14:paraId="4D0895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62.1</w:t>
            </w:r>
          </w:p>
        </w:tc>
        <w:tc>
          <w:tcPr>
            <w:tcW w:w="673" w:type="dxa"/>
            <w:tcBorders>
              <w:top w:val="nil"/>
              <w:left w:val="nil"/>
              <w:bottom w:val="nil"/>
              <w:right w:val="nil"/>
            </w:tcBorders>
            <w:shd w:val="clear" w:color="auto" w:fill="auto"/>
            <w:noWrap/>
            <w:vAlign w:val="bottom"/>
            <w:hideMark/>
          </w:tcPr>
          <w:p w14:paraId="5D670C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c>
          <w:tcPr>
            <w:tcW w:w="673" w:type="dxa"/>
            <w:tcBorders>
              <w:top w:val="nil"/>
              <w:left w:val="nil"/>
              <w:bottom w:val="nil"/>
              <w:right w:val="nil"/>
            </w:tcBorders>
            <w:shd w:val="clear" w:color="auto" w:fill="auto"/>
            <w:noWrap/>
            <w:vAlign w:val="bottom"/>
            <w:hideMark/>
          </w:tcPr>
          <w:p w14:paraId="555555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55.2</w:t>
            </w:r>
          </w:p>
        </w:tc>
        <w:tc>
          <w:tcPr>
            <w:tcW w:w="673" w:type="dxa"/>
            <w:tcBorders>
              <w:top w:val="nil"/>
              <w:left w:val="nil"/>
              <w:bottom w:val="nil"/>
              <w:right w:val="nil"/>
            </w:tcBorders>
            <w:shd w:val="clear" w:color="auto" w:fill="auto"/>
            <w:noWrap/>
            <w:vAlign w:val="bottom"/>
            <w:hideMark/>
          </w:tcPr>
          <w:p w14:paraId="45C73C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075C88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4" w:type="dxa"/>
            <w:tcBorders>
              <w:top w:val="nil"/>
              <w:left w:val="nil"/>
              <w:bottom w:val="nil"/>
              <w:right w:val="nil"/>
            </w:tcBorders>
            <w:shd w:val="clear" w:color="auto" w:fill="auto"/>
            <w:noWrap/>
            <w:vAlign w:val="bottom"/>
            <w:hideMark/>
          </w:tcPr>
          <w:p w14:paraId="03F1584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66.4</w:t>
            </w:r>
          </w:p>
        </w:tc>
      </w:tr>
      <w:tr w:rsidR="004B0B49" w:rsidRPr="0089132E" w14:paraId="0A3958BA" w14:textId="77777777" w:rsidTr="004B0B49">
        <w:trPr>
          <w:trHeight w:val="300"/>
        </w:trPr>
        <w:tc>
          <w:tcPr>
            <w:tcW w:w="1166" w:type="dxa"/>
            <w:tcBorders>
              <w:top w:val="nil"/>
              <w:left w:val="nil"/>
              <w:bottom w:val="nil"/>
              <w:right w:val="nil"/>
            </w:tcBorders>
            <w:shd w:val="clear" w:color="auto" w:fill="auto"/>
            <w:noWrap/>
            <w:vAlign w:val="bottom"/>
            <w:hideMark/>
          </w:tcPr>
          <w:p w14:paraId="3FB0F3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SR0106</w:t>
            </w:r>
          </w:p>
        </w:tc>
        <w:tc>
          <w:tcPr>
            <w:tcW w:w="1320" w:type="dxa"/>
            <w:tcBorders>
              <w:top w:val="nil"/>
              <w:left w:val="nil"/>
              <w:bottom w:val="nil"/>
              <w:right w:val="nil"/>
            </w:tcBorders>
            <w:shd w:val="clear" w:color="auto" w:fill="auto"/>
            <w:noWrap/>
            <w:vAlign w:val="bottom"/>
            <w:hideMark/>
          </w:tcPr>
          <w:p w14:paraId="026A473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8/14/2018</w:t>
            </w:r>
          </w:p>
        </w:tc>
        <w:tc>
          <w:tcPr>
            <w:tcW w:w="1114" w:type="dxa"/>
            <w:tcBorders>
              <w:top w:val="nil"/>
              <w:left w:val="nil"/>
              <w:bottom w:val="nil"/>
              <w:right w:val="nil"/>
            </w:tcBorders>
            <w:shd w:val="clear" w:color="auto" w:fill="auto"/>
            <w:noWrap/>
            <w:vAlign w:val="bottom"/>
            <w:hideMark/>
          </w:tcPr>
          <w:p w14:paraId="423AF9F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B949C0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1189_0</w:t>
            </w:r>
          </w:p>
        </w:tc>
        <w:tc>
          <w:tcPr>
            <w:tcW w:w="673" w:type="dxa"/>
            <w:tcBorders>
              <w:top w:val="nil"/>
              <w:left w:val="nil"/>
              <w:bottom w:val="nil"/>
              <w:right w:val="nil"/>
            </w:tcBorders>
            <w:shd w:val="clear" w:color="auto" w:fill="auto"/>
            <w:noWrap/>
            <w:vAlign w:val="bottom"/>
            <w:hideMark/>
          </w:tcPr>
          <w:p w14:paraId="3F3194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79.5</w:t>
            </w:r>
          </w:p>
        </w:tc>
        <w:tc>
          <w:tcPr>
            <w:tcW w:w="673" w:type="dxa"/>
            <w:tcBorders>
              <w:top w:val="nil"/>
              <w:left w:val="nil"/>
              <w:bottom w:val="nil"/>
              <w:right w:val="nil"/>
            </w:tcBorders>
            <w:shd w:val="clear" w:color="auto" w:fill="auto"/>
            <w:noWrap/>
            <w:vAlign w:val="bottom"/>
            <w:hideMark/>
          </w:tcPr>
          <w:p w14:paraId="6C2D00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1581CB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96.8</w:t>
            </w:r>
          </w:p>
        </w:tc>
        <w:tc>
          <w:tcPr>
            <w:tcW w:w="673" w:type="dxa"/>
            <w:tcBorders>
              <w:top w:val="nil"/>
              <w:left w:val="nil"/>
              <w:bottom w:val="nil"/>
              <w:right w:val="nil"/>
            </w:tcBorders>
            <w:shd w:val="clear" w:color="auto" w:fill="auto"/>
            <w:noWrap/>
            <w:vAlign w:val="bottom"/>
            <w:hideMark/>
          </w:tcPr>
          <w:p w14:paraId="2F6783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94.0</w:t>
            </w:r>
          </w:p>
        </w:tc>
        <w:tc>
          <w:tcPr>
            <w:tcW w:w="673" w:type="dxa"/>
            <w:tcBorders>
              <w:top w:val="nil"/>
              <w:left w:val="nil"/>
              <w:bottom w:val="nil"/>
              <w:right w:val="nil"/>
            </w:tcBorders>
            <w:shd w:val="clear" w:color="auto" w:fill="auto"/>
            <w:noWrap/>
            <w:vAlign w:val="bottom"/>
            <w:hideMark/>
          </w:tcPr>
          <w:p w14:paraId="313254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72F263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57E0AC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4" w:type="dxa"/>
            <w:tcBorders>
              <w:top w:val="nil"/>
              <w:left w:val="nil"/>
              <w:bottom w:val="nil"/>
              <w:right w:val="nil"/>
            </w:tcBorders>
            <w:shd w:val="clear" w:color="auto" w:fill="auto"/>
            <w:noWrap/>
            <w:vAlign w:val="bottom"/>
            <w:hideMark/>
          </w:tcPr>
          <w:p w14:paraId="6140B3AA"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667AD9E" w14:textId="77777777" w:rsidTr="004B0B49">
        <w:trPr>
          <w:trHeight w:val="300"/>
        </w:trPr>
        <w:tc>
          <w:tcPr>
            <w:tcW w:w="1166" w:type="dxa"/>
            <w:tcBorders>
              <w:top w:val="nil"/>
              <w:left w:val="nil"/>
              <w:bottom w:val="nil"/>
              <w:right w:val="nil"/>
            </w:tcBorders>
            <w:shd w:val="clear" w:color="auto" w:fill="auto"/>
            <w:noWrap/>
            <w:vAlign w:val="bottom"/>
            <w:hideMark/>
          </w:tcPr>
          <w:p w14:paraId="550D94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SRI8</w:t>
            </w:r>
          </w:p>
        </w:tc>
        <w:tc>
          <w:tcPr>
            <w:tcW w:w="1320" w:type="dxa"/>
            <w:tcBorders>
              <w:top w:val="nil"/>
              <w:left w:val="nil"/>
              <w:bottom w:val="nil"/>
              <w:right w:val="nil"/>
            </w:tcBorders>
            <w:shd w:val="clear" w:color="auto" w:fill="auto"/>
            <w:noWrap/>
            <w:vAlign w:val="bottom"/>
            <w:hideMark/>
          </w:tcPr>
          <w:p w14:paraId="05064C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8/14/2018</w:t>
            </w:r>
          </w:p>
        </w:tc>
        <w:tc>
          <w:tcPr>
            <w:tcW w:w="1114" w:type="dxa"/>
            <w:tcBorders>
              <w:top w:val="nil"/>
              <w:left w:val="nil"/>
              <w:bottom w:val="nil"/>
              <w:right w:val="nil"/>
            </w:tcBorders>
            <w:shd w:val="clear" w:color="auto" w:fill="auto"/>
            <w:noWrap/>
            <w:vAlign w:val="bottom"/>
            <w:hideMark/>
          </w:tcPr>
          <w:p w14:paraId="5DBAB3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5E85CC6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1190_0</w:t>
            </w:r>
          </w:p>
        </w:tc>
        <w:tc>
          <w:tcPr>
            <w:tcW w:w="673" w:type="dxa"/>
            <w:tcBorders>
              <w:top w:val="nil"/>
              <w:left w:val="nil"/>
              <w:bottom w:val="nil"/>
              <w:right w:val="nil"/>
            </w:tcBorders>
            <w:shd w:val="clear" w:color="auto" w:fill="auto"/>
            <w:noWrap/>
            <w:vAlign w:val="bottom"/>
            <w:hideMark/>
          </w:tcPr>
          <w:p w14:paraId="4DFEA7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3D7F6D5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24.1</w:t>
            </w:r>
          </w:p>
        </w:tc>
        <w:tc>
          <w:tcPr>
            <w:tcW w:w="673" w:type="dxa"/>
            <w:tcBorders>
              <w:top w:val="nil"/>
              <w:left w:val="nil"/>
              <w:bottom w:val="nil"/>
              <w:right w:val="nil"/>
            </w:tcBorders>
            <w:shd w:val="clear" w:color="auto" w:fill="auto"/>
            <w:noWrap/>
            <w:vAlign w:val="bottom"/>
            <w:hideMark/>
          </w:tcPr>
          <w:p w14:paraId="5C91EF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74.2</w:t>
            </w:r>
          </w:p>
        </w:tc>
        <w:tc>
          <w:tcPr>
            <w:tcW w:w="673" w:type="dxa"/>
            <w:tcBorders>
              <w:top w:val="nil"/>
              <w:left w:val="nil"/>
              <w:bottom w:val="nil"/>
              <w:right w:val="nil"/>
            </w:tcBorders>
            <w:shd w:val="clear" w:color="auto" w:fill="auto"/>
            <w:noWrap/>
            <w:vAlign w:val="bottom"/>
            <w:hideMark/>
          </w:tcPr>
          <w:p w14:paraId="65AC65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97.5</w:t>
            </w:r>
          </w:p>
        </w:tc>
        <w:tc>
          <w:tcPr>
            <w:tcW w:w="673" w:type="dxa"/>
            <w:tcBorders>
              <w:top w:val="nil"/>
              <w:left w:val="nil"/>
              <w:bottom w:val="nil"/>
              <w:right w:val="nil"/>
            </w:tcBorders>
            <w:shd w:val="clear" w:color="auto" w:fill="auto"/>
            <w:noWrap/>
            <w:vAlign w:val="bottom"/>
            <w:hideMark/>
          </w:tcPr>
          <w:p w14:paraId="21C6718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c>
          <w:tcPr>
            <w:tcW w:w="673" w:type="dxa"/>
            <w:tcBorders>
              <w:top w:val="nil"/>
              <w:left w:val="nil"/>
              <w:bottom w:val="nil"/>
              <w:right w:val="nil"/>
            </w:tcBorders>
            <w:shd w:val="clear" w:color="auto" w:fill="auto"/>
            <w:noWrap/>
            <w:vAlign w:val="bottom"/>
            <w:hideMark/>
          </w:tcPr>
          <w:p w14:paraId="54FCFD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c>
          <w:tcPr>
            <w:tcW w:w="673" w:type="dxa"/>
            <w:tcBorders>
              <w:top w:val="nil"/>
              <w:left w:val="nil"/>
              <w:bottom w:val="nil"/>
              <w:right w:val="nil"/>
            </w:tcBorders>
            <w:shd w:val="clear" w:color="auto" w:fill="auto"/>
            <w:noWrap/>
            <w:vAlign w:val="bottom"/>
            <w:hideMark/>
          </w:tcPr>
          <w:p w14:paraId="089385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4" w:type="dxa"/>
            <w:tcBorders>
              <w:top w:val="nil"/>
              <w:left w:val="nil"/>
              <w:bottom w:val="nil"/>
              <w:right w:val="nil"/>
            </w:tcBorders>
            <w:shd w:val="clear" w:color="auto" w:fill="auto"/>
            <w:noWrap/>
            <w:vAlign w:val="bottom"/>
            <w:hideMark/>
          </w:tcPr>
          <w:p w14:paraId="1E7696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w:t>
            </w:r>
          </w:p>
        </w:tc>
      </w:tr>
      <w:tr w:rsidR="004B0B49" w:rsidRPr="0089132E" w14:paraId="7EEC529F" w14:textId="77777777" w:rsidTr="004B0B49">
        <w:trPr>
          <w:trHeight w:val="300"/>
        </w:trPr>
        <w:tc>
          <w:tcPr>
            <w:tcW w:w="1166" w:type="dxa"/>
            <w:tcBorders>
              <w:top w:val="nil"/>
              <w:left w:val="nil"/>
              <w:bottom w:val="nil"/>
              <w:right w:val="nil"/>
            </w:tcBorders>
            <w:shd w:val="clear" w:color="auto" w:fill="auto"/>
            <w:noWrap/>
            <w:vAlign w:val="bottom"/>
            <w:hideMark/>
          </w:tcPr>
          <w:p w14:paraId="127C5D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SR0108</w:t>
            </w:r>
          </w:p>
        </w:tc>
        <w:tc>
          <w:tcPr>
            <w:tcW w:w="1320" w:type="dxa"/>
            <w:tcBorders>
              <w:top w:val="nil"/>
              <w:left w:val="nil"/>
              <w:bottom w:val="nil"/>
              <w:right w:val="nil"/>
            </w:tcBorders>
            <w:shd w:val="clear" w:color="auto" w:fill="auto"/>
            <w:noWrap/>
            <w:vAlign w:val="bottom"/>
            <w:hideMark/>
          </w:tcPr>
          <w:p w14:paraId="48093B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8/15/2018</w:t>
            </w:r>
          </w:p>
        </w:tc>
        <w:tc>
          <w:tcPr>
            <w:tcW w:w="1114" w:type="dxa"/>
            <w:tcBorders>
              <w:top w:val="nil"/>
              <w:left w:val="nil"/>
              <w:bottom w:val="nil"/>
              <w:right w:val="nil"/>
            </w:tcBorders>
            <w:shd w:val="clear" w:color="auto" w:fill="auto"/>
            <w:noWrap/>
            <w:vAlign w:val="bottom"/>
            <w:hideMark/>
          </w:tcPr>
          <w:p w14:paraId="25385C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7E404C1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1191_0</w:t>
            </w:r>
          </w:p>
        </w:tc>
        <w:tc>
          <w:tcPr>
            <w:tcW w:w="673" w:type="dxa"/>
            <w:tcBorders>
              <w:top w:val="nil"/>
              <w:left w:val="nil"/>
              <w:bottom w:val="nil"/>
              <w:right w:val="nil"/>
            </w:tcBorders>
            <w:shd w:val="clear" w:color="auto" w:fill="auto"/>
            <w:noWrap/>
            <w:vAlign w:val="bottom"/>
            <w:hideMark/>
          </w:tcPr>
          <w:p w14:paraId="03B33EA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55.6</w:t>
            </w:r>
          </w:p>
        </w:tc>
        <w:tc>
          <w:tcPr>
            <w:tcW w:w="673" w:type="dxa"/>
            <w:tcBorders>
              <w:top w:val="nil"/>
              <w:left w:val="nil"/>
              <w:bottom w:val="nil"/>
              <w:right w:val="nil"/>
            </w:tcBorders>
            <w:shd w:val="clear" w:color="auto" w:fill="auto"/>
            <w:noWrap/>
            <w:vAlign w:val="bottom"/>
            <w:hideMark/>
          </w:tcPr>
          <w:p w14:paraId="0E769C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18.0</w:t>
            </w:r>
          </w:p>
        </w:tc>
        <w:tc>
          <w:tcPr>
            <w:tcW w:w="673" w:type="dxa"/>
            <w:tcBorders>
              <w:top w:val="nil"/>
              <w:left w:val="nil"/>
              <w:bottom w:val="nil"/>
              <w:right w:val="nil"/>
            </w:tcBorders>
            <w:shd w:val="clear" w:color="auto" w:fill="auto"/>
            <w:noWrap/>
            <w:vAlign w:val="bottom"/>
            <w:hideMark/>
          </w:tcPr>
          <w:p w14:paraId="775EB7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3" w:type="dxa"/>
            <w:tcBorders>
              <w:top w:val="nil"/>
              <w:left w:val="nil"/>
              <w:bottom w:val="nil"/>
              <w:right w:val="nil"/>
            </w:tcBorders>
            <w:shd w:val="clear" w:color="auto" w:fill="auto"/>
            <w:noWrap/>
            <w:vAlign w:val="bottom"/>
            <w:hideMark/>
          </w:tcPr>
          <w:p w14:paraId="07B4D9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83.7</w:t>
            </w:r>
          </w:p>
        </w:tc>
        <w:tc>
          <w:tcPr>
            <w:tcW w:w="673" w:type="dxa"/>
            <w:tcBorders>
              <w:top w:val="nil"/>
              <w:left w:val="nil"/>
              <w:bottom w:val="nil"/>
              <w:right w:val="nil"/>
            </w:tcBorders>
            <w:shd w:val="clear" w:color="auto" w:fill="auto"/>
            <w:noWrap/>
            <w:vAlign w:val="bottom"/>
            <w:hideMark/>
          </w:tcPr>
          <w:p w14:paraId="401129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60.3</w:t>
            </w:r>
          </w:p>
        </w:tc>
        <w:tc>
          <w:tcPr>
            <w:tcW w:w="673" w:type="dxa"/>
            <w:tcBorders>
              <w:top w:val="nil"/>
              <w:left w:val="nil"/>
              <w:bottom w:val="nil"/>
              <w:right w:val="nil"/>
            </w:tcBorders>
            <w:shd w:val="clear" w:color="auto" w:fill="auto"/>
            <w:noWrap/>
            <w:vAlign w:val="bottom"/>
            <w:hideMark/>
          </w:tcPr>
          <w:p w14:paraId="6D741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18DF21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w:t>
            </w:r>
          </w:p>
        </w:tc>
        <w:tc>
          <w:tcPr>
            <w:tcW w:w="674" w:type="dxa"/>
            <w:tcBorders>
              <w:top w:val="nil"/>
              <w:left w:val="nil"/>
              <w:bottom w:val="nil"/>
              <w:right w:val="nil"/>
            </w:tcBorders>
            <w:shd w:val="clear" w:color="auto" w:fill="auto"/>
            <w:noWrap/>
            <w:vAlign w:val="bottom"/>
            <w:hideMark/>
          </w:tcPr>
          <w:p w14:paraId="43145A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r>
      <w:tr w:rsidR="004B0B49" w:rsidRPr="0089132E" w14:paraId="2332DBE3" w14:textId="77777777" w:rsidTr="004B0B49">
        <w:trPr>
          <w:trHeight w:val="300"/>
        </w:trPr>
        <w:tc>
          <w:tcPr>
            <w:tcW w:w="1166" w:type="dxa"/>
            <w:tcBorders>
              <w:top w:val="nil"/>
              <w:left w:val="nil"/>
              <w:bottom w:val="nil"/>
              <w:right w:val="nil"/>
            </w:tcBorders>
            <w:shd w:val="clear" w:color="auto" w:fill="auto"/>
            <w:noWrap/>
            <w:vAlign w:val="bottom"/>
            <w:hideMark/>
          </w:tcPr>
          <w:p w14:paraId="4B2A8A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sr0105</w:t>
            </w:r>
          </w:p>
        </w:tc>
        <w:tc>
          <w:tcPr>
            <w:tcW w:w="1320" w:type="dxa"/>
            <w:tcBorders>
              <w:top w:val="nil"/>
              <w:left w:val="nil"/>
              <w:bottom w:val="nil"/>
              <w:right w:val="nil"/>
            </w:tcBorders>
            <w:shd w:val="clear" w:color="auto" w:fill="auto"/>
            <w:noWrap/>
            <w:vAlign w:val="bottom"/>
            <w:hideMark/>
          </w:tcPr>
          <w:p w14:paraId="39FE40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8/15/2018</w:t>
            </w:r>
          </w:p>
        </w:tc>
        <w:tc>
          <w:tcPr>
            <w:tcW w:w="1114" w:type="dxa"/>
            <w:tcBorders>
              <w:top w:val="nil"/>
              <w:left w:val="nil"/>
              <w:bottom w:val="nil"/>
              <w:right w:val="nil"/>
            </w:tcBorders>
            <w:shd w:val="clear" w:color="auto" w:fill="auto"/>
            <w:noWrap/>
            <w:vAlign w:val="bottom"/>
            <w:hideMark/>
          </w:tcPr>
          <w:p w14:paraId="6A0BC7C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0FB5D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1192_0</w:t>
            </w:r>
          </w:p>
        </w:tc>
        <w:tc>
          <w:tcPr>
            <w:tcW w:w="673" w:type="dxa"/>
            <w:tcBorders>
              <w:top w:val="nil"/>
              <w:left w:val="nil"/>
              <w:bottom w:val="nil"/>
              <w:right w:val="nil"/>
            </w:tcBorders>
            <w:shd w:val="clear" w:color="auto" w:fill="auto"/>
            <w:noWrap/>
            <w:vAlign w:val="bottom"/>
            <w:hideMark/>
          </w:tcPr>
          <w:p w14:paraId="263A2E6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2112E8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29.6</w:t>
            </w:r>
          </w:p>
        </w:tc>
        <w:tc>
          <w:tcPr>
            <w:tcW w:w="673" w:type="dxa"/>
            <w:tcBorders>
              <w:top w:val="nil"/>
              <w:left w:val="nil"/>
              <w:bottom w:val="nil"/>
              <w:right w:val="nil"/>
            </w:tcBorders>
            <w:shd w:val="clear" w:color="auto" w:fill="auto"/>
            <w:noWrap/>
            <w:vAlign w:val="bottom"/>
            <w:hideMark/>
          </w:tcPr>
          <w:p w14:paraId="6D7EBF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32796E4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97.2</w:t>
            </w:r>
          </w:p>
        </w:tc>
        <w:tc>
          <w:tcPr>
            <w:tcW w:w="673" w:type="dxa"/>
            <w:tcBorders>
              <w:top w:val="nil"/>
              <w:left w:val="nil"/>
              <w:bottom w:val="nil"/>
              <w:right w:val="nil"/>
            </w:tcBorders>
            <w:shd w:val="clear" w:color="auto" w:fill="auto"/>
            <w:noWrap/>
            <w:vAlign w:val="bottom"/>
            <w:hideMark/>
          </w:tcPr>
          <w:p w14:paraId="77886B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35.4</w:t>
            </w:r>
          </w:p>
        </w:tc>
        <w:tc>
          <w:tcPr>
            <w:tcW w:w="673" w:type="dxa"/>
            <w:tcBorders>
              <w:top w:val="nil"/>
              <w:left w:val="nil"/>
              <w:bottom w:val="nil"/>
              <w:right w:val="nil"/>
            </w:tcBorders>
            <w:shd w:val="clear" w:color="auto" w:fill="auto"/>
            <w:noWrap/>
            <w:vAlign w:val="bottom"/>
            <w:hideMark/>
          </w:tcPr>
          <w:p w14:paraId="47926D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58.5</w:t>
            </w:r>
          </w:p>
        </w:tc>
        <w:tc>
          <w:tcPr>
            <w:tcW w:w="673" w:type="dxa"/>
            <w:tcBorders>
              <w:top w:val="nil"/>
              <w:left w:val="nil"/>
              <w:bottom w:val="nil"/>
              <w:right w:val="nil"/>
            </w:tcBorders>
            <w:shd w:val="clear" w:color="auto" w:fill="auto"/>
            <w:noWrap/>
            <w:vAlign w:val="bottom"/>
            <w:hideMark/>
          </w:tcPr>
          <w:p w14:paraId="577F450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55.1</w:t>
            </w:r>
          </w:p>
        </w:tc>
        <w:tc>
          <w:tcPr>
            <w:tcW w:w="674" w:type="dxa"/>
            <w:tcBorders>
              <w:top w:val="nil"/>
              <w:left w:val="nil"/>
              <w:bottom w:val="nil"/>
              <w:right w:val="nil"/>
            </w:tcBorders>
            <w:shd w:val="clear" w:color="auto" w:fill="auto"/>
            <w:noWrap/>
            <w:vAlign w:val="bottom"/>
            <w:hideMark/>
          </w:tcPr>
          <w:p w14:paraId="4887F79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r>
      <w:tr w:rsidR="004B0B49" w:rsidRPr="0089132E" w14:paraId="00FAD292" w14:textId="77777777" w:rsidTr="004B0B49">
        <w:trPr>
          <w:trHeight w:val="300"/>
        </w:trPr>
        <w:tc>
          <w:tcPr>
            <w:tcW w:w="1166" w:type="dxa"/>
            <w:tcBorders>
              <w:top w:val="nil"/>
              <w:left w:val="nil"/>
              <w:bottom w:val="nil"/>
              <w:right w:val="nil"/>
            </w:tcBorders>
            <w:shd w:val="clear" w:color="auto" w:fill="auto"/>
            <w:noWrap/>
            <w:vAlign w:val="bottom"/>
            <w:hideMark/>
          </w:tcPr>
          <w:p w14:paraId="712A60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SR0104</w:t>
            </w:r>
          </w:p>
        </w:tc>
        <w:tc>
          <w:tcPr>
            <w:tcW w:w="1320" w:type="dxa"/>
            <w:tcBorders>
              <w:top w:val="nil"/>
              <w:left w:val="nil"/>
              <w:bottom w:val="nil"/>
              <w:right w:val="nil"/>
            </w:tcBorders>
            <w:shd w:val="clear" w:color="auto" w:fill="auto"/>
            <w:noWrap/>
            <w:vAlign w:val="bottom"/>
            <w:hideMark/>
          </w:tcPr>
          <w:p w14:paraId="01C491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8/16/2018</w:t>
            </w:r>
          </w:p>
        </w:tc>
        <w:tc>
          <w:tcPr>
            <w:tcW w:w="1114" w:type="dxa"/>
            <w:tcBorders>
              <w:top w:val="nil"/>
              <w:left w:val="nil"/>
              <w:bottom w:val="nil"/>
              <w:right w:val="nil"/>
            </w:tcBorders>
            <w:shd w:val="clear" w:color="auto" w:fill="auto"/>
            <w:noWrap/>
            <w:vAlign w:val="bottom"/>
            <w:hideMark/>
          </w:tcPr>
          <w:p w14:paraId="6D0039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CB99B5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1193_0</w:t>
            </w:r>
          </w:p>
        </w:tc>
        <w:tc>
          <w:tcPr>
            <w:tcW w:w="673" w:type="dxa"/>
            <w:tcBorders>
              <w:top w:val="nil"/>
              <w:left w:val="nil"/>
              <w:bottom w:val="nil"/>
              <w:right w:val="nil"/>
            </w:tcBorders>
            <w:shd w:val="clear" w:color="auto" w:fill="auto"/>
            <w:noWrap/>
            <w:vAlign w:val="bottom"/>
            <w:hideMark/>
          </w:tcPr>
          <w:p w14:paraId="3788924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54.3</w:t>
            </w:r>
          </w:p>
        </w:tc>
        <w:tc>
          <w:tcPr>
            <w:tcW w:w="673" w:type="dxa"/>
            <w:tcBorders>
              <w:top w:val="nil"/>
              <w:left w:val="nil"/>
              <w:bottom w:val="nil"/>
              <w:right w:val="nil"/>
            </w:tcBorders>
            <w:shd w:val="clear" w:color="auto" w:fill="auto"/>
            <w:noWrap/>
            <w:vAlign w:val="bottom"/>
            <w:hideMark/>
          </w:tcPr>
          <w:p w14:paraId="0D5F6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31.4</w:t>
            </w:r>
          </w:p>
        </w:tc>
        <w:tc>
          <w:tcPr>
            <w:tcW w:w="673" w:type="dxa"/>
            <w:tcBorders>
              <w:top w:val="nil"/>
              <w:left w:val="nil"/>
              <w:bottom w:val="nil"/>
              <w:right w:val="nil"/>
            </w:tcBorders>
            <w:shd w:val="clear" w:color="auto" w:fill="auto"/>
            <w:noWrap/>
            <w:vAlign w:val="bottom"/>
            <w:hideMark/>
          </w:tcPr>
          <w:p w14:paraId="1FC8F8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44.4</w:t>
            </w:r>
          </w:p>
        </w:tc>
        <w:tc>
          <w:tcPr>
            <w:tcW w:w="673" w:type="dxa"/>
            <w:tcBorders>
              <w:top w:val="nil"/>
              <w:left w:val="nil"/>
              <w:bottom w:val="nil"/>
              <w:right w:val="nil"/>
            </w:tcBorders>
            <w:shd w:val="clear" w:color="auto" w:fill="auto"/>
            <w:noWrap/>
            <w:vAlign w:val="bottom"/>
            <w:hideMark/>
          </w:tcPr>
          <w:p w14:paraId="7BE476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73.7</w:t>
            </w:r>
          </w:p>
        </w:tc>
        <w:tc>
          <w:tcPr>
            <w:tcW w:w="673" w:type="dxa"/>
            <w:tcBorders>
              <w:top w:val="nil"/>
              <w:left w:val="nil"/>
              <w:bottom w:val="nil"/>
              <w:right w:val="nil"/>
            </w:tcBorders>
            <w:shd w:val="clear" w:color="auto" w:fill="auto"/>
            <w:noWrap/>
            <w:vAlign w:val="bottom"/>
            <w:hideMark/>
          </w:tcPr>
          <w:p w14:paraId="069BB0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c>
          <w:tcPr>
            <w:tcW w:w="673" w:type="dxa"/>
            <w:tcBorders>
              <w:top w:val="nil"/>
              <w:left w:val="nil"/>
              <w:bottom w:val="nil"/>
              <w:right w:val="nil"/>
            </w:tcBorders>
            <w:shd w:val="clear" w:color="auto" w:fill="auto"/>
            <w:noWrap/>
            <w:vAlign w:val="bottom"/>
            <w:hideMark/>
          </w:tcPr>
          <w:p w14:paraId="1DDC9A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68.2</w:t>
            </w:r>
          </w:p>
        </w:tc>
        <w:tc>
          <w:tcPr>
            <w:tcW w:w="673" w:type="dxa"/>
            <w:tcBorders>
              <w:top w:val="nil"/>
              <w:left w:val="nil"/>
              <w:bottom w:val="nil"/>
              <w:right w:val="nil"/>
            </w:tcBorders>
            <w:shd w:val="clear" w:color="auto" w:fill="auto"/>
            <w:noWrap/>
            <w:vAlign w:val="bottom"/>
            <w:hideMark/>
          </w:tcPr>
          <w:p w14:paraId="3325AB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38.1</w:t>
            </w:r>
          </w:p>
        </w:tc>
        <w:tc>
          <w:tcPr>
            <w:tcW w:w="674" w:type="dxa"/>
            <w:tcBorders>
              <w:top w:val="nil"/>
              <w:left w:val="nil"/>
              <w:bottom w:val="nil"/>
              <w:right w:val="nil"/>
            </w:tcBorders>
            <w:shd w:val="clear" w:color="auto" w:fill="auto"/>
            <w:noWrap/>
            <w:vAlign w:val="bottom"/>
            <w:hideMark/>
          </w:tcPr>
          <w:p w14:paraId="471EBB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r>
      <w:tr w:rsidR="004B0B49" w:rsidRPr="0089132E" w14:paraId="257B4966" w14:textId="77777777" w:rsidTr="004B0B49">
        <w:trPr>
          <w:trHeight w:val="300"/>
        </w:trPr>
        <w:tc>
          <w:tcPr>
            <w:tcW w:w="1166" w:type="dxa"/>
            <w:tcBorders>
              <w:top w:val="nil"/>
              <w:left w:val="nil"/>
              <w:bottom w:val="nil"/>
              <w:right w:val="nil"/>
            </w:tcBorders>
            <w:shd w:val="clear" w:color="auto" w:fill="auto"/>
            <w:noWrap/>
            <w:vAlign w:val="bottom"/>
            <w:hideMark/>
          </w:tcPr>
          <w:p w14:paraId="316CCD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MRW0216</w:t>
            </w:r>
          </w:p>
        </w:tc>
        <w:tc>
          <w:tcPr>
            <w:tcW w:w="1320" w:type="dxa"/>
            <w:tcBorders>
              <w:top w:val="nil"/>
              <w:left w:val="nil"/>
              <w:bottom w:val="nil"/>
              <w:right w:val="nil"/>
            </w:tcBorders>
            <w:shd w:val="clear" w:color="auto" w:fill="auto"/>
            <w:noWrap/>
            <w:vAlign w:val="bottom"/>
            <w:hideMark/>
          </w:tcPr>
          <w:p w14:paraId="360C1D5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8/27/2018</w:t>
            </w:r>
          </w:p>
        </w:tc>
        <w:tc>
          <w:tcPr>
            <w:tcW w:w="1114" w:type="dxa"/>
            <w:tcBorders>
              <w:top w:val="nil"/>
              <w:left w:val="nil"/>
              <w:bottom w:val="nil"/>
              <w:right w:val="nil"/>
            </w:tcBorders>
            <w:shd w:val="clear" w:color="auto" w:fill="auto"/>
            <w:noWrap/>
            <w:vAlign w:val="bottom"/>
            <w:hideMark/>
          </w:tcPr>
          <w:p w14:paraId="09CF9F2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D19E1B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1195_0</w:t>
            </w:r>
          </w:p>
        </w:tc>
        <w:tc>
          <w:tcPr>
            <w:tcW w:w="673" w:type="dxa"/>
            <w:tcBorders>
              <w:top w:val="nil"/>
              <w:left w:val="nil"/>
              <w:bottom w:val="nil"/>
              <w:right w:val="nil"/>
            </w:tcBorders>
            <w:shd w:val="clear" w:color="auto" w:fill="auto"/>
            <w:noWrap/>
            <w:vAlign w:val="bottom"/>
            <w:hideMark/>
          </w:tcPr>
          <w:p w14:paraId="64F583B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39CC14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36.4</w:t>
            </w:r>
          </w:p>
        </w:tc>
        <w:tc>
          <w:tcPr>
            <w:tcW w:w="673" w:type="dxa"/>
            <w:tcBorders>
              <w:top w:val="nil"/>
              <w:left w:val="nil"/>
              <w:bottom w:val="nil"/>
              <w:right w:val="nil"/>
            </w:tcBorders>
            <w:shd w:val="clear" w:color="auto" w:fill="auto"/>
            <w:noWrap/>
            <w:vAlign w:val="bottom"/>
            <w:hideMark/>
          </w:tcPr>
          <w:p w14:paraId="65498A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82.3</w:t>
            </w:r>
          </w:p>
        </w:tc>
        <w:tc>
          <w:tcPr>
            <w:tcW w:w="673" w:type="dxa"/>
            <w:tcBorders>
              <w:top w:val="nil"/>
              <w:left w:val="nil"/>
              <w:bottom w:val="nil"/>
              <w:right w:val="nil"/>
            </w:tcBorders>
            <w:shd w:val="clear" w:color="auto" w:fill="auto"/>
            <w:noWrap/>
            <w:vAlign w:val="bottom"/>
            <w:hideMark/>
          </w:tcPr>
          <w:p w14:paraId="515BC1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72.0</w:t>
            </w:r>
          </w:p>
        </w:tc>
        <w:tc>
          <w:tcPr>
            <w:tcW w:w="673" w:type="dxa"/>
            <w:tcBorders>
              <w:top w:val="nil"/>
              <w:left w:val="nil"/>
              <w:bottom w:val="nil"/>
              <w:right w:val="nil"/>
            </w:tcBorders>
            <w:shd w:val="clear" w:color="auto" w:fill="auto"/>
            <w:noWrap/>
            <w:vAlign w:val="bottom"/>
            <w:hideMark/>
          </w:tcPr>
          <w:p w14:paraId="482049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19A90C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0561C6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4" w:type="dxa"/>
            <w:tcBorders>
              <w:top w:val="nil"/>
              <w:left w:val="nil"/>
              <w:bottom w:val="nil"/>
              <w:right w:val="nil"/>
            </w:tcBorders>
            <w:shd w:val="clear" w:color="auto" w:fill="auto"/>
            <w:noWrap/>
            <w:vAlign w:val="bottom"/>
            <w:hideMark/>
          </w:tcPr>
          <w:p w14:paraId="131847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77.2</w:t>
            </w:r>
          </w:p>
        </w:tc>
      </w:tr>
      <w:tr w:rsidR="004B0B49" w:rsidRPr="0089132E" w14:paraId="7D22ECC4" w14:textId="77777777" w:rsidTr="004B0B49">
        <w:trPr>
          <w:trHeight w:val="300"/>
        </w:trPr>
        <w:tc>
          <w:tcPr>
            <w:tcW w:w="1166" w:type="dxa"/>
            <w:tcBorders>
              <w:top w:val="nil"/>
              <w:left w:val="nil"/>
              <w:bottom w:val="nil"/>
              <w:right w:val="nil"/>
            </w:tcBorders>
            <w:shd w:val="clear" w:color="auto" w:fill="auto"/>
            <w:noWrap/>
            <w:vAlign w:val="bottom"/>
            <w:hideMark/>
          </w:tcPr>
          <w:p w14:paraId="05BB90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MRW0213</w:t>
            </w:r>
          </w:p>
        </w:tc>
        <w:tc>
          <w:tcPr>
            <w:tcW w:w="1320" w:type="dxa"/>
            <w:tcBorders>
              <w:top w:val="nil"/>
              <w:left w:val="nil"/>
              <w:bottom w:val="nil"/>
              <w:right w:val="nil"/>
            </w:tcBorders>
            <w:shd w:val="clear" w:color="auto" w:fill="auto"/>
            <w:noWrap/>
            <w:vAlign w:val="bottom"/>
            <w:hideMark/>
          </w:tcPr>
          <w:p w14:paraId="079E36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8/20/2018</w:t>
            </w:r>
          </w:p>
        </w:tc>
        <w:tc>
          <w:tcPr>
            <w:tcW w:w="1114" w:type="dxa"/>
            <w:tcBorders>
              <w:top w:val="nil"/>
              <w:left w:val="nil"/>
              <w:bottom w:val="nil"/>
              <w:right w:val="nil"/>
            </w:tcBorders>
            <w:shd w:val="clear" w:color="auto" w:fill="auto"/>
            <w:noWrap/>
            <w:vAlign w:val="bottom"/>
            <w:hideMark/>
          </w:tcPr>
          <w:p w14:paraId="5B9C8F0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0270B6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1196_0</w:t>
            </w:r>
          </w:p>
        </w:tc>
        <w:tc>
          <w:tcPr>
            <w:tcW w:w="673" w:type="dxa"/>
            <w:tcBorders>
              <w:top w:val="nil"/>
              <w:left w:val="nil"/>
              <w:bottom w:val="nil"/>
              <w:right w:val="nil"/>
            </w:tcBorders>
            <w:shd w:val="clear" w:color="auto" w:fill="auto"/>
            <w:noWrap/>
            <w:vAlign w:val="bottom"/>
            <w:hideMark/>
          </w:tcPr>
          <w:p w14:paraId="14ED59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709A7F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35.5</w:t>
            </w:r>
          </w:p>
        </w:tc>
        <w:tc>
          <w:tcPr>
            <w:tcW w:w="673" w:type="dxa"/>
            <w:tcBorders>
              <w:top w:val="nil"/>
              <w:left w:val="nil"/>
              <w:bottom w:val="nil"/>
              <w:right w:val="nil"/>
            </w:tcBorders>
            <w:shd w:val="clear" w:color="auto" w:fill="auto"/>
            <w:noWrap/>
            <w:vAlign w:val="bottom"/>
            <w:hideMark/>
          </w:tcPr>
          <w:p w14:paraId="7215CD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3" w:type="dxa"/>
            <w:tcBorders>
              <w:top w:val="nil"/>
              <w:left w:val="nil"/>
              <w:bottom w:val="nil"/>
              <w:right w:val="nil"/>
            </w:tcBorders>
            <w:shd w:val="clear" w:color="auto" w:fill="auto"/>
            <w:noWrap/>
            <w:vAlign w:val="bottom"/>
            <w:hideMark/>
          </w:tcPr>
          <w:p w14:paraId="496A84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76.3</w:t>
            </w:r>
          </w:p>
        </w:tc>
        <w:tc>
          <w:tcPr>
            <w:tcW w:w="673" w:type="dxa"/>
            <w:tcBorders>
              <w:top w:val="nil"/>
              <w:left w:val="nil"/>
              <w:bottom w:val="nil"/>
              <w:right w:val="nil"/>
            </w:tcBorders>
            <w:shd w:val="clear" w:color="auto" w:fill="auto"/>
            <w:noWrap/>
            <w:vAlign w:val="bottom"/>
            <w:hideMark/>
          </w:tcPr>
          <w:p w14:paraId="166696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62.0</w:t>
            </w:r>
          </w:p>
        </w:tc>
        <w:tc>
          <w:tcPr>
            <w:tcW w:w="673" w:type="dxa"/>
            <w:tcBorders>
              <w:top w:val="nil"/>
              <w:left w:val="nil"/>
              <w:bottom w:val="nil"/>
              <w:right w:val="nil"/>
            </w:tcBorders>
            <w:shd w:val="clear" w:color="auto" w:fill="auto"/>
            <w:noWrap/>
            <w:vAlign w:val="bottom"/>
            <w:hideMark/>
          </w:tcPr>
          <w:p w14:paraId="78B6C3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65.6</w:t>
            </w:r>
          </w:p>
        </w:tc>
        <w:tc>
          <w:tcPr>
            <w:tcW w:w="673" w:type="dxa"/>
            <w:tcBorders>
              <w:top w:val="nil"/>
              <w:left w:val="nil"/>
              <w:bottom w:val="nil"/>
              <w:right w:val="nil"/>
            </w:tcBorders>
            <w:shd w:val="clear" w:color="auto" w:fill="auto"/>
            <w:noWrap/>
            <w:vAlign w:val="bottom"/>
            <w:hideMark/>
          </w:tcPr>
          <w:p w14:paraId="168914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85.0</w:t>
            </w:r>
          </w:p>
        </w:tc>
        <w:tc>
          <w:tcPr>
            <w:tcW w:w="674" w:type="dxa"/>
            <w:tcBorders>
              <w:top w:val="nil"/>
              <w:left w:val="nil"/>
              <w:bottom w:val="nil"/>
              <w:right w:val="nil"/>
            </w:tcBorders>
            <w:shd w:val="clear" w:color="auto" w:fill="auto"/>
            <w:noWrap/>
            <w:vAlign w:val="bottom"/>
            <w:hideMark/>
          </w:tcPr>
          <w:p w14:paraId="23F4B0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r>
      <w:tr w:rsidR="004B0B49" w:rsidRPr="0089132E" w14:paraId="6B92D2E8" w14:textId="77777777" w:rsidTr="004B0B49">
        <w:trPr>
          <w:trHeight w:val="300"/>
        </w:trPr>
        <w:tc>
          <w:tcPr>
            <w:tcW w:w="1166" w:type="dxa"/>
            <w:tcBorders>
              <w:top w:val="nil"/>
              <w:left w:val="nil"/>
              <w:bottom w:val="nil"/>
              <w:right w:val="nil"/>
            </w:tcBorders>
            <w:shd w:val="clear" w:color="auto" w:fill="auto"/>
            <w:noWrap/>
            <w:vAlign w:val="bottom"/>
            <w:hideMark/>
          </w:tcPr>
          <w:p w14:paraId="3FE2211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MRW0200</w:t>
            </w:r>
          </w:p>
        </w:tc>
        <w:tc>
          <w:tcPr>
            <w:tcW w:w="1320" w:type="dxa"/>
            <w:tcBorders>
              <w:top w:val="nil"/>
              <w:left w:val="nil"/>
              <w:bottom w:val="nil"/>
              <w:right w:val="nil"/>
            </w:tcBorders>
            <w:shd w:val="clear" w:color="auto" w:fill="auto"/>
            <w:noWrap/>
            <w:vAlign w:val="bottom"/>
            <w:hideMark/>
          </w:tcPr>
          <w:p w14:paraId="611CAC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8/21/2018</w:t>
            </w:r>
          </w:p>
        </w:tc>
        <w:tc>
          <w:tcPr>
            <w:tcW w:w="1114" w:type="dxa"/>
            <w:tcBorders>
              <w:top w:val="nil"/>
              <w:left w:val="nil"/>
              <w:bottom w:val="nil"/>
              <w:right w:val="nil"/>
            </w:tcBorders>
            <w:shd w:val="clear" w:color="auto" w:fill="auto"/>
            <w:noWrap/>
            <w:vAlign w:val="bottom"/>
            <w:hideMark/>
          </w:tcPr>
          <w:p w14:paraId="241A2918"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A73DE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1197_0</w:t>
            </w:r>
          </w:p>
        </w:tc>
        <w:tc>
          <w:tcPr>
            <w:tcW w:w="673" w:type="dxa"/>
            <w:tcBorders>
              <w:top w:val="nil"/>
              <w:left w:val="nil"/>
              <w:bottom w:val="nil"/>
              <w:right w:val="nil"/>
            </w:tcBorders>
            <w:shd w:val="clear" w:color="auto" w:fill="auto"/>
            <w:noWrap/>
            <w:vAlign w:val="bottom"/>
            <w:hideMark/>
          </w:tcPr>
          <w:p w14:paraId="1CFFC6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1B7C68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23.1</w:t>
            </w:r>
          </w:p>
        </w:tc>
        <w:tc>
          <w:tcPr>
            <w:tcW w:w="673" w:type="dxa"/>
            <w:tcBorders>
              <w:top w:val="nil"/>
              <w:left w:val="nil"/>
              <w:bottom w:val="nil"/>
              <w:right w:val="nil"/>
            </w:tcBorders>
            <w:shd w:val="clear" w:color="auto" w:fill="auto"/>
            <w:noWrap/>
            <w:vAlign w:val="bottom"/>
            <w:hideMark/>
          </w:tcPr>
          <w:p w14:paraId="0EC3840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47.2</w:t>
            </w:r>
          </w:p>
        </w:tc>
        <w:tc>
          <w:tcPr>
            <w:tcW w:w="673" w:type="dxa"/>
            <w:tcBorders>
              <w:top w:val="nil"/>
              <w:left w:val="nil"/>
              <w:bottom w:val="nil"/>
              <w:right w:val="nil"/>
            </w:tcBorders>
            <w:shd w:val="clear" w:color="auto" w:fill="auto"/>
            <w:noWrap/>
            <w:vAlign w:val="bottom"/>
            <w:hideMark/>
          </w:tcPr>
          <w:p w14:paraId="7DAD9B3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92.6</w:t>
            </w:r>
          </w:p>
        </w:tc>
        <w:tc>
          <w:tcPr>
            <w:tcW w:w="673" w:type="dxa"/>
            <w:tcBorders>
              <w:top w:val="nil"/>
              <w:left w:val="nil"/>
              <w:bottom w:val="nil"/>
              <w:right w:val="nil"/>
            </w:tcBorders>
            <w:shd w:val="clear" w:color="auto" w:fill="auto"/>
            <w:noWrap/>
            <w:vAlign w:val="bottom"/>
            <w:hideMark/>
          </w:tcPr>
          <w:p w14:paraId="0829A6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40E1106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53E797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18C57E81"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7C211F32" w14:textId="77777777" w:rsidTr="004B0B49">
        <w:trPr>
          <w:trHeight w:val="300"/>
        </w:trPr>
        <w:tc>
          <w:tcPr>
            <w:tcW w:w="1166" w:type="dxa"/>
            <w:tcBorders>
              <w:top w:val="nil"/>
              <w:left w:val="nil"/>
              <w:bottom w:val="nil"/>
              <w:right w:val="nil"/>
            </w:tcBorders>
            <w:shd w:val="clear" w:color="auto" w:fill="auto"/>
            <w:noWrap/>
            <w:vAlign w:val="bottom"/>
            <w:hideMark/>
          </w:tcPr>
          <w:p w14:paraId="7AB2096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MRW0212</w:t>
            </w:r>
          </w:p>
        </w:tc>
        <w:tc>
          <w:tcPr>
            <w:tcW w:w="1320" w:type="dxa"/>
            <w:tcBorders>
              <w:top w:val="nil"/>
              <w:left w:val="nil"/>
              <w:bottom w:val="nil"/>
              <w:right w:val="nil"/>
            </w:tcBorders>
            <w:shd w:val="clear" w:color="auto" w:fill="auto"/>
            <w:noWrap/>
            <w:vAlign w:val="bottom"/>
            <w:hideMark/>
          </w:tcPr>
          <w:p w14:paraId="1B1F05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8/22/2018</w:t>
            </w:r>
          </w:p>
        </w:tc>
        <w:tc>
          <w:tcPr>
            <w:tcW w:w="1114" w:type="dxa"/>
            <w:tcBorders>
              <w:top w:val="nil"/>
              <w:left w:val="nil"/>
              <w:bottom w:val="nil"/>
              <w:right w:val="nil"/>
            </w:tcBorders>
            <w:shd w:val="clear" w:color="auto" w:fill="auto"/>
            <w:noWrap/>
            <w:vAlign w:val="bottom"/>
            <w:hideMark/>
          </w:tcPr>
          <w:p w14:paraId="1026379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5305FF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1198_0</w:t>
            </w:r>
          </w:p>
        </w:tc>
        <w:tc>
          <w:tcPr>
            <w:tcW w:w="673" w:type="dxa"/>
            <w:tcBorders>
              <w:top w:val="nil"/>
              <w:left w:val="nil"/>
              <w:bottom w:val="nil"/>
              <w:right w:val="nil"/>
            </w:tcBorders>
            <w:shd w:val="clear" w:color="auto" w:fill="auto"/>
            <w:noWrap/>
            <w:vAlign w:val="bottom"/>
            <w:hideMark/>
          </w:tcPr>
          <w:p w14:paraId="4BDF8A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59E1CF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46EB42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53.7</w:t>
            </w:r>
          </w:p>
        </w:tc>
        <w:tc>
          <w:tcPr>
            <w:tcW w:w="673" w:type="dxa"/>
            <w:tcBorders>
              <w:top w:val="nil"/>
              <w:left w:val="nil"/>
              <w:bottom w:val="nil"/>
              <w:right w:val="nil"/>
            </w:tcBorders>
            <w:shd w:val="clear" w:color="auto" w:fill="auto"/>
            <w:noWrap/>
            <w:vAlign w:val="bottom"/>
            <w:hideMark/>
          </w:tcPr>
          <w:p w14:paraId="4A54B5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2ED1E3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52.0</w:t>
            </w:r>
          </w:p>
        </w:tc>
        <w:tc>
          <w:tcPr>
            <w:tcW w:w="673" w:type="dxa"/>
            <w:tcBorders>
              <w:top w:val="nil"/>
              <w:left w:val="nil"/>
              <w:bottom w:val="nil"/>
              <w:right w:val="nil"/>
            </w:tcBorders>
            <w:shd w:val="clear" w:color="auto" w:fill="auto"/>
            <w:noWrap/>
            <w:vAlign w:val="bottom"/>
            <w:hideMark/>
          </w:tcPr>
          <w:p w14:paraId="450749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84.5</w:t>
            </w:r>
          </w:p>
        </w:tc>
        <w:tc>
          <w:tcPr>
            <w:tcW w:w="673" w:type="dxa"/>
            <w:tcBorders>
              <w:top w:val="nil"/>
              <w:left w:val="nil"/>
              <w:bottom w:val="nil"/>
              <w:right w:val="nil"/>
            </w:tcBorders>
            <w:shd w:val="clear" w:color="auto" w:fill="auto"/>
            <w:noWrap/>
            <w:vAlign w:val="bottom"/>
            <w:hideMark/>
          </w:tcPr>
          <w:p w14:paraId="439FFD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6BCEEB2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r>
      <w:tr w:rsidR="004B0B49" w:rsidRPr="0089132E" w14:paraId="6EBD844D" w14:textId="77777777" w:rsidTr="004B0B49">
        <w:trPr>
          <w:trHeight w:val="300"/>
        </w:trPr>
        <w:tc>
          <w:tcPr>
            <w:tcW w:w="1166" w:type="dxa"/>
            <w:tcBorders>
              <w:top w:val="nil"/>
              <w:left w:val="nil"/>
              <w:bottom w:val="nil"/>
              <w:right w:val="nil"/>
            </w:tcBorders>
            <w:shd w:val="clear" w:color="auto" w:fill="auto"/>
            <w:noWrap/>
            <w:vAlign w:val="bottom"/>
            <w:hideMark/>
          </w:tcPr>
          <w:p w14:paraId="1DB6B9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MRW0203</w:t>
            </w:r>
          </w:p>
        </w:tc>
        <w:tc>
          <w:tcPr>
            <w:tcW w:w="1320" w:type="dxa"/>
            <w:tcBorders>
              <w:top w:val="nil"/>
              <w:left w:val="nil"/>
              <w:bottom w:val="nil"/>
              <w:right w:val="nil"/>
            </w:tcBorders>
            <w:shd w:val="clear" w:color="auto" w:fill="auto"/>
            <w:noWrap/>
            <w:vAlign w:val="bottom"/>
            <w:hideMark/>
          </w:tcPr>
          <w:p w14:paraId="05E8D32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8/28/2018</w:t>
            </w:r>
          </w:p>
        </w:tc>
        <w:tc>
          <w:tcPr>
            <w:tcW w:w="1114" w:type="dxa"/>
            <w:tcBorders>
              <w:top w:val="nil"/>
              <w:left w:val="nil"/>
              <w:bottom w:val="nil"/>
              <w:right w:val="nil"/>
            </w:tcBorders>
            <w:shd w:val="clear" w:color="auto" w:fill="auto"/>
            <w:noWrap/>
            <w:vAlign w:val="bottom"/>
            <w:hideMark/>
          </w:tcPr>
          <w:p w14:paraId="4FF8259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DC666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1199_0</w:t>
            </w:r>
          </w:p>
        </w:tc>
        <w:tc>
          <w:tcPr>
            <w:tcW w:w="673" w:type="dxa"/>
            <w:tcBorders>
              <w:top w:val="nil"/>
              <w:left w:val="nil"/>
              <w:bottom w:val="nil"/>
              <w:right w:val="nil"/>
            </w:tcBorders>
            <w:shd w:val="clear" w:color="auto" w:fill="auto"/>
            <w:noWrap/>
            <w:vAlign w:val="bottom"/>
            <w:hideMark/>
          </w:tcPr>
          <w:p w14:paraId="3F44C4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66.0</w:t>
            </w:r>
          </w:p>
        </w:tc>
        <w:tc>
          <w:tcPr>
            <w:tcW w:w="673" w:type="dxa"/>
            <w:tcBorders>
              <w:top w:val="nil"/>
              <w:left w:val="nil"/>
              <w:bottom w:val="nil"/>
              <w:right w:val="nil"/>
            </w:tcBorders>
            <w:shd w:val="clear" w:color="auto" w:fill="auto"/>
            <w:noWrap/>
            <w:vAlign w:val="bottom"/>
            <w:hideMark/>
          </w:tcPr>
          <w:p w14:paraId="4C2218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19.2</w:t>
            </w:r>
          </w:p>
        </w:tc>
        <w:tc>
          <w:tcPr>
            <w:tcW w:w="673" w:type="dxa"/>
            <w:tcBorders>
              <w:top w:val="nil"/>
              <w:left w:val="nil"/>
              <w:bottom w:val="nil"/>
              <w:right w:val="nil"/>
            </w:tcBorders>
            <w:shd w:val="clear" w:color="auto" w:fill="auto"/>
            <w:noWrap/>
            <w:vAlign w:val="bottom"/>
            <w:hideMark/>
          </w:tcPr>
          <w:p w14:paraId="531FBC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57.8</w:t>
            </w:r>
          </w:p>
        </w:tc>
        <w:tc>
          <w:tcPr>
            <w:tcW w:w="673" w:type="dxa"/>
            <w:tcBorders>
              <w:top w:val="nil"/>
              <w:left w:val="nil"/>
              <w:bottom w:val="nil"/>
              <w:right w:val="nil"/>
            </w:tcBorders>
            <w:shd w:val="clear" w:color="auto" w:fill="auto"/>
            <w:noWrap/>
            <w:vAlign w:val="bottom"/>
            <w:hideMark/>
          </w:tcPr>
          <w:p w14:paraId="037F528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93.5</w:t>
            </w:r>
          </w:p>
        </w:tc>
        <w:tc>
          <w:tcPr>
            <w:tcW w:w="673" w:type="dxa"/>
            <w:tcBorders>
              <w:top w:val="nil"/>
              <w:left w:val="nil"/>
              <w:bottom w:val="nil"/>
              <w:right w:val="nil"/>
            </w:tcBorders>
            <w:shd w:val="clear" w:color="auto" w:fill="auto"/>
            <w:noWrap/>
            <w:vAlign w:val="bottom"/>
            <w:hideMark/>
          </w:tcPr>
          <w:p w14:paraId="468D40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45.6</w:t>
            </w:r>
          </w:p>
        </w:tc>
        <w:tc>
          <w:tcPr>
            <w:tcW w:w="673" w:type="dxa"/>
            <w:tcBorders>
              <w:top w:val="nil"/>
              <w:left w:val="nil"/>
              <w:bottom w:val="nil"/>
              <w:right w:val="nil"/>
            </w:tcBorders>
            <w:shd w:val="clear" w:color="auto" w:fill="auto"/>
            <w:noWrap/>
            <w:vAlign w:val="bottom"/>
            <w:hideMark/>
          </w:tcPr>
          <w:p w14:paraId="33E147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67.1</w:t>
            </w:r>
          </w:p>
        </w:tc>
        <w:tc>
          <w:tcPr>
            <w:tcW w:w="673" w:type="dxa"/>
            <w:tcBorders>
              <w:top w:val="nil"/>
              <w:left w:val="nil"/>
              <w:bottom w:val="nil"/>
              <w:right w:val="nil"/>
            </w:tcBorders>
            <w:shd w:val="clear" w:color="auto" w:fill="auto"/>
            <w:noWrap/>
            <w:vAlign w:val="bottom"/>
            <w:hideMark/>
          </w:tcPr>
          <w:p w14:paraId="648CE8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79.1</w:t>
            </w:r>
          </w:p>
        </w:tc>
        <w:tc>
          <w:tcPr>
            <w:tcW w:w="674" w:type="dxa"/>
            <w:tcBorders>
              <w:top w:val="nil"/>
              <w:left w:val="nil"/>
              <w:bottom w:val="nil"/>
              <w:right w:val="nil"/>
            </w:tcBorders>
            <w:shd w:val="clear" w:color="auto" w:fill="auto"/>
            <w:noWrap/>
            <w:vAlign w:val="bottom"/>
            <w:hideMark/>
          </w:tcPr>
          <w:p w14:paraId="0CAD485B"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1B92F9D9" w14:textId="77777777" w:rsidTr="004B0B49">
        <w:trPr>
          <w:trHeight w:val="300"/>
        </w:trPr>
        <w:tc>
          <w:tcPr>
            <w:tcW w:w="1166" w:type="dxa"/>
            <w:tcBorders>
              <w:top w:val="nil"/>
              <w:left w:val="nil"/>
              <w:bottom w:val="nil"/>
              <w:right w:val="nil"/>
            </w:tcBorders>
            <w:shd w:val="clear" w:color="auto" w:fill="auto"/>
            <w:noWrap/>
            <w:vAlign w:val="bottom"/>
            <w:hideMark/>
          </w:tcPr>
          <w:p w14:paraId="778975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MRW0214</w:t>
            </w:r>
          </w:p>
        </w:tc>
        <w:tc>
          <w:tcPr>
            <w:tcW w:w="1320" w:type="dxa"/>
            <w:tcBorders>
              <w:top w:val="nil"/>
              <w:left w:val="nil"/>
              <w:bottom w:val="nil"/>
              <w:right w:val="nil"/>
            </w:tcBorders>
            <w:shd w:val="clear" w:color="auto" w:fill="auto"/>
            <w:noWrap/>
            <w:vAlign w:val="bottom"/>
            <w:hideMark/>
          </w:tcPr>
          <w:p w14:paraId="6F6CE51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8/14/2018</w:t>
            </w:r>
          </w:p>
        </w:tc>
        <w:tc>
          <w:tcPr>
            <w:tcW w:w="1114" w:type="dxa"/>
            <w:tcBorders>
              <w:top w:val="nil"/>
              <w:left w:val="nil"/>
              <w:bottom w:val="nil"/>
              <w:right w:val="nil"/>
            </w:tcBorders>
            <w:shd w:val="clear" w:color="auto" w:fill="auto"/>
            <w:noWrap/>
            <w:vAlign w:val="bottom"/>
            <w:hideMark/>
          </w:tcPr>
          <w:p w14:paraId="3F9DBBD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213BCCC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1200_0</w:t>
            </w:r>
          </w:p>
        </w:tc>
        <w:tc>
          <w:tcPr>
            <w:tcW w:w="673" w:type="dxa"/>
            <w:tcBorders>
              <w:top w:val="nil"/>
              <w:left w:val="nil"/>
              <w:bottom w:val="nil"/>
              <w:right w:val="nil"/>
            </w:tcBorders>
            <w:shd w:val="clear" w:color="auto" w:fill="auto"/>
            <w:noWrap/>
            <w:vAlign w:val="bottom"/>
            <w:hideMark/>
          </w:tcPr>
          <w:p w14:paraId="0E2C6F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59C210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19.8</w:t>
            </w:r>
          </w:p>
        </w:tc>
        <w:tc>
          <w:tcPr>
            <w:tcW w:w="673" w:type="dxa"/>
            <w:tcBorders>
              <w:top w:val="nil"/>
              <w:left w:val="nil"/>
              <w:bottom w:val="nil"/>
              <w:right w:val="nil"/>
            </w:tcBorders>
            <w:shd w:val="clear" w:color="auto" w:fill="auto"/>
            <w:noWrap/>
            <w:vAlign w:val="bottom"/>
            <w:hideMark/>
          </w:tcPr>
          <w:p w14:paraId="051243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50.7</w:t>
            </w:r>
          </w:p>
        </w:tc>
        <w:tc>
          <w:tcPr>
            <w:tcW w:w="673" w:type="dxa"/>
            <w:tcBorders>
              <w:top w:val="nil"/>
              <w:left w:val="nil"/>
              <w:bottom w:val="nil"/>
              <w:right w:val="nil"/>
            </w:tcBorders>
            <w:shd w:val="clear" w:color="auto" w:fill="auto"/>
            <w:noWrap/>
            <w:vAlign w:val="bottom"/>
            <w:hideMark/>
          </w:tcPr>
          <w:p w14:paraId="28A8E97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87.5</w:t>
            </w:r>
          </w:p>
        </w:tc>
        <w:tc>
          <w:tcPr>
            <w:tcW w:w="673" w:type="dxa"/>
            <w:tcBorders>
              <w:top w:val="nil"/>
              <w:left w:val="nil"/>
              <w:bottom w:val="nil"/>
              <w:right w:val="nil"/>
            </w:tcBorders>
            <w:shd w:val="clear" w:color="auto" w:fill="auto"/>
            <w:noWrap/>
            <w:vAlign w:val="bottom"/>
            <w:hideMark/>
          </w:tcPr>
          <w:p w14:paraId="7310A62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60C354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w:t>
            </w:r>
          </w:p>
        </w:tc>
        <w:tc>
          <w:tcPr>
            <w:tcW w:w="673" w:type="dxa"/>
            <w:tcBorders>
              <w:top w:val="nil"/>
              <w:left w:val="nil"/>
              <w:bottom w:val="nil"/>
              <w:right w:val="nil"/>
            </w:tcBorders>
            <w:shd w:val="clear" w:color="auto" w:fill="auto"/>
            <w:noWrap/>
            <w:vAlign w:val="bottom"/>
            <w:hideMark/>
          </w:tcPr>
          <w:p w14:paraId="4088CC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18.8</w:t>
            </w:r>
          </w:p>
        </w:tc>
        <w:tc>
          <w:tcPr>
            <w:tcW w:w="674" w:type="dxa"/>
            <w:tcBorders>
              <w:top w:val="nil"/>
              <w:left w:val="nil"/>
              <w:bottom w:val="nil"/>
              <w:right w:val="nil"/>
            </w:tcBorders>
            <w:shd w:val="clear" w:color="auto" w:fill="auto"/>
            <w:noWrap/>
            <w:vAlign w:val="bottom"/>
            <w:hideMark/>
          </w:tcPr>
          <w:p w14:paraId="5B27A9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60.4</w:t>
            </w:r>
          </w:p>
        </w:tc>
      </w:tr>
      <w:tr w:rsidR="004B0B49" w:rsidRPr="0089132E" w14:paraId="05B0A370" w14:textId="77777777" w:rsidTr="004B0B49">
        <w:trPr>
          <w:trHeight w:val="300"/>
        </w:trPr>
        <w:tc>
          <w:tcPr>
            <w:tcW w:w="1166" w:type="dxa"/>
            <w:tcBorders>
              <w:top w:val="nil"/>
              <w:left w:val="nil"/>
              <w:bottom w:val="nil"/>
              <w:right w:val="nil"/>
            </w:tcBorders>
            <w:shd w:val="clear" w:color="auto" w:fill="auto"/>
            <w:noWrap/>
            <w:vAlign w:val="bottom"/>
            <w:hideMark/>
          </w:tcPr>
          <w:p w14:paraId="7087B80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MRW0215</w:t>
            </w:r>
          </w:p>
        </w:tc>
        <w:tc>
          <w:tcPr>
            <w:tcW w:w="1320" w:type="dxa"/>
            <w:tcBorders>
              <w:top w:val="nil"/>
              <w:left w:val="nil"/>
              <w:bottom w:val="nil"/>
              <w:right w:val="nil"/>
            </w:tcBorders>
            <w:shd w:val="clear" w:color="auto" w:fill="auto"/>
            <w:noWrap/>
            <w:vAlign w:val="bottom"/>
            <w:hideMark/>
          </w:tcPr>
          <w:p w14:paraId="21AB8E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8/13/2018</w:t>
            </w:r>
          </w:p>
        </w:tc>
        <w:tc>
          <w:tcPr>
            <w:tcW w:w="1114" w:type="dxa"/>
            <w:tcBorders>
              <w:top w:val="nil"/>
              <w:left w:val="nil"/>
              <w:bottom w:val="nil"/>
              <w:right w:val="nil"/>
            </w:tcBorders>
            <w:shd w:val="clear" w:color="auto" w:fill="auto"/>
            <w:noWrap/>
            <w:vAlign w:val="bottom"/>
            <w:hideMark/>
          </w:tcPr>
          <w:p w14:paraId="4D9519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BFA030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1201_0</w:t>
            </w:r>
          </w:p>
        </w:tc>
        <w:tc>
          <w:tcPr>
            <w:tcW w:w="673" w:type="dxa"/>
            <w:tcBorders>
              <w:top w:val="nil"/>
              <w:left w:val="nil"/>
              <w:bottom w:val="nil"/>
              <w:right w:val="nil"/>
            </w:tcBorders>
            <w:shd w:val="clear" w:color="auto" w:fill="auto"/>
            <w:noWrap/>
            <w:vAlign w:val="bottom"/>
            <w:hideMark/>
          </w:tcPr>
          <w:p w14:paraId="71524C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3" w:type="dxa"/>
            <w:tcBorders>
              <w:top w:val="nil"/>
              <w:left w:val="nil"/>
              <w:bottom w:val="nil"/>
              <w:right w:val="nil"/>
            </w:tcBorders>
            <w:shd w:val="clear" w:color="auto" w:fill="auto"/>
            <w:noWrap/>
            <w:vAlign w:val="bottom"/>
            <w:hideMark/>
          </w:tcPr>
          <w:p w14:paraId="7D5B1B0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c>
          <w:tcPr>
            <w:tcW w:w="673" w:type="dxa"/>
            <w:tcBorders>
              <w:top w:val="nil"/>
              <w:left w:val="nil"/>
              <w:bottom w:val="nil"/>
              <w:right w:val="nil"/>
            </w:tcBorders>
            <w:shd w:val="clear" w:color="auto" w:fill="auto"/>
            <w:noWrap/>
            <w:vAlign w:val="bottom"/>
            <w:hideMark/>
          </w:tcPr>
          <w:p w14:paraId="2B293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69.9</w:t>
            </w:r>
          </w:p>
        </w:tc>
        <w:tc>
          <w:tcPr>
            <w:tcW w:w="673" w:type="dxa"/>
            <w:tcBorders>
              <w:top w:val="nil"/>
              <w:left w:val="nil"/>
              <w:bottom w:val="nil"/>
              <w:right w:val="nil"/>
            </w:tcBorders>
            <w:shd w:val="clear" w:color="auto" w:fill="auto"/>
            <w:noWrap/>
            <w:vAlign w:val="bottom"/>
            <w:hideMark/>
          </w:tcPr>
          <w:p w14:paraId="667DEA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85.4</w:t>
            </w:r>
          </w:p>
        </w:tc>
        <w:tc>
          <w:tcPr>
            <w:tcW w:w="673" w:type="dxa"/>
            <w:tcBorders>
              <w:top w:val="nil"/>
              <w:left w:val="nil"/>
              <w:bottom w:val="nil"/>
              <w:right w:val="nil"/>
            </w:tcBorders>
            <w:shd w:val="clear" w:color="auto" w:fill="auto"/>
            <w:noWrap/>
            <w:vAlign w:val="bottom"/>
            <w:hideMark/>
          </w:tcPr>
          <w:p w14:paraId="079F22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48.4</w:t>
            </w:r>
          </w:p>
        </w:tc>
        <w:tc>
          <w:tcPr>
            <w:tcW w:w="673" w:type="dxa"/>
            <w:tcBorders>
              <w:top w:val="nil"/>
              <w:left w:val="nil"/>
              <w:bottom w:val="nil"/>
              <w:right w:val="nil"/>
            </w:tcBorders>
            <w:shd w:val="clear" w:color="auto" w:fill="auto"/>
            <w:noWrap/>
            <w:vAlign w:val="bottom"/>
            <w:hideMark/>
          </w:tcPr>
          <w:p w14:paraId="7EF452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87.8</w:t>
            </w:r>
          </w:p>
        </w:tc>
        <w:tc>
          <w:tcPr>
            <w:tcW w:w="673" w:type="dxa"/>
            <w:tcBorders>
              <w:top w:val="nil"/>
              <w:left w:val="nil"/>
              <w:bottom w:val="nil"/>
              <w:right w:val="nil"/>
            </w:tcBorders>
            <w:shd w:val="clear" w:color="auto" w:fill="auto"/>
            <w:noWrap/>
            <w:vAlign w:val="bottom"/>
            <w:hideMark/>
          </w:tcPr>
          <w:p w14:paraId="7E1265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w:t>
            </w:r>
          </w:p>
        </w:tc>
        <w:tc>
          <w:tcPr>
            <w:tcW w:w="674" w:type="dxa"/>
            <w:tcBorders>
              <w:top w:val="nil"/>
              <w:left w:val="nil"/>
              <w:bottom w:val="nil"/>
              <w:right w:val="nil"/>
            </w:tcBorders>
            <w:shd w:val="clear" w:color="auto" w:fill="auto"/>
            <w:noWrap/>
            <w:vAlign w:val="bottom"/>
            <w:hideMark/>
          </w:tcPr>
          <w:p w14:paraId="22C8A0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50.5</w:t>
            </w:r>
          </w:p>
        </w:tc>
      </w:tr>
      <w:tr w:rsidR="004B0B49" w:rsidRPr="0089132E" w14:paraId="5DC5AE6C" w14:textId="77777777" w:rsidTr="004B0B49">
        <w:trPr>
          <w:trHeight w:val="300"/>
        </w:trPr>
        <w:tc>
          <w:tcPr>
            <w:tcW w:w="1166" w:type="dxa"/>
            <w:tcBorders>
              <w:top w:val="nil"/>
              <w:left w:val="nil"/>
              <w:bottom w:val="nil"/>
              <w:right w:val="nil"/>
            </w:tcBorders>
            <w:shd w:val="clear" w:color="auto" w:fill="auto"/>
            <w:noWrap/>
            <w:vAlign w:val="bottom"/>
            <w:hideMark/>
          </w:tcPr>
          <w:p w14:paraId="647AA03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w:t>
            </w:r>
          </w:p>
        </w:tc>
        <w:tc>
          <w:tcPr>
            <w:tcW w:w="1320" w:type="dxa"/>
            <w:tcBorders>
              <w:top w:val="nil"/>
              <w:left w:val="nil"/>
              <w:bottom w:val="nil"/>
              <w:right w:val="nil"/>
            </w:tcBorders>
            <w:shd w:val="clear" w:color="auto" w:fill="auto"/>
            <w:noWrap/>
            <w:vAlign w:val="bottom"/>
            <w:hideMark/>
          </w:tcPr>
          <w:p w14:paraId="4F60E4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9/11/2018</w:t>
            </w:r>
          </w:p>
        </w:tc>
        <w:tc>
          <w:tcPr>
            <w:tcW w:w="1114" w:type="dxa"/>
            <w:tcBorders>
              <w:top w:val="nil"/>
              <w:left w:val="nil"/>
              <w:bottom w:val="nil"/>
              <w:right w:val="nil"/>
            </w:tcBorders>
            <w:shd w:val="clear" w:color="auto" w:fill="auto"/>
            <w:noWrap/>
            <w:vAlign w:val="bottom"/>
            <w:hideMark/>
          </w:tcPr>
          <w:p w14:paraId="533094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09BE482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1202_0</w:t>
            </w:r>
          </w:p>
        </w:tc>
        <w:tc>
          <w:tcPr>
            <w:tcW w:w="673" w:type="dxa"/>
            <w:tcBorders>
              <w:top w:val="nil"/>
              <w:left w:val="nil"/>
              <w:bottom w:val="nil"/>
              <w:right w:val="nil"/>
            </w:tcBorders>
            <w:shd w:val="clear" w:color="auto" w:fill="auto"/>
            <w:noWrap/>
            <w:vAlign w:val="bottom"/>
            <w:hideMark/>
          </w:tcPr>
          <w:p w14:paraId="63E1A1A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59.4</w:t>
            </w:r>
          </w:p>
        </w:tc>
        <w:tc>
          <w:tcPr>
            <w:tcW w:w="673" w:type="dxa"/>
            <w:tcBorders>
              <w:top w:val="nil"/>
              <w:left w:val="nil"/>
              <w:bottom w:val="nil"/>
              <w:right w:val="nil"/>
            </w:tcBorders>
            <w:shd w:val="clear" w:color="auto" w:fill="auto"/>
            <w:noWrap/>
            <w:vAlign w:val="bottom"/>
            <w:hideMark/>
          </w:tcPr>
          <w:p w14:paraId="62028B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15.0</w:t>
            </w:r>
          </w:p>
        </w:tc>
        <w:tc>
          <w:tcPr>
            <w:tcW w:w="673" w:type="dxa"/>
            <w:tcBorders>
              <w:top w:val="nil"/>
              <w:left w:val="nil"/>
              <w:bottom w:val="nil"/>
              <w:right w:val="nil"/>
            </w:tcBorders>
            <w:shd w:val="clear" w:color="auto" w:fill="auto"/>
            <w:noWrap/>
            <w:vAlign w:val="bottom"/>
            <w:hideMark/>
          </w:tcPr>
          <w:p w14:paraId="16B0C04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34.9</w:t>
            </w:r>
          </w:p>
        </w:tc>
        <w:tc>
          <w:tcPr>
            <w:tcW w:w="673" w:type="dxa"/>
            <w:tcBorders>
              <w:top w:val="nil"/>
              <w:left w:val="nil"/>
              <w:bottom w:val="nil"/>
              <w:right w:val="nil"/>
            </w:tcBorders>
            <w:shd w:val="clear" w:color="auto" w:fill="auto"/>
            <w:noWrap/>
            <w:vAlign w:val="bottom"/>
            <w:hideMark/>
          </w:tcPr>
          <w:p w14:paraId="15CCF0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22BC6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147DABE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3438AE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4" w:type="dxa"/>
            <w:tcBorders>
              <w:top w:val="nil"/>
              <w:left w:val="nil"/>
              <w:bottom w:val="nil"/>
              <w:right w:val="nil"/>
            </w:tcBorders>
            <w:shd w:val="clear" w:color="auto" w:fill="auto"/>
            <w:noWrap/>
            <w:vAlign w:val="bottom"/>
            <w:hideMark/>
          </w:tcPr>
          <w:p w14:paraId="7D8E790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92.9</w:t>
            </w:r>
          </w:p>
        </w:tc>
      </w:tr>
      <w:tr w:rsidR="004B0B49" w:rsidRPr="0089132E" w14:paraId="3BAF24FF" w14:textId="77777777" w:rsidTr="004B0B49">
        <w:trPr>
          <w:trHeight w:val="300"/>
        </w:trPr>
        <w:tc>
          <w:tcPr>
            <w:tcW w:w="1166" w:type="dxa"/>
            <w:tcBorders>
              <w:top w:val="nil"/>
              <w:left w:val="nil"/>
              <w:bottom w:val="nil"/>
              <w:right w:val="nil"/>
            </w:tcBorders>
            <w:shd w:val="clear" w:color="auto" w:fill="auto"/>
            <w:noWrap/>
            <w:vAlign w:val="bottom"/>
            <w:hideMark/>
          </w:tcPr>
          <w:p w14:paraId="03C15DF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MRW50</w:t>
            </w:r>
          </w:p>
        </w:tc>
        <w:tc>
          <w:tcPr>
            <w:tcW w:w="1320" w:type="dxa"/>
            <w:tcBorders>
              <w:top w:val="nil"/>
              <w:left w:val="nil"/>
              <w:bottom w:val="nil"/>
              <w:right w:val="nil"/>
            </w:tcBorders>
            <w:shd w:val="clear" w:color="auto" w:fill="auto"/>
            <w:noWrap/>
            <w:vAlign w:val="bottom"/>
            <w:hideMark/>
          </w:tcPr>
          <w:p w14:paraId="2C3DD8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9/13/2018</w:t>
            </w:r>
          </w:p>
        </w:tc>
        <w:tc>
          <w:tcPr>
            <w:tcW w:w="1114" w:type="dxa"/>
            <w:tcBorders>
              <w:top w:val="nil"/>
              <w:left w:val="nil"/>
              <w:bottom w:val="nil"/>
              <w:right w:val="nil"/>
            </w:tcBorders>
            <w:shd w:val="clear" w:color="auto" w:fill="auto"/>
            <w:noWrap/>
            <w:vAlign w:val="bottom"/>
            <w:hideMark/>
          </w:tcPr>
          <w:p w14:paraId="5B9F84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1B4628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1203_0</w:t>
            </w:r>
          </w:p>
        </w:tc>
        <w:tc>
          <w:tcPr>
            <w:tcW w:w="673" w:type="dxa"/>
            <w:tcBorders>
              <w:top w:val="nil"/>
              <w:left w:val="nil"/>
              <w:bottom w:val="nil"/>
              <w:right w:val="nil"/>
            </w:tcBorders>
            <w:shd w:val="clear" w:color="auto" w:fill="auto"/>
            <w:noWrap/>
            <w:vAlign w:val="bottom"/>
            <w:hideMark/>
          </w:tcPr>
          <w:p w14:paraId="50340E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56.1</w:t>
            </w:r>
          </w:p>
        </w:tc>
        <w:tc>
          <w:tcPr>
            <w:tcW w:w="673" w:type="dxa"/>
            <w:tcBorders>
              <w:top w:val="nil"/>
              <w:left w:val="nil"/>
              <w:bottom w:val="nil"/>
              <w:right w:val="nil"/>
            </w:tcBorders>
            <w:shd w:val="clear" w:color="auto" w:fill="auto"/>
            <w:noWrap/>
            <w:vAlign w:val="bottom"/>
            <w:hideMark/>
          </w:tcPr>
          <w:p w14:paraId="7812FB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0B35E0B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c>
          <w:tcPr>
            <w:tcW w:w="673" w:type="dxa"/>
            <w:tcBorders>
              <w:top w:val="nil"/>
              <w:left w:val="nil"/>
              <w:bottom w:val="nil"/>
              <w:right w:val="nil"/>
            </w:tcBorders>
            <w:shd w:val="clear" w:color="auto" w:fill="auto"/>
            <w:noWrap/>
            <w:vAlign w:val="bottom"/>
            <w:hideMark/>
          </w:tcPr>
          <w:p w14:paraId="2CFB83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62.2</w:t>
            </w:r>
          </w:p>
        </w:tc>
        <w:tc>
          <w:tcPr>
            <w:tcW w:w="673" w:type="dxa"/>
            <w:tcBorders>
              <w:top w:val="nil"/>
              <w:left w:val="nil"/>
              <w:bottom w:val="nil"/>
              <w:right w:val="nil"/>
            </w:tcBorders>
            <w:shd w:val="clear" w:color="auto" w:fill="auto"/>
            <w:noWrap/>
            <w:vAlign w:val="bottom"/>
            <w:hideMark/>
          </w:tcPr>
          <w:p w14:paraId="47EB2BF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32.5</w:t>
            </w:r>
          </w:p>
        </w:tc>
        <w:tc>
          <w:tcPr>
            <w:tcW w:w="673" w:type="dxa"/>
            <w:tcBorders>
              <w:top w:val="nil"/>
              <w:left w:val="nil"/>
              <w:bottom w:val="nil"/>
              <w:right w:val="nil"/>
            </w:tcBorders>
            <w:shd w:val="clear" w:color="auto" w:fill="auto"/>
            <w:noWrap/>
            <w:vAlign w:val="bottom"/>
            <w:hideMark/>
          </w:tcPr>
          <w:p w14:paraId="2401E6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87.0</w:t>
            </w:r>
          </w:p>
        </w:tc>
        <w:tc>
          <w:tcPr>
            <w:tcW w:w="673" w:type="dxa"/>
            <w:tcBorders>
              <w:top w:val="nil"/>
              <w:left w:val="nil"/>
              <w:bottom w:val="nil"/>
              <w:right w:val="nil"/>
            </w:tcBorders>
            <w:shd w:val="clear" w:color="auto" w:fill="auto"/>
            <w:noWrap/>
            <w:vAlign w:val="bottom"/>
            <w:hideMark/>
          </w:tcPr>
          <w:p w14:paraId="77FCC1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4" w:type="dxa"/>
            <w:tcBorders>
              <w:top w:val="nil"/>
              <w:left w:val="nil"/>
              <w:bottom w:val="nil"/>
              <w:right w:val="nil"/>
            </w:tcBorders>
            <w:shd w:val="clear" w:color="auto" w:fill="auto"/>
            <w:noWrap/>
            <w:vAlign w:val="bottom"/>
            <w:hideMark/>
          </w:tcPr>
          <w:p w14:paraId="3692E0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56.2</w:t>
            </w:r>
          </w:p>
        </w:tc>
      </w:tr>
      <w:tr w:rsidR="004B0B49" w:rsidRPr="0089132E" w14:paraId="30E3F61B" w14:textId="77777777" w:rsidTr="004B0B49">
        <w:trPr>
          <w:trHeight w:val="300"/>
        </w:trPr>
        <w:tc>
          <w:tcPr>
            <w:tcW w:w="1166" w:type="dxa"/>
            <w:tcBorders>
              <w:top w:val="nil"/>
              <w:left w:val="nil"/>
              <w:bottom w:val="nil"/>
              <w:right w:val="nil"/>
            </w:tcBorders>
            <w:shd w:val="clear" w:color="auto" w:fill="auto"/>
            <w:noWrap/>
            <w:vAlign w:val="bottom"/>
            <w:hideMark/>
          </w:tcPr>
          <w:p w14:paraId="492B0DC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WB0453</w:t>
            </w:r>
          </w:p>
        </w:tc>
        <w:tc>
          <w:tcPr>
            <w:tcW w:w="1320" w:type="dxa"/>
            <w:tcBorders>
              <w:top w:val="nil"/>
              <w:left w:val="nil"/>
              <w:bottom w:val="nil"/>
              <w:right w:val="nil"/>
            </w:tcBorders>
            <w:shd w:val="clear" w:color="auto" w:fill="auto"/>
            <w:noWrap/>
            <w:vAlign w:val="bottom"/>
            <w:hideMark/>
          </w:tcPr>
          <w:p w14:paraId="13BC352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9/17/2018</w:t>
            </w:r>
          </w:p>
        </w:tc>
        <w:tc>
          <w:tcPr>
            <w:tcW w:w="1114" w:type="dxa"/>
            <w:tcBorders>
              <w:top w:val="nil"/>
              <w:left w:val="nil"/>
              <w:bottom w:val="nil"/>
              <w:right w:val="nil"/>
            </w:tcBorders>
            <w:shd w:val="clear" w:color="auto" w:fill="auto"/>
            <w:noWrap/>
            <w:vAlign w:val="bottom"/>
            <w:hideMark/>
          </w:tcPr>
          <w:p w14:paraId="3650EDCB"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9BF548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1204_0</w:t>
            </w:r>
          </w:p>
        </w:tc>
        <w:tc>
          <w:tcPr>
            <w:tcW w:w="673" w:type="dxa"/>
            <w:tcBorders>
              <w:top w:val="nil"/>
              <w:left w:val="nil"/>
              <w:bottom w:val="nil"/>
              <w:right w:val="nil"/>
            </w:tcBorders>
            <w:shd w:val="clear" w:color="auto" w:fill="auto"/>
            <w:noWrap/>
            <w:vAlign w:val="bottom"/>
            <w:hideMark/>
          </w:tcPr>
          <w:p w14:paraId="1C1B43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64.7</w:t>
            </w:r>
          </w:p>
        </w:tc>
        <w:tc>
          <w:tcPr>
            <w:tcW w:w="673" w:type="dxa"/>
            <w:tcBorders>
              <w:top w:val="nil"/>
              <w:left w:val="nil"/>
              <w:bottom w:val="nil"/>
              <w:right w:val="nil"/>
            </w:tcBorders>
            <w:shd w:val="clear" w:color="auto" w:fill="auto"/>
            <w:noWrap/>
            <w:vAlign w:val="bottom"/>
            <w:hideMark/>
          </w:tcPr>
          <w:p w14:paraId="5CF9214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64.6</w:t>
            </w:r>
          </w:p>
        </w:tc>
        <w:tc>
          <w:tcPr>
            <w:tcW w:w="673" w:type="dxa"/>
            <w:tcBorders>
              <w:top w:val="nil"/>
              <w:left w:val="nil"/>
              <w:bottom w:val="nil"/>
              <w:right w:val="nil"/>
            </w:tcBorders>
            <w:shd w:val="clear" w:color="auto" w:fill="auto"/>
            <w:noWrap/>
            <w:vAlign w:val="bottom"/>
            <w:hideMark/>
          </w:tcPr>
          <w:p w14:paraId="5C7F495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74.0</w:t>
            </w:r>
          </w:p>
        </w:tc>
        <w:tc>
          <w:tcPr>
            <w:tcW w:w="673" w:type="dxa"/>
            <w:tcBorders>
              <w:top w:val="nil"/>
              <w:left w:val="nil"/>
              <w:bottom w:val="nil"/>
              <w:right w:val="nil"/>
            </w:tcBorders>
            <w:shd w:val="clear" w:color="auto" w:fill="auto"/>
            <w:noWrap/>
            <w:vAlign w:val="bottom"/>
            <w:hideMark/>
          </w:tcPr>
          <w:p w14:paraId="1A2E25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58.9</w:t>
            </w:r>
          </w:p>
        </w:tc>
        <w:tc>
          <w:tcPr>
            <w:tcW w:w="673" w:type="dxa"/>
            <w:tcBorders>
              <w:top w:val="nil"/>
              <w:left w:val="nil"/>
              <w:bottom w:val="nil"/>
              <w:right w:val="nil"/>
            </w:tcBorders>
            <w:shd w:val="clear" w:color="auto" w:fill="auto"/>
            <w:noWrap/>
            <w:vAlign w:val="bottom"/>
            <w:hideMark/>
          </w:tcPr>
          <w:p w14:paraId="7769A86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45.1</w:t>
            </w:r>
          </w:p>
        </w:tc>
        <w:tc>
          <w:tcPr>
            <w:tcW w:w="673" w:type="dxa"/>
            <w:tcBorders>
              <w:top w:val="nil"/>
              <w:left w:val="nil"/>
              <w:bottom w:val="nil"/>
              <w:right w:val="nil"/>
            </w:tcBorders>
            <w:shd w:val="clear" w:color="auto" w:fill="auto"/>
            <w:noWrap/>
            <w:vAlign w:val="bottom"/>
            <w:hideMark/>
          </w:tcPr>
          <w:p w14:paraId="2B6E903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88.4</w:t>
            </w:r>
          </w:p>
        </w:tc>
        <w:tc>
          <w:tcPr>
            <w:tcW w:w="673" w:type="dxa"/>
            <w:tcBorders>
              <w:top w:val="nil"/>
              <w:left w:val="nil"/>
              <w:bottom w:val="nil"/>
              <w:right w:val="nil"/>
            </w:tcBorders>
            <w:shd w:val="clear" w:color="auto" w:fill="auto"/>
            <w:noWrap/>
            <w:vAlign w:val="bottom"/>
            <w:hideMark/>
          </w:tcPr>
          <w:p w14:paraId="4B9EB6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42.2</w:t>
            </w:r>
          </w:p>
        </w:tc>
        <w:tc>
          <w:tcPr>
            <w:tcW w:w="674" w:type="dxa"/>
            <w:tcBorders>
              <w:top w:val="nil"/>
              <w:left w:val="nil"/>
              <w:bottom w:val="nil"/>
              <w:right w:val="nil"/>
            </w:tcBorders>
            <w:shd w:val="clear" w:color="auto" w:fill="auto"/>
            <w:noWrap/>
            <w:vAlign w:val="bottom"/>
            <w:hideMark/>
          </w:tcPr>
          <w:p w14:paraId="22BC67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80.0</w:t>
            </w:r>
          </w:p>
        </w:tc>
      </w:tr>
      <w:tr w:rsidR="004B0B49" w:rsidRPr="0089132E" w14:paraId="0E39F291" w14:textId="77777777" w:rsidTr="004B0B49">
        <w:trPr>
          <w:trHeight w:val="300"/>
        </w:trPr>
        <w:tc>
          <w:tcPr>
            <w:tcW w:w="1166" w:type="dxa"/>
            <w:tcBorders>
              <w:top w:val="nil"/>
              <w:left w:val="nil"/>
              <w:bottom w:val="nil"/>
              <w:right w:val="nil"/>
            </w:tcBorders>
            <w:shd w:val="clear" w:color="auto" w:fill="auto"/>
            <w:noWrap/>
            <w:vAlign w:val="bottom"/>
            <w:hideMark/>
          </w:tcPr>
          <w:p w14:paraId="346531B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WB0494</w:t>
            </w:r>
          </w:p>
        </w:tc>
        <w:tc>
          <w:tcPr>
            <w:tcW w:w="1320" w:type="dxa"/>
            <w:tcBorders>
              <w:top w:val="nil"/>
              <w:left w:val="nil"/>
              <w:bottom w:val="nil"/>
              <w:right w:val="nil"/>
            </w:tcBorders>
            <w:shd w:val="clear" w:color="auto" w:fill="auto"/>
            <w:noWrap/>
            <w:vAlign w:val="bottom"/>
            <w:hideMark/>
          </w:tcPr>
          <w:p w14:paraId="293207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9/18/2018</w:t>
            </w:r>
          </w:p>
        </w:tc>
        <w:tc>
          <w:tcPr>
            <w:tcW w:w="1114" w:type="dxa"/>
            <w:tcBorders>
              <w:top w:val="nil"/>
              <w:left w:val="nil"/>
              <w:bottom w:val="nil"/>
              <w:right w:val="nil"/>
            </w:tcBorders>
            <w:shd w:val="clear" w:color="auto" w:fill="auto"/>
            <w:noWrap/>
            <w:vAlign w:val="bottom"/>
            <w:hideMark/>
          </w:tcPr>
          <w:p w14:paraId="7F655C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945D6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1206_0</w:t>
            </w:r>
          </w:p>
        </w:tc>
        <w:tc>
          <w:tcPr>
            <w:tcW w:w="673" w:type="dxa"/>
            <w:tcBorders>
              <w:top w:val="nil"/>
              <w:left w:val="nil"/>
              <w:bottom w:val="nil"/>
              <w:right w:val="nil"/>
            </w:tcBorders>
            <w:shd w:val="clear" w:color="auto" w:fill="auto"/>
            <w:noWrap/>
            <w:vAlign w:val="bottom"/>
            <w:hideMark/>
          </w:tcPr>
          <w:p w14:paraId="4CCF42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62.6</w:t>
            </w:r>
          </w:p>
        </w:tc>
        <w:tc>
          <w:tcPr>
            <w:tcW w:w="673" w:type="dxa"/>
            <w:tcBorders>
              <w:top w:val="nil"/>
              <w:left w:val="nil"/>
              <w:bottom w:val="nil"/>
              <w:right w:val="nil"/>
            </w:tcBorders>
            <w:shd w:val="clear" w:color="auto" w:fill="auto"/>
            <w:noWrap/>
            <w:vAlign w:val="bottom"/>
            <w:hideMark/>
          </w:tcPr>
          <w:p w14:paraId="4627E6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c>
          <w:tcPr>
            <w:tcW w:w="673" w:type="dxa"/>
            <w:tcBorders>
              <w:top w:val="nil"/>
              <w:left w:val="nil"/>
              <w:bottom w:val="nil"/>
              <w:right w:val="nil"/>
            </w:tcBorders>
            <w:shd w:val="clear" w:color="auto" w:fill="auto"/>
            <w:noWrap/>
            <w:vAlign w:val="bottom"/>
            <w:hideMark/>
          </w:tcPr>
          <w:p w14:paraId="03D568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68.5</w:t>
            </w:r>
          </w:p>
        </w:tc>
        <w:tc>
          <w:tcPr>
            <w:tcW w:w="673" w:type="dxa"/>
            <w:tcBorders>
              <w:top w:val="nil"/>
              <w:left w:val="nil"/>
              <w:bottom w:val="nil"/>
              <w:right w:val="nil"/>
            </w:tcBorders>
            <w:shd w:val="clear" w:color="auto" w:fill="auto"/>
            <w:noWrap/>
            <w:vAlign w:val="bottom"/>
            <w:hideMark/>
          </w:tcPr>
          <w:p w14:paraId="2D0F3D7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64.3</w:t>
            </w:r>
          </w:p>
        </w:tc>
        <w:tc>
          <w:tcPr>
            <w:tcW w:w="673" w:type="dxa"/>
            <w:tcBorders>
              <w:top w:val="nil"/>
              <w:left w:val="nil"/>
              <w:bottom w:val="nil"/>
              <w:right w:val="nil"/>
            </w:tcBorders>
            <w:shd w:val="clear" w:color="auto" w:fill="auto"/>
            <w:noWrap/>
            <w:vAlign w:val="bottom"/>
            <w:hideMark/>
          </w:tcPr>
          <w:p w14:paraId="3CB6FD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533021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787D868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25.5</w:t>
            </w:r>
          </w:p>
        </w:tc>
        <w:tc>
          <w:tcPr>
            <w:tcW w:w="674" w:type="dxa"/>
            <w:tcBorders>
              <w:top w:val="nil"/>
              <w:left w:val="nil"/>
              <w:bottom w:val="nil"/>
              <w:right w:val="nil"/>
            </w:tcBorders>
            <w:shd w:val="clear" w:color="auto" w:fill="auto"/>
            <w:noWrap/>
            <w:vAlign w:val="bottom"/>
            <w:hideMark/>
          </w:tcPr>
          <w:p w14:paraId="029E4E9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57.7</w:t>
            </w:r>
          </w:p>
        </w:tc>
      </w:tr>
      <w:tr w:rsidR="004B0B49" w:rsidRPr="0089132E" w14:paraId="598824F4" w14:textId="77777777" w:rsidTr="004B0B49">
        <w:trPr>
          <w:trHeight w:val="300"/>
        </w:trPr>
        <w:tc>
          <w:tcPr>
            <w:tcW w:w="1166" w:type="dxa"/>
            <w:tcBorders>
              <w:top w:val="nil"/>
              <w:left w:val="nil"/>
              <w:bottom w:val="nil"/>
              <w:right w:val="nil"/>
            </w:tcBorders>
            <w:shd w:val="clear" w:color="auto" w:fill="auto"/>
            <w:noWrap/>
            <w:vAlign w:val="bottom"/>
            <w:hideMark/>
          </w:tcPr>
          <w:p w14:paraId="601B53E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WB0452</w:t>
            </w:r>
          </w:p>
        </w:tc>
        <w:tc>
          <w:tcPr>
            <w:tcW w:w="1320" w:type="dxa"/>
            <w:tcBorders>
              <w:top w:val="nil"/>
              <w:left w:val="nil"/>
              <w:bottom w:val="nil"/>
              <w:right w:val="nil"/>
            </w:tcBorders>
            <w:shd w:val="clear" w:color="auto" w:fill="auto"/>
            <w:noWrap/>
            <w:vAlign w:val="bottom"/>
            <w:hideMark/>
          </w:tcPr>
          <w:p w14:paraId="136DE0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9/12/2018</w:t>
            </w:r>
          </w:p>
        </w:tc>
        <w:tc>
          <w:tcPr>
            <w:tcW w:w="1114" w:type="dxa"/>
            <w:tcBorders>
              <w:top w:val="nil"/>
              <w:left w:val="nil"/>
              <w:bottom w:val="nil"/>
              <w:right w:val="nil"/>
            </w:tcBorders>
            <w:shd w:val="clear" w:color="auto" w:fill="auto"/>
            <w:noWrap/>
            <w:vAlign w:val="bottom"/>
            <w:hideMark/>
          </w:tcPr>
          <w:p w14:paraId="793F730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22C8D3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1207_0</w:t>
            </w:r>
          </w:p>
        </w:tc>
        <w:tc>
          <w:tcPr>
            <w:tcW w:w="673" w:type="dxa"/>
            <w:tcBorders>
              <w:top w:val="nil"/>
              <w:left w:val="nil"/>
              <w:bottom w:val="nil"/>
              <w:right w:val="nil"/>
            </w:tcBorders>
            <w:shd w:val="clear" w:color="auto" w:fill="auto"/>
            <w:noWrap/>
            <w:vAlign w:val="bottom"/>
            <w:hideMark/>
          </w:tcPr>
          <w:p w14:paraId="523331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57.9</w:t>
            </w:r>
          </w:p>
        </w:tc>
        <w:tc>
          <w:tcPr>
            <w:tcW w:w="673" w:type="dxa"/>
            <w:tcBorders>
              <w:top w:val="nil"/>
              <w:left w:val="nil"/>
              <w:bottom w:val="nil"/>
              <w:right w:val="nil"/>
            </w:tcBorders>
            <w:shd w:val="clear" w:color="auto" w:fill="auto"/>
            <w:noWrap/>
            <w:vAlign w:val="bottom"/>
            <w:hideMark/>
          </w:tcPr>
          <w:p w14:paraId="110E557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DF19B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24.3</w:t>
            </w:r>
          </w:p>
        </w:tc>
        <w:tc>
          <w:tcPr>
            <w:tcW w:w="673" w:type="dxa"/>
            <w:tcBorders>
              <w:top w:val="nil"/>
              <w:left w:val="nil"/>
              <w:bottom w:val="nil"/>
              <w:right w:val="nil"/>
            </w:tcBorders>
            <w:shd w:val="clear" w:color="auto" w:fill="auto"/>
            <w:noWrap/>
            <w:vAlign w:val="bottom"/>
            <w:hideMark/>
          </w:tcPr>
          <w:p w14:paraId="68E000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748C009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c>
          <w:tcPr>
            <w:tcW w:w="673" w:type="dxa"/>
            <w:tcBorders>
              <w:top w:val="nil"/>
              <w:left w:val="nil"/>
              <w:bottom w:val="nil"/>
              <w:right w:val="nil"/>
            </w:tcBorders>
            <w:shd w:val="clear" w:color="auto" w:fill="auto"/>
            <w:noWrap/>
            <w:vAlign w:val="bottom"/>
            <w:hideMark/>
          </w:tcPr>
          <w:p w14:paraId="3A001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76.9</w:t>
            </w:r>
          </w:p>
        </w:tc>
        <w:tc>
          <w:tcPr>
            <w:tcW w:w="673" w:type="dxa"/>
            <w:tcBorders>
              <w:top w:val="nil"/>
              <w:left w:val="nil"/>
              <w:bottom w:val="nil"/>
              <w:right w:val="nil"/>
            </w:tcBorders>
            <w:shd w:val="clear" w:color="auto" w:fill="auto"/>
            <w:noWrap/>
            <w:vAlign w:val="bottom"/>
            <w:hideMark/>
          </w:tcPr>
          <w:p w14:paraId="31005C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37.1</w:t>
            </w:r>
          </w:p>
        </w:tc>
        <w:tc>
          <w:tcPr>
            <w:tcW w:w="674" w:type="dxa"/>
            <w:tcBorders>
              <w:top w:val="nil"/>
              <w:left w:val="nil"/>
              <w:bottom w:val="nil"/>
              <w:right w:val="nil"/>
            </w:tcBorders>
            <w:shd w:val="clear" w:color="auto" w:fill="auto"/>
            <w:noWrap/>
            <w:vAlign w:val="bottom"/>
            <w:hideMark/>
          </w:tcPr>
          <w:p w14:paraId="75F8816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22B9ABAE" w14:textId="77777777" w:rsidTr="004B0B49">
        <w:trPr>
          <w:trHeight w:val="300"/>
        </w:trPr>
        <w:tc>
          <w:tcPr>
            <w:tcW w:w="1166" w:type="dxa"/>
            <w:tcBorders>
              <w:top w:val="nil"/>
              <w:left w:val="nil"/>
              <w:bottom w:val="nil"/>
              <w:right w:val="nil"/>
            </w:tcBorders>
            <w:shd w:val="clear" w:color="auto" w:fill="auto"/>
            <w:noWrap/>
            <w:vAlign w:val="bottom"/>
            <w:hideMark/>
          </w:tcPr>
          <w:p w14:paraId="56FE7F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MRW0146</w:t>
            </w:r>
          </w:p>
        </w:tc>
        <w:tc>
          <w:tcPr>
            <w:tcW w:w="1320" w:type="dxa"/>
            <w:tcBorders>
              <w:top w:val="nil"/>
              <w:left w:val="nil"/>
              <w:bottom w:val="nil"/>
              <w:right w:val="nil"/>
            </w:tcBorders>
            <w:shd w:val="clear" w:color="auto" w:fill="auto"/>
            <w:noWrap/>
            <w:vAlign w:val="bottom"/>
            <w:hideMark/>
          </w:tcPr>
          <w:p w14:paraId="7C7AC4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8/29/2018</w:t>
            </w:r>
          </w:p>
        </w:tc>
        <w:tc>
          <w:tcPr>
            <w:tcW w:w="1114" w:type="dxa"/>
            <w:tcBorders>
              <w:top w:val="nil"/>
              <w:left w:val="nil"/>
              <w:bottom w:val="nil"/>
              <w:right w:val="nil"/>
            </w:tcBorders>
            <w:shd w:val="clear" w:color="auto" w:fill="auto"/>
            <w:noWrap/>
            <w:vAlign w:val="bottom"/>
            <w:hideMark/>
          </w:tcPr>
          <w:p w14:paraId="0CBF1C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AB46FB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1208_0</w:t>
            </w:r>
          </w:p>
        </w:tc>
        <w:tc>
          <w:tcPr>
            <w:tcW w:w="673" w:type="dxa"/>
            <w:tcBorders>
              <w:top w:val="nil"/>
              <w:left w:val="nil"/>
              <w:bottom w:val="nil"/>
              <w:right w:val="nil"/>
            </w:tcBorders>
            <w:shd w:val="clear" w:color="auto" w:fill="auto"/>
            <w:noWrap/>
            <w:vAlign w:val="bottom"/>
            <w:hideMark/>
          </w:tcPr>
          <w:p w14:paraId="172F12A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03EA7F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72.8</w:t>
            </w:r>
          </w:p>
        </w:tc>
        <w:tc>
          <w:tcPr>
            <w:tcW w:w="673" w:type="dxa"/>
            <w:tcBorders>
              <w:top w:val="nil"/>
              <w:left w:val="nil"/>
              <w:bottom w:val="nil"/>
              <w:right w:val="nil"/>
            </w:tcBorders>
            <w:shd w:val="clear" w:color="auto" w:fill="auto"/>
            <w:noWrap/>
            <w:vAlign w:val="bottom"/>
            <w:hideMark/>
          </w:tcPr>
          <w:p w14:paraId="561A25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51.8</w:t>
            </w:r>
          </w:p>
        </w:tc>
        <w:tc>
          <w:tcPr>
            <w:tcW w:w="673" w:type="dxa"/>
            <w:tcBorders>
              <w:top w:val="nil"/>
              <w:left w:val="nil"/>
              <w:bottom w:val="nil"/>
              <w:right w:val="nil"/>
            </w:tcBorders>
            <w:shd w:val="clear" w:color="auto" w:fill="auto"/>
            <w:noWrap/>
            <w:vAlign w:val="bottom"/>
            <w:hideMark/>
          </w:tcPr>
          <w:p w14:paraId="441382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31.1</w:t>
            </w:r>
          </w:p>
        </w:tc>
        <w:tc>
          <w:tcPr>
            <w:tcW w:w="673" w:type="dxa"/>
            <w:tcBorders>
              <w:top w:val="nil"/>
              <w:left w:val="nil"/>
              <w:bottom w:val="nil"/>
              <w:right w:val="nil"/>
            </w:tcBorders>
            <w:shd w:val="clear" w:color="auto" w:fill="auto"/>
            <w:noWrap/>
            <w:vAlign w:val="bottom"/>
            <w:hideMark/>
          </w:tcPr>
          <w:p w14:paraId="3B8183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85.2</w:t>
            </w:r>
          </w:p>
        </w:tc>
        <w:tc>
          <w:tcPr>
            <w:tcW w:w="673" w:type="dxa"/>
            <w:tcBorders>
              <w:top w:val="nil"/>
              <w:left w:val="nil"/>
              <w:bottom w:val="nil"/>
              <w:right w:val="nil"/>
            </w:tcBorders>
            <w:shd w:val="clear" w:color="auto" w:fill="auto"/>
            <w:noWrap/>
            <w:vAlign w:val="bottom"/>
            <w:hideMark/>
          </w:tcPr>
          <w:p w14:paraId="728D3F7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77.3</w:t>
            </w:r>
          </w:p>
        </w:tc>
        <w:tc>
          <w:tcPr>
            <w:tcW w:w="673" w:type="dxa"/>
            <w:tcBorders>
              <w:top w:val="nil"/>
              <w:left w:val="nil"/>
              <w:bottom w:val="nil"/>
              <w:right w:val="nil"/>
            </w:tcBorders>
            <w:shd w:val="clear" w:color="auto" w:fill="auto"/>
            <w:noWrap/>
            <w:vAlign w:val="bottom"/>
            <w:hideMark/>
          </w:tcPr>
          <w:p w14:paraId="2FC7DB5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0.0</w:t>
            </w:r>
          </w:p>
        </w:tc>
        <w:tc>
          <w:tcPr>
            <w:tcW w:w="674" w:type="dxa"/>
            <w:tcBorders>
              <w:top w:val="nil"/>
              <w:left w:val="nil"/>
              <w:bottom w:val="nil"/>
              <w:right w:val="nil"/>
            </w:tcBorders>
            <w:shd w:val="clear" w:color="auto" w:fill="auto"/>
            <w:noWrap/>
            <w:vAlign w:val="bottom"/>
            <w:hideMark/>
          </w:tcPr>
          <w:p w14:paraId="2135A9A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54.5</w:t>
            </w:r>
          </w:p>
        </w:tc>
      </w:tr>
      <w:tr w:rsidR="004B0B49" w:rsidRPr="0089132E" w14:paraId="6AFF9557" w14:textId="77777777" w:rsidTr="004B0B49">
        <w:trPr>
          <w:trHeight w:val="300"/>
        </w:trPr>
        <w:tc>
          <w:tcPr>
            <w:tcW w:w="1166" w:type="dxa"/>
            <w:tcBorders>
              <w:top w:val="nil"/>
              <w:left w:val="nil"/>
              <w:bottom w:val="nil"/>
              <w:right w:val="nil"/>
            </w:tcBorders>
            <w:shd w:val="clear" w:color="auto" w:fill="auto"/>
            <w:noWrap/>
            <w:vAlign w:val="bottom"/>
            <w:hideMark/>
          </w:tcPr>
          <w:p w14:paraId="47FC076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MRW20</w:t>
            </w:r>
          </w:p>
        </w:tc>
        <w:tc>
          <w:tcPr>
            <w:tcW w:w="1320" w:type="dxa"/>
            <w:tcBorders>
              <w:top w:val="nil"/>
              <w:left w:val="nil"/>
              <w:bottom w:val="nil"/>
              <w:right w:val="nil"/>
            </w:tcBorders>
            <w:shd w:val="clear" w:color="auto" w:fill="auto"/>
            <w:noWrap/>
            <w:vAlign w:val="bottom"/>
            <w:hideMark/>
          </w:tcPr>
          <w:p w14:paraId="2AB4E8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9/5/2018</w:t>
            </w:r>
          </w:p>
        </w:tc>
        <w:tc>
          <w:tcPr>
            <w:tcW w:w="1114" w:type="dxa"/>
            <w:tcBorders>
              <w:top w:val="nil"/>
              <w:left w:val="nil"/>
              <w:bottom w:val="nil"/>
              <w:right w:val="nil"/>
            </w:tcBorders>
            <w:shd w:val="clear" w:color="auto" w:fill="auto"/>
            <w:noWrap/>
            <w:vAlign w:val="bottom"/>
            <w:hideMark/>
          </w:tcPr>
          <w:p w14:paraId="7944F6D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5BF334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1209_0</w:t>
            </w:r>
          </w:p>
        </w:tc>
        <w:tc>
          <w:tcPr>
            <w:tcW w:w="673" w:type="dxa"/>
            <w:tcBorders>
              <w:top w:val="nil"/>
              <w:left w:val="nil"/>
              <w:bottom w:val="nil"/>
              <w:right w:val="nil"/>
            </w:tcBorders>
            <w:shd w:val="clear" w:color="auto" w:fill="auto"/>
            <w:noWrap/>
            <w:vAlign w:val="bottom"/>
            <w:hideMark/>
          </w:tcPr>
          <w:p w14:paraId="731F37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60.5</w:t>
            </w:r>
          </w:p>
        </w:tc>
        <w:tc>
          <w:tcPr>
            <w:tcW w:w="673" w:type="dxa"/>
            <w:tcBorders>
              <w:top w:val="nil"/>
              <w:left w:val="nil"/>
              <w:bottom w:val="nil"/>
              <w:right w:val="nil"/>
            </w:tcBorders>
            <w:shd w:val="clear" w:color="auto" w:fill="auto"/>
            <w:noWrap/>
            <w:vAlign w:val="bottom"/>
            <w:hideMark/>
          </w:tcPr>
          <w:p w14:paraId="0FA4349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27.2</w:t>
            </w:r>
          </w:p>
        </w:tc>
        <w:tc>
          <w:tcPr>
            <w:tcW w:w="673" w:type="dxa"/>
            <w:tcBorders>
              <w:top w:val="nil"/>
              <w:left w:val="nil"/>
              <w:bottom w:val="nil"/>
              <w:right w:val="nil"/>
            </w:tcBorders>
            <w:shd w:val="clear" w:color="auto" w:fill="auto"/>
            <w:noWrap/>
            <w:vAlign w:val="bottom"/>
            <w:hideMark/>
          </w:tcPr>
          <w:p w14:paraId="29820F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71.6</w:t>
            </w:r>
          </w:p>
        </w:tc>
        <w:tc>
          <w:tcPr>
            <w:tcW w:w="673" w:type="dxa"/>
            <w:tcBorders>
              <w:top w:val="nil"/>
              <w:left w:val="nil"/>
              <w:bottom w:val="nil"/>
              <w:right w:val="nil"/>
            </w:tcBorders>
            <w:shd w:val="clear" w:color="auto" w:fill="auto"/>
            <w:noWrap/>
            <w:vAlign w:val="bottom"/>
            <w:hideMark/>
          </w:tcPr>
          <w:p w14:paraId="7DA7AC6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87.3</w:t>
            </w:r>
          </w:p>
        </w:tc>
        <w:tc>
          <w:tcPr>
            <w:tcW w:w="673" w:type="dxa"/>
            <w:tcBorders>
              <w:top w:val="nil"/>
              <w:left w:val="nil"/>
              <w:bottom w:val="nil"/>
              <w:right w:val="nil"/>
            </w:tcBorders>
            <w:shd w:val="clear" w:color="auto" w:fill="auto"/>
            <w:noWrap/>
            <w:vAlign w:val="bottom"/>
            <w:hideMark/>
          </w:tcPr>
          <w:p w14:paraId="248D2B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35.3</w:t>
            </w:r>
          </w:p>
        </w:tc>
        <w:tc>
          <w:tcPr>
            <w:tcW w:w="673" w:type="dxa"/>
            <w:tcBorders>
              <w:top w:val="nil"/>
              <w:left w:val="nil"/>
              <w:bottom w:val="nil"/>
              <w:right w:val="nil"/>
            </w:tcBorders>
            <w:shd w:val="clear" w:color="auto" w:fill="auto"/>
            <w:noWrap/>
            <w:vAlign w:val="bottom"/>
            <w:hideMark/>
          </w:tcPr>
          <w:p w14:paraId="56D08FD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A2B13B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19.5</w:t>
            </w:r>
          </w:p>
        </w:tc>
        <w:tc>
          <w:tcPr>
            <w:tcW w:w="674" w:type="dxa"/>
            <w:tcBorders>
              <w:top w:val="nil"/>
              <w:left w:val="nil"/>
              <w:bottom w:val="nil"/>
              <w:right w:val="nil"/>
            </w:tcBorders>
            <w:shd w:val="clear" w:color="auto" w:fill="auto"/>
            <w:noWrap/>
            <w:vAlign w:val="bottom"/>
            <w:hideMark/>
          </w:tcPr>
          <w:p w14:paraId="019FD0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82.6</w:t>
            </w:r>
          </w:p>
        </w:tc>
      </w:tr>
      <w:tr w:rsidR="004B0B49" w:rsidRPr="0089132E" w14:paraId="3824FD06" w14:textId="77777777" w:rsidTr="004B0B49">
        <w:trPr>
          <w:trHeight w:val="300"/>
        </w:trPr>
        <w:tc>
          <w:tcPr>
            <w:tcW w:w="1166" w:type="dxa"/>
            <w:tcBorders>
              <w:top w:val="nil"/>
              <w:left w:val="nil"/>
              <w:bottom w:val="nil"/>
              <w:right w:val="nil"/>
            </w:tcBorders>
            <w:shd w:val="clear" w:color="auto" w:fill="auto"/>
            <w:noWrap/>
            <w:vAlign w:val="bottom"/>
            <w:hideMark/>
          </w:tcPr>
          <w:p w14:paraId="6A111C4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MRW47</w:t>
            </w:r>
          </w:p>
        </w:tc>
        <w:tc>
          <w:tcPr>
            <w:tcW w:w="1320" w:type="dxa"/>
            <w:tcBorders>
              <w:top w:val="nil"/>
              <w:left w:val="nil"/>
              <w:bottom w:val="nil"/>
              <w:right w:val="nil"/>
            </w:tcBorders>
            <w:shd w:val="clear" w:color="auto" w:fill="auto"/>
            <w:noWrap/>
            <w:vAlign w:val="bottom"/>
            <w:hideMark/>
          </w:tcPr>
          <w:p w14:paraId="2D767D9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10/11/2018</w:t>
            </w:r>
          </w:p>
        </w:tc>
        <w:tc>
          <w:tcPr>
            <w:tcW w:w="1114" w:type="dxa"/>
            <w:tcBorders>
              <w:top w:val="nil"/>
              <w:left w:val="nil"/>
              <w:bottom w:val="nil"/>
              <w:right w:val="nil"/>
            </w:tcBorders>
            <w:shd w:val="clear" w:color="auto" w:fill="auto"/>
            <w:noWrap/>
            <w:vAlign w:val="bottom"/>
            <w:hideMark/>
          </w:tcPr>
          <w:p w14:paraId="35BC499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135F1F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1210_0</w:t>
            </w:r>
          </w:p>
        </w:tc>
        <w:tc>
          <w:tcPr>
            <w:tcW w:w="673" w:type="dxa"/>
            <w:tcBorders>
              <w:top w:val="nil"/>
              <w:left w:val="nil"/>
              <w:bottom w:val="nil"/>
              <w:right w:val="nil"/>
            </w:tcBorders>
            <w:shd w:val="clear" w:color="auto" w:fill="auto"/>
            <w:noWrap/>
            <w:vAlign w:val="bottom"/>
            <w:hideMark/>
          </w:tcPr>
          <w:p w14:paraId="4342E4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78464CF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94.7</w:t>
            </w:r>
          </w:p>
        </w:tc>
        <w:tc>
          <w:tcPr>
            <w:tcW w:w="673" w:type="dxa"/>
            <w:tcBorders>
              <w:top w:val="nil"/>
              <w:left w:val="nil"/>
              <w:bottom w:val="nil"/>
              <w:right w:val="nil"/>
            </w:tcBorders>
            <w:shd w:val="clear" w:color="auto" w:fill="auto"/>
            <w:noWrap/>
            <w:vAlign w:val="bottom"/>
            <w:hideMark/>
          </w:tcPr>
          <w:p w14:paraId="3C044AF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76.8</w:t>
            </w:r>
          </w:p>
        </w:tc>
        <w:tc>
          <w:tcPr>
            <w:tcW w:w="673" w:type="dxa"/>
            <w:tcBorders>
              <w:top w:val="nil"/>
              <w:left w:val="nil"/>
              <w:bottom w:val="nil"/>
              <w:right w:val="nil"/>
            </w:tcBorders>
            <w:shd w:val="clear" w:color="auto" w:fill="auto"/>
            <w:noWrap/>
            <w:vAlign w:val="bottom"/>
            <w:hideMark/>
          </w:tcPr>
          <w:p w14:paraId="0BBDDE6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74.4</w:t>
            </w:r>
          </w:p>
        </w:tc>
        <w:tc>
          <w:tcPr>
            <w:tcW w:w="673" w:type="dxa"/>
            <w:tcBorders>
              <w:top w:val="nil"/>
              <w:left w:val="nil"/>
              <w:bottom w:val="nil"/>
              <w:right w:val="nil"/>
            </w:tcBorders>
            <w:shd w:val="clear" w:color="auto" w:fill="auto"/>
            <w:noWrap/>
            <w:vAlign w:val="bottom"/>
            <w:hideMark/>
          </w:tcPr>
          <w:p w14:paraId="0E09A6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68.7</w:t>
            </w:r>
          </w:p>
        </w:tc>
        <w:tc>
          <w:tcPr>
            <w:tcW w:w="673" w:type="dxa"/>
            <w:tcBorders>
              <w:top w:val="nil"/>
              <w:left w:val="nil"/>
              <w:bottom w:val="nil"/>
              <w:right w:val="nil"/>
            </w:tcBorders>
            <w:shd w:val="clear" w:color="auto" w:fill="auto"/>
            <w:noWrap/>
            <w:vAlign w:val="bottom"/>
            <w:hideMark/>
          </w:tcPr>
          <w:p w14:paraId="234B25F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77.7</w:t>
            </w:r>
          </w:p>
        </w:tc>
        <w:tc>
          <w:tcPr>
            <w:tcW w:w="673" w:type="dxa"/>
            <w:tcBorders>
              <w:top w:val="nil"/>
              <w:left w:val="nil"/>
              <w:bottom w:val="nil"/>
              <w:right w:val="nil"/>
            </w:tcBorders>
            <w:shd w:val="clear" w:color="auto" w:fill="auto"/>
            <w:noWrap/>
            <w:vAlign w:val="bottom"/>
            <w:hideMark/>
          </w:tcPr>
          <w:p w14:paraId="14FC51A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62.4</w:t>
            </w:r>
          </w:p>
        </w:tc>
        <w:tc>
          <w:tcPr>
            <w:tcW w:w="674" w:type="dxa"/>
            <w:tcBorders>
              <w:top w:val="nil"/>
              <w:left w:val="nil"/>
              <w:bottom w:val="nil"/>
              <w:right w:val="nil"/>
            </w:tcBorders>
            <w:shd w:val="clear" w:color="auto" w:fill="auto"/>
            <w:noWrap/>
            <w:vAlign w:val="bottom"/>
            <w:hideMark/>
          </w:tcPr>
          <w:p w14:paraId="2ED4E3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89.1</w:t>
            </w:r>
          </w:p>
        </w:tc>
      </w:tr>
      <w:tr w:rsidR="004B0B49" w:rsidRPr="0089132E" w14:paraId="06E816B0" w14:textId="77777777" w:rsidTr="004B0B49">
        <w:trPr>
          <w:trHeight w:val="300"/>
        </w:trPr>
        <w:tc>
          <w:tcPr>
            <w:tcW w:w="1166" w:type="dxa"/>
            <w:tcBorders>
              <w:top w:val="nil"/>
              <w:left w:val="nil"/>
              <w:bottom w:val="nil"/>
              <w:right w:val="nil"/>
            </w:tcBorders>
            <w:shd w:val="clear" w:color="auto" w:fill="auto"/>
            <w:noWrap/>
            <w:vAlign w:val="bottom"/>
            <w:hideMark/>
          </w:tcPr>
          <w:p w14:paraId="7E0BACC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20EFB0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2640A15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87A1AD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1211_0</w:t>
            </w:r>
          </w:p>
        </w:tc>
        <w:tc>
          <w:tcPr>
            <w:tcW w:w="673" w:type="dxa"/>
            <w:tcBorders>
              <w:top w:val="nil"/>
              <w:left w:val="nil"/>
              <w:bottom w:val="nil"/>
              <w:right w:val="nil"/>
            </w:tcBorders>
            <w:shd w:val="clear" w:color="auto" w:fill="auto"/>
            <w:noWrap/>
            <w:vAlign w:val="bottom"/>
            <w:hideMark/>
          </w:tcPr>
          <w:p w14:paraId="1F645F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48.5</w:t>
            </w:r>
          </w:p>
        </w:tc>
        <w:tc>
          <w:tcPr>
            <w:tcW w:w="673" w:type="dxa"/>
            <w:tcBorders>
              <w:top w:val="nil"/>
              <w:left w:val="nil"/>
              <w:bottom w:val="nil"/>
              <w:right w:val="nil"/>
            </w:tcBorders>
            <w:shd w:val="clear" w:color="auto" w:fill="auto"/>
            <w:noWrap/>
            <w:vAlign w:val="bottom"/>
            <w:hideMark/>
          </w:tcPr>
          <w:p w14:paraId="68A62B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15.4</w:t>
            </w:r>
          </w:p>
        </w:tc>
        <w:tc>
          <w:tcPr>
            <w:tcW w:w="673" w:type="dxa"/>
            <w:tcBorders>
              <w:top w:val="nil"/>
              <w:left w:val="nil"/>
              <w:bottom w:val="nil"/>
              <w:right w:val="nil"/>
            </w:tcBorders>
            <w:shd w:val="clear" w:color="auto" w:fill="auto"/>
            <w:noWrap/>
            <w:vAlign w:val="bottom"/>
            <w:hideMark/>
          </w:tcPr>
          <w:p w14:paraId="49F1217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429D5B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69.7</w:t>
            </w:r>
          </w:p>
        </w:tc>
        <w:tc>
          <w:tcPr>
            <w:tcW w:w="673" w:type="dxa"/>
            <w:tcBorders>
              <w:top w:val="nil"/>
              <w:left w:val="nil"/>
              <w:bottom w:val="nil"/>
              <w:right w:val="nil"/>
            </w:tcBorders>
            <w:shd w:val="clear" w:color="auto" w:fill="auto"/>
            <w:noWrap/>
            <w:vAlign w:val="bottom"/>
            <w:hideMark/>
          </w:tcPr>
          <w:p w14:paraId="29DE2A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41.7</w:t>
            </w:r>
          </w:p>
        </w:tc>
        <w:tc>
          <w:tcPr>
            <w:tcW w:w="673" w:type="dxa"/>
            <w:tcBorders>
              <w:top w:val="nil"/>
              <w:left w:val="nil"/>
              <w:bottom w:val="nil"/>
              <w:right w:val="nil"/>
            </w:tcBorders>
            <w:shd w:val="clear" w:color="auto" w:fill="auto"/>
            <w:noWrap/>
            <w:vAlign w:val="bottom"/>
            <w:hideMark/>
          </w:tcPr>
          <w:p w14:paraId="4B0FC3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34.8</w:t>
            </w:r>
          </w:p>
        </w:tc>
        <w:tc>
          <w:tcPr>
            <w:tcW w:w="673" w:type="dxa"/>
            <w:tcBorders>
              <w:top w:val="nil"/>
              <w:left w:val="nil"/>
              <w:bottom w:val="nil"/>
              <w:right w:val="nil"/>
            </w:tcBorders>
            <w:shd w:val="clear" w:color="auto" w:fill="auto"/>
            <w:noWrap/>
            <w:vAlign w:val="bottom"/>
            <w:hideMark/>
          </w:tcPr>
          <w:p w14:paraId="36DABF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c>
          <w:tcPr>
            <w:tcW w:w="674" w:type="dxa"/>
            <w:tcBorders>
              <w:top w:val="nil"/>
              <w:left w:val="nil"/>
              <w:bottom w:val="nil"/>
              <w:right w:val="nil"/>
            </w:tcBorders>
            <w:shd w:val="clear" w:color="auto" w:fill="auto"/>
            <w:noWrap/>
            <w:vAlign w:val="bottom"/>
            <w:hideMark/>
          </w:tcPr>
          <w:p w14:paraId="00E5B1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r>
      <w:tr w:rsidR="004B0B49" w:rsidRPr="0089132E" w14:paraId="032512FB" w14:textId="77777777" w:rsidTr="004B0B49">
        <w:trPr>
          <w:trHeight w:val="300"/>
        </w:trPr>
        <w:tc>
          <w:tcPr>
            <w:tcW w:w="1166" w:type="dxa"/>
            <w:tcBorders>
              <w:top w:val="nil"/>
              <w:left w:val="nil"/>
              <w:bottom w:val="nil"/>
              <w:right w:val="nil"/>
            </w:tcBorders>
            <w:shd w:val="clear" w:color="auto" w:fill="auto"/>
            <w:noWrap/>
            <w:vAlign w:val="bottom"/>
            <w:hideMark/>
          </w:tcPr>
          <w:p w14:paraId="10BB10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WB0489</w:t>
            </w:r>
          </w:p>
        </w:tc>
        <w:tc>
          <w:tcPr>
            <w:tcW w:w="1320" w:type="dxa"/>
            <w:tcBorders>
              <w:top w:val="nil"/>
              <w:left w:val="nil"/>
              <w:bottom w:val="nil"/>
              <w:right w:val="nil"/>
            </w:tcBorders>
            <w:shd w:val="clear" w:color="auto" w:fill="auto"/>
            <w:noWrap/>
            <w:vAlign w:val="bottom"/>
            <w:hideMark/>
          </w:tcPr>
          <w:p w14:paraId="7383CD9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2272D20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9EFAF8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1212_0</w:t>
            </w:r>
          </w:p>
        </w:tc>
        <w:tc>
          <w:tcPr>
            <w:tcW w:w="673" w:type="dxa"/>
            <w:tcBorders>
              <w:top w:val="nil"/>
              <w:left w:val="nil"/>
              <w:bottom w:val="nil"/>
              <w:right w:val="nil"/>
            </w:tcBorders>
            <w:shd w:val="clear" w:color="auto" w:fill="auto"/>
            <w:noWrap/>
            <w:vAlign w:val="bottom"/>
            <w:hideMark/>
          </w:tcPr>
          <w:p w14:paraId="6B2CCF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45.7</w:t>
            </w:r>
          </w:p>
        </w:tc>
        <w:tc>
          <w:tcPr>
            <w:tcW w:w="673" w:type="dxa"/>
            <w:tcBorders>
              <w:top w:val="nil"/>
              <w:left w:val="nil"/>
              <w:bottom w:val="nil"/>
              <w:right w:val="nil"/>
            </w:tcBorders>
            <w:shd w:val="clear" w:color="auto" w:fill="auto"/>
            <w:noWrap/>
            <w:vAlign w:val="bottom"/>
            <w:hideMark/>
          </w:tcPr>
          <w:p w14:paraId="31296F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w:t>
            </w:r>
          </w:p>
        </w:tc>
        <w:tc>
          <w:tcPr>
            <w:tcW w:w="673" w:type="dxa"/>
            <w:tcBorders>
              <w:top w:val="nil"/>
              <w:left w:val="nil"/>
              <w:bottom w:val="nil"/>
              <w:right w:val="nil"/>
            </w:tcBorders>
            <w:shd w:val="clear" w:color="auto" w:fill="auto"/>
            <w:noWrap/>
            <w:vAlign w:val="bottom"/>
            <w:hideMark/>
          </w:tcPr>
          <w:p w14:paraId="1DB5E0D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0.2</w:t>
            </w:r>
          </w:p>
        </w:tc>
        <w:tc>
          <w:tcPr>
            <w:tcW w:w="673" w:type="dxa"/>
            <w:tcBorders>
              <w:top w:val="nil"/>
              <w:left w:val="nil"/>
              <w:bottom w:val="nil"/>
              <w:right w:val="nil"/>
            </w:tcBorders>
            <w:shd w:val="clear" w:color="auto" w:fill="auto"/>
            <w:noWrap/>
            <w:vAlign w:val="bottom"/>
            <w:hideMark/>
          </w:tcPr>
          <w:p w14:paraId="657F19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84.8</w:t>
            </w:r>
          </w:p>
        </w:tc>
        <w:tc>
          <w:tcPr>
            <w:tcW w:w="673" w:type="dxa"/>
            <w:tcBorders>
              <w:top w:val="nil"/>
              <w:left w:val="nil"/>
              <w:bottom w:val="nil"/>
              <w:right w:val="nil"/>
            </w:tcBorders>
            <w:shd w:val="clear" w:color="auto" w:fill="auto"/>
            <w:noWrap/>
            <w:vAlign w:val="bottom"/>
            <w:hideMark/>
          </w:tcPr>
          <w:p w14:paraId="58119A8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49.9</w:t>
            </w:r>
          </w:p>
        </w:tc>
        <w:tc>
          <w:tcPr>
            <w:tcW w:w="673" w:type="dxa"/>
            <w:tcBorders>
              <w:top w:val="nil"/>
              <w:left w:val="nil"/>
              <w:bottom w:val="nil"/>
              <w:right w:val="nil"/>
            </w:tcBorders>
            <w:shd w:val="clear" w:color="auto" w:fill="auto"/>
            <w:noWrap/>
            <w:vAlign w:val="bottom"/>
            <w:hideMark/>
          </w:tcPr>
          <w:p w14:paraId="3662A8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01E1671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79.7</w:t>
            </w:r>
          </w:p>
        </w:tc>
        <w:tc>
          <w:tcPr>
            <w:tcW w:w="674" w:type="dxa"/>
            <w:tcBorders>
              <w:top w:val="nil"/>
              <w:left w:val="nil"/>
              <w:bottom w:val="nil"/>
              <w:right w:val="nil"/>
            </w:tcBorders>
            <w:shd w:val="clear" w:color="auto" w:fill="auto"/>
            <w:noWrap/>
            <w:vAlign w:val="bottom"/>
            <w:hideMark/>
          </w:tcPr>
          <w:p w14:paraId="3F3C30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61.0</w:t>
            </w:r>
          </w:p>
        </w:tc>
      </w:tr>
      <w:tr w:rsidR="004B0B49" w:rsidRPr="0089132E" w14:paraId="2D5513CA" w14:textId="77777777" w:rsidTr="004B0B49">
        <w:trPr>
          <w:trHeight w:val="300"/>
        </w:trPr>
        <w:tc>
          <w:tcPr>
            <w:tcW w:w="1166" w:type="dxa"/>
            <w:tcBorders>
              <w:top w:val="nil"/>
              <w:left w:val="nil"/>
              <w:bottom w:val="nil"/>
              <w:right w:val="nil"/>
            </w:tcBorders>
            <w:shd w:val="clear" w:color="auto" w:fill="auto"/>
            <w:noWrap/>
            <w:vAlign w:val="bottom"/>
            <w:hideMark/>
          </w:tcPr>
          <w:p w14:paraId="4055EA6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WB0487</w:t>
            </w:r>
          </w:p>
        </w:tc>
        <w:tc>
          <w:tcPr>
            <w:tcW w:w="1320" w:type="dxa"/>
            <w:tcBorders>
              <w:top w:val="nil"/>
              <w:left w:val="nil"/>
              <w:bottom w:val="nil"/>
              <w:right w:val="nil"/>
            </w:tcBorders>
            <w:shd w:val="clear" w:color="auto" w:fill="auto"/>
            <w:noWrap/>
            <w:vAlign w:val="bottom"/>
            <w:hideMark/>
          </w:tcPr>
          <w:p w14:paraId="3B0DFB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8/1/2018</w:t>
            </w:r>
          </w:p>
        </w:tc>
        <w:tc>
          <w:tcPr>
            <w:tcW w:w="1114" w:type="dxa"/>
            <w:tcBorders>
              <w:top w:val="nil"/>
              <w:left w:val="nil"/>
              <w:bottom w:val="nil"/>
              <w:right w:val="nil"/>
            </w:tcBorders>
            <w:shd w:val="clear" w:color="auto" w:fill="auto"/>
            <w:noWrap/>
            <w:vAlign w:val="bottom"/>
            <w:hideMark/>
          </w:tcPr>
          <w:p w14:paraId="2285F49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805CBC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1213_0</w:t>
            </w:r>
          </w:p>
        </w:tc>
        <w:tc>
          <w:tcPr>
            <w:tcW w:w="673" w:type="dxa"/>
            <w:tcBorders>
              <w:top w:val="nil"/>
              <w:left w:val="nil"/>
              <w:bottom w:val="nil"/>
              <w:right w:val="nil"/>
            </w:tcBorders>
            <w:shd w:val="clear" w:color="auto" w:fill="auto"/>
            <w:noWrap/>
            <w:vAlign w:val="bottom"/>
            <w:hideMark/>
          </w:tcPr>
          <w:p w14:paraId="6167799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59.7</w:t>
            </w:r>
          </w:p>
        </w:tc>
        <w:tc>
          <w:tcPr>
            <w:tcW w:w="673" w:type="dxa"/>
            <w:tcBorders>
              <w:top w:val="nil"/>
              <w:left w:val="nil"/>
              <w:bottom w:val="nil"/>
              <w:right w:val="nil"/>
            </w:tcBorders>
            <w:shd w:val="clear" w:color="auto" w:fill="auto"/>
            <w:noWrap/>
            <w:vAlign w:val="bottom"/>
            <w:hideMark/>
          </w:tcPr>
          <w:p w14:paraId="59B090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659399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6A735A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94.5</w:t>
            </w:r>
          </w:p>
        </w:tc>
        <w:tc>
          <w:tcPr>
            <w:tcW w:w="673" w:type="dxa"/>
            <w:tcBorders>
              <w:top w:val="nil"/>
              <w:left w:val="nil"/>
              <w:bottom w:val="nil"/>
              <w:right w:val="nil"/>
            </w:tcBorders>
            <w:shd w:val="clear" w:color="auto" w:fill="auto"/>
            <w:noWrap/>
            <w:vAlign w:val="bottom"/>
            <w:hideMark/>
          </w:tcPr>
          <w:p w14:paraId="665FD1A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c>
          <w:tcPr>
            <w:tcW w:w="673" w:type="dxa"/>
            <w:tcBorders>
              <w:top w:val="nil"/>
              <w:left w:val="nil"/>
              <w:bottom w:val="nil"/>
              <w:right w:val="nil"/>
            </w:tcBorders>
            <w:shd w:val="clear" w:color="auto" w:fill="auto"/>
            <w:noWrap/>
            <w:vAlign w:val="bottom"/>
            <w:hideMark/>
          </w:tcPr>
          <w:p w14:paraId="04FB8C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66.5</w:t>
            </w:r>
          </w:p>
        </w:tc>
        <w:tc>
          <w:tcPr>
            <w:tcW w:w="673" w:type="dxa"/>
            <w:tcBorders>
              <w:top w:val="nil"/>
              <w:left w:val="nil"/>
              <w:bottom w:val="nil"/>
              <w:right w:val="nil"/>
            </w:tcBorders>
            <w:shd w:val="clear" w:color="auto" w:fill="auto"/>
            <w:noWrap/>
            <w:vAlign w:val="bottom"/>
            <w:hideMark/>
          </w:tcPr>
          <w:p w14:paraId="4146FC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63.8</w:t>
            </w:r>
          </w:p>
        </w:tc>
        <w:tc>
          <w:tcPr>
            <w:tcW w:w="674" w:type="dxa"/>
            <w:tcBorders>
              <w:top w:val="nil"/>
              <w:left w:val="nil"/>
              <w:bottom w:val="nil"/>
              <w:right w:val="nil"/>
            </w:tcBorders>
            <w:shd w:val="clear" w:color="auto" w:fill="auto"/>
            <w:noWrap/>
            <w:vAlign w:val="bottom"/>
            <w:hideMark/>
          </w:tcPr>
          <w:p w14:paraId="5B4CD3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r>
      <w:tr w:rsidR="004B0B49" w:rsidRPr="0089132E" w14:paraId="0E155927" w14:textId="77777777" w:rsidTr="004B0B49">
        <w:trPr>
          <w:trHeight w:val="300"/>
        </w:trPr>
        <w:tc>
          <w:tcPr>
            <w:tcW w:w="1166" w:type="dxa"/>
            <w:tcBorders>
              <w:top w:val="nil"/>
              <w:left w:val="nil"/>
              <w:bottom w:val="nil"/>
              <w:right w:val="nil"/>
            </w:tcBorders>
            <w:shd w:val="clear" w:color="auto" w:fill="auto"/>
            <w:noWrap/>
            <w:vAlign w:val="bottom"/>
            <w:hideMark/>
          </w:tcPr>
          <w:p w14:paraId="33E4FC0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72A59B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8/2/2018</w:t>
            </w:r>
          </w:p>
        </w:tc>
        <w:tc>
          <w:tcPr>
            <w:tcW w:w="1114" w:type="dxa"/>
            <w:tcBorders>
              <w:top w:val="nil"/>
              <w:left w:val="nil"/>
              <w:bottom w:val="nil"/>
              <w:right w:val="nil"/>
            </w:tcBorders>
            <w:shd w:val="clear" w:color="auto" w:fill="auto"/>
            <w:noWrap/>
            <w:vAlign w:val="bottom"/>
            <w:hideMark/>
          </w:tcPr>
          <w:p w14:paraId="565D437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2F3473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1215_0</w:t>
            </w:r>
          </w:p>
        </w:tc>
        <w:tc>
          <w:tcPr>
            <w:tcW w:w="673" w:type="dxa"/>
            <w:tcBorders>
              <w:top w:val="nil"/>
              <w:left w:val="nil"/>
              <w:bottom w:val="nil"/>
              <w:right w:val="nil"/>
            </w:tcBorders>
            <w:shd w:val="clear" w:color="auto" w:fill="auto"/>
            <w:noWrap/>
            <w:vAlign w:val="bottom"/>
            <w:hideMark/>
          </w:tcPr>
          <w:p w14:paraId="59FFC7E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44A5726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42.1</w:t>
            </w:r>
          </w:p>
        </w:tc>
        <w:tc>
          <w:tcPr>
            <w:tcW w:w="673" w:type="dxa"/>
            <w:tcBorders>
              <w:top w:val="nil"/>
              <w:left w:val="nil"/>
              <w:bottom w:val="nil"/>
              <w:right w:val="nil"/>
            </w:tcBorders>
            <w:shd w:val="clear" w:color="auto" w:fill="auto"/>
            <w:noWrap/>
            <w:vAlign w:val="bottom"/>
            <w:hideMark/>
          </w:tcPr>
          <w:p w14:paraId="1A222F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20.2</w:t>
            </w:r>
          </w:p>
        </w:tc>
        <w:tc>
          <w:tcPr>
            <w:tcW w:w="673" w:type="dxa"/>
            <w:tcBorders>
              <w:top w:val="nil"/>
              <w:left w:val="nil"/>
              <w:bottom w:val="nil"/>
              <w:right w:val="nil"/>
            </w:tcBorders>
            <w:shd w:val="clear" w:color="auto" w:fill="auto"/>
            <w:noWrap/>
            <w:vAlign w:val="bottom"/>
            <w:hideMark/>
          </w:tcPr>
          <w:p w14:paraId="2C7240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3630F4A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3" w:type="dxa"/>
            <w:tcBorders>
              <w:top w:val="nil"/>
              <w:left w:val="nil"/>
              <w:bottom w:val="nil"/>
              <w:right w:val="nil"/>
            </w:tcBorders>
            <w:shd w:val="clear" w:color="auto" w:fill="auto"/>
            <w:noWrap/>
            <w:vAlign w:val="bottom"/>
            <w:hideMark/>
          </w:tcPr>
          <w:p w14:paraId="0F2756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731B57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67.2</w:t>
            </w:r>
          </w:p>
        </w:tc>
        <w:tc>
          <w:tcPr>
            <w:tcW w:w="674" w:type="dxa"/>
            <w:tcBorders>
              <w:top w:val="nil"/>
              <w:left w:val="nil"/>
              <w:bottom w:val="nil"/>
              <w:right w:val="nil"/>
            </w:tcBorders>
            <w:shd w:val="clear" w:color="auto" w:fill="auto"/>
            <w:noWrap/>
            <w:vAlign w:val="bottom"/>
            <w:hideMark/>
          </w:tcPr>
          <w:p w14:paraId="7AF1173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37.8</w:t>
            </w:r>
          </w:p>
        </w:tc>
      </w:tr>
      <w:tr w:rsidR="004B0B49" w:rsidRPr="0089132E" w14:paraId="426FD3AB" w14:textId="77777777" w:rsidTr="004B0B49">
        <w:trPr>
          <w:trHeight w:val="300"/>
        </w:trPr>
        <w:tc>
          <w:tcPr>
            <w:tcW w:w="1166" w:type="dxa"/>
            <w:tcBorders>
              <w:top w:val="nil"/>
              <w:left w:val="nil"/>
              <w:bottom w:val="nil"/>
              <w:right w:val="nil"/>
            </w:tcBorders>
            <w:shd w:val="clear" w:color="auto" w:fill="auto"/>
            <w:noWrap/>
            <w:vAlign w:val="bottom"/>
            <w:hideMark/>
          </w:tcPr>
          <w:p w14:paraId="6409E67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WB0498</w:t>
            </w:r>
          </w:p>
        </w:tc>
        <w:tc>
          <w:tcPr>
            <w:tcW w:w="1320" w:type="dxa"/>
            <w:tcBorders>
              <w:top w:val="nil"/>
              <w:left w:val="nil"/>
              <w:bottom w:val="nil"/>
              <w:right w:val="nil"/>
            </w:tcBorders>
            <w:shd w:val="clear" w:color="auto" w:fill="auto"/>
            <w:noWrap/>
            <w:vAlign w:val="bottom"/>
            <w:hideMark/>
          </w:tcPr>
          <w:p w14:paraId="6ADC21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8/2/2018</w:t>
            </w:r>
          </w:p>
        </w:tc>
        <w:tc>
          <w:tcPr>
            <w:tcW w:w="1114" w:type="dxa"/>
            <w:tcBorders>
              <w:top w:val="nil"/>
              <w:left w:val="nil"/>
              <w:bottom w:val="nil"/>
              <w:right w:val="nil"/>
            </w:tcBorders>
            <w:shd w:val="clear" w:color="auto" w:fill="auto"/>
            <w:noWrap/>
            <w:vAlign w:val="bottom"/>
            <w:hideMark/>
          </w:tcPr>
          <w:p w14:paraId="19FF02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71EF6B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1216_0</w:t>
            </w:r>
          </w:p>
        </w:tc>
        <w:tc>
          <w:tcPr>
            <w:tcW w:w="673" w:type="dxa"/>
            <w:tcBorders>
              <w:top w:val="nil"/>
              <w:left w:val="nil"/>
              <w:bottom w:val="nil"/>
              <w:right w:val="nil"/>
            </w:tcBorders>
            <w:shd w:val="clear" w:color="auto" w:fill="auto"/>
            <w:noWrap/>
            <w:vAlign w:val="bottom"/>
            <w:hideMark/>
          </w:tcPr>
          <w:p w14:paraId="29EB97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51.0</w:t>
            </w:r>
          </w:p>
        </w:tc>
        <w:tc>
          <w:tcPr>
            <w:tcW w:w="673" w:type="dxa"/>
            <w:tcBorders>
              <w:top w:val="nil"/>
              <w:left w:val="nil"/>
              <w:bottom w:val="nil"/>
              <w:right w:val="nil"/>
            </w:tcBorders>
            <w:shd w:val="clear" w:color="auto" w:fill="auto"/>
            <w:noWrap/>
            <w:vAlign w:val="bottom"/>
            <w:hideMark/>
          </w:tcPr>
          <w:p w14:paraId="4E0EE65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31.3</w:t>
            </w:r>
          </w:p>
        </w:tc>
        <w:tc>
          <w:tcPr>
            <w:tcW w:w="673" w:type="dxa"/>
            <w:tcBorders>
              <w:top w:val="nil"/>
              <w:left w:val="nil"/>
              <w:bottom w:val="nil"/>
              <w:right w:val="nil"/>
            </w:tcBorders>
            <w:shd w:val="clear" w:color="auto" w:fill="auto"/>
            <w:noWrap/>
            <w:vAlign w:val="bottom"/>
            <w:hideMark/>
          </w:tcPr>
          <w:p w14:paraId="2CA7E49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3FFA0D5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63.4</w:t>
            </w:r>
          </w:p>
        </w:tc>
        <w:tc>
          <w:tcPr>
            <w:tcW w:w="673" w:type="dxa"/>
            <w:tcBorders>
              <w:top w:val="nil"/>
              <w:left w:val="nil"/>
              <w:bottom w:val="nil"/>
              <w:right w:val="nil"/>
            </w:tcBorders>
            <w:shd w:val="clear" w:color="auto" w:fill="auto"/>
            <w:noWrap/>
            <w:vAlign w:val="bottom"/>
            <w:hideMark/>
          </w:tcPr>
          <w:p w14:paraId="76DD8B5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2C370A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45.5</w:t>
            </w:r>
          </w:p>
        </w:tc>
        <w:tc>
          <w:tcPr>
            <w:tcW w:w="673" w:type="dxa"/>
            <w:tcBorders>
              <w:top w:val="nil"/>
              <w:left w:val="nil"/>
              <w:bottom w:val="nil"/>
              <w:right w:val="nil"/>
            </w:tcBorders>
            <w:shd w:val="clear" w:color="auto" w:fill="auto"/>
            <w:noWrap/>
            <w:vAlign w:val="bottom"/>
            <w:hideMark/>
          </w:tcPr>
          <w:p w14:paraId="5699D8F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67.7</w:t>
            </w:r>
          </w:p>
        </w:tc>
        <w:tc>
          <w:tcPr>
            <w:tcW w:w="674" w:type="dxa"/>
            <w:tcBorders>
              <w:top w:val="nil"/>
              <w:left w:val="nil"/>
              <w:bottom w:val="nil"/>
              <w:right w:val="nil"/>
            </w:tcBorders>
            <w:shd w:val="clear" w:color="auto" w:fill="auto"/>
            <w:noWrap/>
            <w:vAlign w:val="bottom"/>
            <w:hideMark/>
          </w:tcPr>
          <w:p w14:paraId="6726469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37.3</w:t>
            </w:r>
          </w:p>
        </w:tc>
      </w:tr>
      <w:tr w:rsidR="004B0B49" w:rsidRPr="0089132E" w14:paraId="5C48F1C8" w14:textId="77777777" w:rsidTr="004B0B49">
        <w:trPr>
          <w:trHeight w:val="300"/>
        </w:trPr>
        <w:tc>
          <w:tcPr>
            <w:tcW w:w="1166" w:type="dxa"/>
            <w:tcBorders>
              <w:top w:val="nil"/>
              <w:left w:val="nil"/>
              <w:bottom w:val="nil"/>
              <w:right w:val="nil"/>
            </w:tcBorders>
            <w:shd w:val="clear" w:color="auto" w:fill="auto"/>
            <w:noWrap/>
            <w:vAlign w:val="bottom"/>
            <w:hideMark/>
          </w:tcPr>
          <w:p w14:paraId="571830C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WB0311</w:t>
            </w:r>
          </w:p>
        </w:tc>
        <w:tc>
          <w:tcPr>
            <w:tcW w:w="1320" w:type="dxa"/>
            <w:tcBorders>
              <w:top w:val="nil"/>
              <w:left w:val="nil"/>
              <w:bottom w:val="nil"/>
              <w:right w:val="nil"/>
            </w:tcBorders>
            <w:shd w:val="clear" w:color="auto" w:fill="auto"/>
            <w:noWrap/>
            <w:vAlign w:val="bottom"/>
            <w:hideMark/>
          </w:tcPr>
          <w:p w14:paraId="5613D3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8/2/2018</w:t>
            </w:r>
          </w:p>
        </w:tc>
        <w:tc>
          <w:tcPr>
            <w:tcW w:w="1114" w:type="dxa"/>
            <w:tcBorders>
              <w:top w:val="nil"/>
              <w:left w:val="nil"/>
              <w:bottom w:val="nil"/>
              <w:right w:val="nil"/>
            </w:tcBorders>
            <w:shd w:val="clear" w:color="auto" w:fill="auto"/>
            <w:noWrap/>
            <w:vAlign w:val="bottom"/>
            <w:hideMark/>
          </w:tcPr>
          <w:p w14:paraId="51AF52F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4E0E2B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1217_0</w:t>
            </w:r>
          </w:p>
        </w:tc>
        <w:tc>
          <w:tcPr>
            <w:tcW w:w="673" w:type="dxa"/>
            <w:tcBorders>
              <w:top w:val="nil"/>
              <w:left w:val="nil"/>
              <w:bottom w:val="nil"/>
              <w:right w:val="nil"/>
            </w:tcBorders>
            <w:shd w:val="clear" w:color="auto" w:fill="auto"/>
            <w:noWrap/>
            <w:vAlign w:val="bottom"/>
            <w:hideMark/>
          </w:tcPr>
          <w:p w14:paraId="109BB4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64.0</w:t>
            </w:r>
          </w:p>
        </w:tc>
        <w:tc>
          <w:tcPr>
            <w:tcW w:w="673" w:type="dxa"/>
            <w:tcBorders>
              <w:top w:val="nil"/>
              <w:left w:val="nil"/>
              <w:bottom w:val="nil"/>
              <w:right w:val="nil"/>
            </w:tcBorders>
            <w:shd w:val="clear" w:color="auto" w:fill="auto"/>
            <w:noWrap/>
            <w:vAlign w:val="bottom"/>
            <w:hideMark/>
          </w:tcPr>
          <w:p w14:paraId="4064460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39.2</w:t>
            </w:r>
          </w:p>
        </w:tc>
        <w:tc>
          <w:tcPr>
            <w:tcW w:w="673" w:type="dxa"/>
            <w:tcBorders>
              <w:top w:val="nil"/>
              <w:left w:val="nil"/>
              <w:bottom w:val="nil"/>
              <w:right w:val="nil"/>
            </w:tcBorders>
            <w:shd w:val="clear" w:color="auto" w:fill="auto"/>
            <w:noWrap/>
            <w:vAlign w:val="bottom"/>
            <w:hideMark/>
          </w:tcPr>
          <w:p w14:paraId="61DE80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27.6</w:t>
            </w:r>
          </w:p>
        </w:tc>
        <w:tc>
          <w:tcPr>
            <w:tcW w:w="673" w:type="dxa"/>
            <w:tcBorders>
              <w:top w:val="nil"/>
              <w:left w:val="nil"/>
              <w:bottom w:val="nil"/>
              <w:right w:val="nil"/>
            </w:tcBorders>
            <w:shd w:val="clear" w:color="auto" w:fill="auto"/>
            <w:noWrap/>
            <w:vAlign w:val="bottom"/>
            <w:hideMark/>
          </w:tcPr>
          <w:p w14:paraId="3002525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94.1</w:t>
            </w:r>
          </w:p>
        </w:tc>
        <w:tc>
          <w:tcPr>
            <w:tcW w:w="673" w:type="dxa"/>
            <w:tcBorders>
              <w:top w:val="nil"/>
              <w:left w:val="nil"/>
              <w:bottom w:val="nil"/>
              <w:right w:val="nil"/>
            </w:tcBorders>
            <w:shd w:val="clear" w:color="auto" w:fill="auto"/>
            <w:noWrap/>
            <w:vAlign w:val="bottom"/>
            <w:hideMark/>
          </w:tcPr>
          <w:p w14:paraId="641E76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74.2</w:t>
            </w:r>
          </w:p>
        </w:tc>
        <w:tc>
          <w:tcPr>
            <w:tcW w:w="673" w:type="dxa"/>
            <w:tcBorders>
              <w:top w:val="nil"/>
              <w:left w:val="nil"/>
              <w:bottom w:val="nil"/>
              <w:right w:val="nil"/>
            </w:tcBorders>
            <w:shd w:val="clear" w:color="auto" w:fill="auto"/>
            <w:noWrap/>
            <w:vAlign w:val="bottom"/>
            <w:hideMark/>
          </w:tcPr>
          <w:p w14:paraId="7FB4051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3" w:type="dxa"/>
            <w:tcBorders>
              <w:top w:val="nil"/>
              <w:left w:val="nil"/>
              <w:bottom w:val="nil"/>
              <w:right w:val="nil"/>
            </w:tcBorders>
            <w:shd w:val="clear" w:color="auto" w:fill="auto"/>
            <w:noWrap/>
            <w:vAlign w:val="bottom"/>
            <w:hideMark/>
          </w:tcPr>
          <w:p w14:paraId="3834AE0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58053E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58.3</w:t>
            </w:r>
          </w:p>
        </w:tc>
      </w:tr>
      <w:tr w:rsidR="004B0B49" w:rsidRPr="0089132E" w14:paraId="01672CED" w14:textId="77777777" w:rsidTr="004B0B49">
        <w:trPr>
          <w:trHeight w:val="300"/>
        </w:trPr>
        <w:tc>
          <w:tcPr>
            <w:tcW w:w="1166" w:type="dxa"/>
            <w:tcBorders>
              <w:top w:val="nil"/>
              <w:left w:val="nil"/>
              <w:bottom w:val="nil"/>
              <w:right w:val="nil"/>
            </w:tcBorders>
            <w:shd w:val="clear" w:color="auto" w:fill="auto"/>
            <w:noWrap/>
            <w:vAlign w:val="bottom"/>
            <w:hideMark/>
          </w:tcPr>
          <w:p w14:paraId="7570758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765976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8/6/2018</w:t>
            </w:r>
          </w:p>
        </w:tc>
        <w:tc>
          <w:tcPr>
            <w:tcW w:w="1114" w:type="dxa"/>
            <w:tcBorders>
              <w:top w:val="nil"/>
              <w:left w:val="nil"/>
              <w:bottom w:val="nil"/>
              <w:right w:val="nil"/>
            </w:tcBorders>
            <w:shd w:val="clear" w:color="auto" w:fill="auto"/>
            <w:noWrap/>
            <w:vAlign w:val="bottom"/>
            <w:hideMark/>
          </w:tcPr>
          <w:p w14:paraId="612EE671"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F4B6C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1218_0</w:t>
            </w:r>
          </w:p>
        </w:tc>
        <w:tc>
          <w:tcPr>
            <w:tcW w:w="673" w:type="dxa"/>
            <w:tcBorders>
              <w:top w:val="nil"/>
              <w:left w:val="nil"/>
              <w:bottom w:val="nil"/>
              <w:right w:val="nil"/>
            </w:tcBorders>
            <w:shd w:val="clear" w:color="auto" w:fill="auto"/>
            <w:noWrap/>
            <w:vAlign w:val="bottom"/>
            <w:hideMark/>
          </w:tcPr>
          <w:p w14:paraId="6B9894B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3" w:type="dxa"/>
            <w:tcBorders>
              <w:top w:val="nil"/>
              <w:left w:val="nil"/>
              <w:bottom w:val="nil"/>
              <w:right w:val="nil"/>
            </w:tcBorders>
            <w:shd w:val="clear" w:color="auto" w:fill="auto"/>
            <w:noWrap/>
            <w:vAlign w:val="bottom"/>
            <w:hideMark/>
          </w:tcPr>
          <w:p w14:paraId="578EE1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1F7F895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7AC4827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87.4</w:t>
            </w:r>
          </w:p>
        </w:tc>
        <w:tc>
          <w:tcPr>
            <w:tcW w:w="673" w:type="dxa"/>
            <w:tcBorders>
              <w:top w:val="nil"/>
              <w:left w:val="nil"/>
              <w:bottom w:val="nil"/>
              <w:right w:val="nil"/>
            </w:tcBorders>
            <w:shd w:val="clear" w:color="auto" w:fill="auto"/>
            <w:noWrap/>
            <w:vAlign w:val="bottom"/>
            <w:hideMark/>
          </w:tcPr>
          <w:p w14:paraId="5FCD90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75.6</w:t>
            </w:r>
          </w:p>
        </w:tc>
        <w:tc>
          <w:tcPr>
            <w:tcW w:w="673" w:type="dxa"/>
            <w:tcBorders>
              <w:top w:val="nil"/>
              <w:left w:val="nil"/>
              <w:bottom w:val="nil"/>
              <w:right w:val="nil"/>
            </w:tcBorders>
            <w:shd w:val="clear" w:color="auto" w:fill="auto"/>
            <w:noWrap/>
            <w:vAlign w:val="bottom"/>
            <w:hideMark/>
          </w:tcPr>
          <w:p w14:paraId="6C3341E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5739E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89.4</w:t>
            </w:r>
          </w:p>
        </w:tc>
        <w:tc>
          <w:tcPr>
            <w:tcW w:w="674" w:type="dxa"/>
            <w:tcBorders>
              <w:top w:val="nil"/>
              <w:left w:val="nil"/>
              <w:bottom w:val="nil"/>
              <w:right w:val="nil"/>
            </w:tcBorders>
            <w:shd w:val="clear" w:color="auto" w:fill="auto"/>
            <w:noWrap/>
            <w:vAlign w:val="bottom"/>
            <w:hideMark/>
          </w:tcPr>
          <w:p w14:paraId="3FA393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40.6</w:t>
            </w:r>
          </w:p>
        </w:tc>
      </w:tr>
      <w:tr w:rsidR="004B0B49" w:rsidRPr="0089132E" w14:paraId="4487D105" w14:textId="77777777" w:rsidTr="004B0B49">
        <w:trPr>
          <w:trHeight w:val="300"/>
        </w:trPr>
        <w:tc>
          <w:tcPr>
            <w:tcW w:w="1166" w:type="dxa"/>
            <w:tcBorders>
              <w:top w:val="nil"/>
              <w:left w:val="nil"/>
              <w:bottom w:val="nil"/>
              <w:right w:val="nil"/>
            </w:tcBorders>
            <w:shd w:val="clear" w:color="auto" w:fill="auto"/>
            <w:noWrap/>
            <w:vAlign w:val="bottom"/>
            <w:hideMark/>
          </w:tcPr>
          <w:p w14:paraId="6E33383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lastRenderedPageBreak/>
              <w:t>WB0488</w:t>
            </w:r>
          </w:p>
        </w:tc>
        <w:tc>
          <w:tcPr>
            <w:tcW w:w="1320" w:type="dxa"/>
            <w:tcBorders>
              <w:top w:val="nil"/>
              <w:left w:val="nil"/>
              <w:bottom w:val="nil"/>
              <w:right w:val="nil"/>
            </w:tcBorders>
            <w:shd w:val="clear" w:color="auto" w:fill="auto"/>
            <w:noWrap/>
            <w:vAlign w:val="bottom"/>
            <w:hideMark/>
          </w:tcPr>
          <w:p w14:paraId="3E0098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8/6/2018</w:t>
            </w:r>
          </w:p>
        </w:tc>
        <w:tc>
          <w:tcPr>
            <w:tcW w:w="1114" w:type="dxa"/>
            <w:tcBorders>
              <w:top w:val="nil"/>
              <w:left w:val="nil"/>
              <w:bottom w:val="nil"/>
              <w:right w:val="nil"/>
            </w:tcBorders>
            <w:shd w:val="clear" w:color="auto" w:fill="auto"/>
            <w:noWrap/>
            <w:vAlign w:val="bottom"/>
            <w:hideMark/>
          </w:tcPr>
          <w:p w14:paraId="37D6430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1D72E2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1219_0</w:t>
            </w:r>
          </w:p>
        </w:tc>
        <w:tc>
          <w:tcPr>
            <w:tcW w:w="673" w:type="dxa"/>
            <w:tcBorders>
              <w:top w:val="nil"/>
              <w:left w:val="nil"/>
              <w:bottom w:val="nil"/>
              <w:right w:val="nil"/>
            </w:tcBorders>
            <w:shd w:val="clear" w:color="auto" w:fill="auto"/>
            <w:noWrap/>
            <w:vAlign w:val="bottom"/>
            <w:hideMark/>
          </w:tcPr>
          <w:p w14:paraId="27116AC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54.7</w:t>
            </w:r>
          </w:p>
        </w:tc>
        <w:tc>
          <w:tcPr>
            <w:tcW w:w="673" w:type="dxa"/>
            <w:tcBorders>
              <w:top w:val="nil"/>
              <w:left w:val="nil"/>
              <w:bottom w:val="nil"/>
              <w:right w:val="nil"/>
            </w:tcBorders>
            <w:shd w:val="clear" w:color="auto" w:fill="auto"/>
            <w:noWrap/>
            <w:vAlign w:val="bottom"/>
            <w:hideMark/>
          </w:tcPr>
          <w:p w14:paraId="62391B8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28.2</w:t>
            </w:r>
          </w:p>
        </w:tc>
        <w:tc>
          <w:tcPr>
            <w:tcW w:w="673" w:type="dxa"/>
            <w:tcBorders>
              <w:top w:val="nil"/>
              <w:left w:val="nil"/>
              <w:bottom w:val="nil"/>
              <w:right w:val="nil"/>
            </w:tcBorders>
            <w:shd w:val="clear" w:color="auto" w:fill="auto"/>
            <w:noWrap/>
            <w:vAlign w:val="bottom"/>
            <w:hideMark/>
          </w:tcPr>
          <w:p w14:paraId="43E19A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60.1</w:t>
            </w:r>
          </w:p>
        </w:tc>
        <w:tc>
          <w:tcPr>
            <w:tcW w:w="673" w:type="dxa"/>
            <w:tcBorders>
              <w:top w:val="nil"/>
              <w:left w:val="nil"/>
              <w:bottom w:val="nil"/>
              <w:right w:val="nil"/>
            </w:tcBorders>
            <w:shd w:val="clear" w:color="auto" w:fill="auto"/>
            <w:noWrap/>
            <w:vAlign w:val="bottom"/>
            <w:hideMark/>
          </w:tcPr>
          <w:p w14:paraId="40DDE6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95.2</w:t>
            </w:r>
          </w:p>
        </w:tc>
        <w:tc>
          <w:tcPr>
            <w:tcW w:w="673" w:type="dxa"/>
            <w:tcBorders>
              <w:top w:val="nil"/>
              <w:left w:val="nil"/>
              <w:bottom w:val="nil"/>
              <w:right w:val="nil"/>
            </w:tcBorders>
            <w:shd w:val="clear" w:color="auto" w:fill="auto"/>
            <w:noWrap/>
            <w:vAlign w:val="bottom"/>
            <w:hideMark/>
          </w:tcPr>
          <w:p w14:paraId="1BD87B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62.9</w:t>
            </w:r>
          </w:p>
        </w:tc>
        <w:tc>
          <w:tcPr>
            <w:tcW w:w="673" w:type="dxa"/>
            <w:tcBorders>
              <w:top w:val="nil"/>
              <w:left w:val="nil"/>
              <w:bottom w:val="nil"/>
              <w:right w:val="nil"/>
            </w:tcBorders>
            <w:shd w:val="clear" w:color="auto" w:fill="auto"/>
            <w:noWrap/>
            <w:vAlign w:val="bottom"/>
            <w:hideMark/>
          </w:tcPr>
          <w:p w14:paraId="5AF8571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0431C6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54.0</w:t>
            </w:r>
          </w:p>
        </w:tc>
        <w:tc>
          <w:tcPr>
            <w:tcW w:w="674" w:type="dxa"/>
            <w:tcBorders>
              <w:top w:val="nil"/>
              <w:left w:val="nil"/>
              <w:bottom w:val="nil"/>
              <w:right w:val="nil"/>
            </w:tcBorders>
            <w:shd w:val="clear" w:color="auto" w:fill="auto"/>
            <w:noWrap/>
            <w:vAlign w:val="bottom"/>
            <w:hideMark/>
          </w:tcPr>
          <w:p w14:paraId="0494337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35.8</w:t>
            </w:r>
          </w:p>
        </w:tc>
      </w:tr>
      <w:tr w:rsidR="004B0B49" w:rsidRPr="0089132E" w14:paraId="1FEBD3C7" w14:textId="77777777" w:rsidTr="004B0B49">
        <w:trPr>
          <w:trHeight w:val="300"/>
        </w:trPr>
        <w:tc>
          <w:tcPr>
            <w:tcW w:w="1166" w:type="dxa"/>
            <w:tcBorders>
              <w:top w:val="nil"/>
              <w:left w:val="nil"/>
              <w:bottom w:val="nil"/>
              <w:right w:val="nil"/>
            </w:tcBorders>
            <w:shd w:val="clear" w:color="auto" w:fill="auto"/>
            <w:noWrap/>
            <w:vAlign w:val="bottom"/>
            <w:hideMark/>
          </w:tcPr>
          <w:p w14:paraId="296A96C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WB0405</w:t>
            </w:r>
          </w:p>
        </w:tc>
        <w:tc>
          <w:tcPr>
            <w:tcW w:w="1320" w:type="dxa"/>
            <w:tcBorders>
              <w:top w:val="nil"/>
              <w:left w:val="nil"/>
              <w:bottom w:val="nil"/>
              <w:right w:val="nil"/>
            </w:tcBorders>
            <w:shd w:val="clear" w:color="auto" w:fill="auto"/>
            <w:noWrap/>
            <w:vAlign w:val="bottom"/>
            <w:hideMark/>
          </w:tcPr>
          <w:p w14:paraId="7926B0E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5C5D3D4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0004787B"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1309_0</w:t>
            </w:r>
          </w:p>
        </w:tc>
        <w:tc>
          <w:tcPr>
            <w:tcW w:w="673" w:type="dxa"/>
            <w:tcBorders>
              <w:top w:val="nil"/>
              <w:left w:val="nil"/>
              <w:bottom w:val="nil"/>
              <w:right w:val="nil"/>
            </w:tcBorders>
            <w:shd w:val="clear" w:color="auto" w:fill="auto"/>
            <w:noWrap/>
            <w:vAlign w:val="bottom"/>
            <w:hideMark/>
          </w:tcPr>
          <w:p w14:paraId="468EB6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53.6</w:t>
            </w:r>
          </w:p>
        </w:tc>
        <w:tc>
          <w:tcPr>
            <w:tcW w:w="673" w:type="dxa"/>
            <w:tcBorders>
              <w:top w:val="nil"/>
              <w:left w:val="nil"/>
              <w:bottom w:val="nil"/>
              <w:right w:val="nil"/>
            </w:tcBorders>
            <w:shd w:val="clear" w:color="auto" w:fill="auto"/>
            <w:noWrap/>
            <w:vAlign w:val="bottom"/>
            <w:hideMark/>
          </w:tcPr>
          <w:p w14:paraId="6BF02F6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30.5</w:t>
            </w:r>
          </w:p>
        </w:tc>
        <w:tc>
          <w:tcPr>
            <w:tcW w:w="673" w:type="dxa"/>
            <w:tcBorders>
              <w:top w:val="nil"/>
              <w:left w:val="nil"/>
              <w:bottom w:val="nil"/>
              <w:right w:val="nil"/>
            </w:tcBorders>
            <w:shd w:val="clear" w:color="auto" w:fill="auto"/>
            <w:noWrap/>
            <w:vAlign w:val="bottom"/>
            <w:hideMark/>
          </w:tcPr>
          <w:p w14:paraId="78581D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41.8</w:t>
            </w:r>
          </w:p>
        </w:tc>
        <w:tc>
          <w:tcPr>
            <w:tcW w:w="673" w:type="dxa"/>
            <w:tcBorders>
              <w:top w:val="nil"/>
              <w:left w:val="nil"/>
              <w:bottom w:val="nil"/>
              <w:right w:val="nil"/>
            </w:tcBorders>
            <w:shd w:val="clear" w:color="auto" w:fill="auto"/>
            <w:noWrap/>
            <w:vAlign w:val="bottom"/>
            <w:hideMark/>
          </w:tcPr>
          <w:p w14:paraId="677913C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67.4</w:t>
            </w:r>
          </w:p>
        </w:tc>
        <w:tc>
          <w:tcPr>
            <w:tcW w:w="673" w:type="dxa"/>
            <w:tcBorders>
              <w:top w:val="nil"/>
              <w:left w:val="nil"/>
              <w:bottom w:val="nil"/>
              <w:right w:val="nil"/>
            </w:tcBorders>
            <w:shd w:val="clear" w:color="auto" w:fill="auto"/>
            <w:noWrap/>
            <w:vAlign w:val="bottom"/>
            <w:hideMark/>
          </w:tcPr>
          <w:p w14:paraId="2AF998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65.5</w:t>
            </w:r>
          </w:p>
        </w:tc>
        <w:tc>
          <w:tcPr>
            <w:tcW w:w="673" w:type="dxa"/>
            <w:tcBorders>
              <w:top w:val="nil"/>
              <w:left w:val="nil"/>
              <w:bottom w:val="nil"/>
              <w:right w:val="nil"/>
            </w:tcBorders>
            <w:shd w:val="clear" w:color="auto" w:fill="auto"/>
            <w:noWrap/>
            <w:vAlign w:val="bottom"/>
            <w:hideMark/>
          </w:tcPr>
          <w:p w14:paraId="4455CE3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49.8</w:t>
            </w:r>
          </w:p>
        </w:tc>
        <w:tc>
          <w:tcPr>
            <w:tcW w:w="673" w:type="dxa"/>
            <w:tcBorders>
              <w:top w:val="nil"/>
              <w:left w:val="nil"/>
              <w:bottom w:val="nil"/>
              <w:right w:val="nil"/>
            </w:tcBorders>
            <w:shd w:val="clear" w:color="auto" w:fill="auto"/>
            <w:noWrap/>
            <w:vAlign w:val="bottom"/>
            <w:hideMark/>
          </w:tcPr>
          <w:p w14:paraId="2AD41B6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64.1</w:t>
            </w:r>
          </w:p>
        </w:tc>
        <w:tc>
          <w:tcPr>
            <w:tcW w:w="674" w:type="dxa"/>
            <w:tcBorders>
              <w:top w:val="nil"/>
              <w:left w:val="nil"/>
              <w:bottom w:val="nil"/>
              <w:right w:val="nil"/>
            </w:tcBorders>
            <w:shd w:val="clear" w:color="auto" w:fill="auto"/>
            <w:noWrap/>
            <w:vAlign w:val="bottom"/>
            <w:hideMark/>
          </w:tcPr>
          <w:p w14:paraId="262CCE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56.0</w:t>
            </w:r>
          </w:p>
        </w:tc>
      </w:tr>
      <w:tr w:rsidR="004B0B49" w:rsidRPr="0089132E" w14:paraId="0AFFD7AC" w14:textId="77777777" w:rsidTr="004B0B49">
        <w:trPr>
          <w:trHeight w:val="300"/>
        </w:trPr>
        <w:tc>
          <w:tcPr>
            <w:tcW w:w="1166" w:type="dxa"/>
            <w:tcBorders>
              <w:top w:val="nil"/>
              <w:left w:val="nil"/>
              <w:bottom w:val="nil"/>
              <w:right w:val="nil"/>
            </w:tcBorders>
            <w:shd w:val="clear" w:color="auto" w:fill="auto"/>
            <w:noWrap/>
            <w:vAlign w:val="bottom"/>
            <w:hideMark/>
          </w:tcPr>
          <w:p w14:paraId="3528375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WB0489</w:t>
            </w:r>
          </w:p>
        </w:tc>
        <w:tc>
          <w:tcPr>
            <w:tcW w:w="1320" w:type="dxa"/>
            <w:tcBorders>
              <w:top w:val="nil"/>
              <w:left w:val="nil"/>
              <w:bottom w:val="nil"/>
              <w:right w:val="nil"/>
            </w:tcBorders>
            <w:shd w:val="clear" w:color="auto" w:fill="auto"/>
            <w:noWrap/>
            <w:vAlign w:val="bottom"/>
            <w:hideMark/>
          </w:tcPr>
          <w:p w14:paraId="62DFA10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38307722"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657300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1310_0</w:t>
            </w:r>
          </w:p>
        </w:tc>
        <w:tc>
          <w:tcPr>
            <w:tcW w:w="673" w:type="dxa"/>
            <w:tcBorders>
              <w:top w:val="nil"/>
              <w:left w:val="nil"/>
              <w:bottom w:val="nil"/>
              <w:right w:val="nil"/>
            </w:tcBorders>
            <w:shd w:val="clear" w:color="auto" w:fill="auto"/>
            <w:noWrap/>
            <w:vAlign w:val="bottom"/>
            <w:hideMark/>
          </w:tcPr>
          <w:p w14:paraId="49DABD8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46.1</w:t>
            </w:r>
          </w:p>
        </w:tc>
        <w:tc>
          <w:tcPr>
            <w:tcW w:w="673" w:type="dxa"/>
            <w:tcBorders>
              <w:top w:val="nil"/>
              <w:left w:val="nil"/>
              <w:bottom w:val="nil"/>
              <w:right w:val="nil"/>
            </w:tcBorders>
            <w:shd w:val="clear" w:color="auto" w:fill="auto"/>
            <w:noWrap/>
            <w:vAlign w:val="bottom"/>
            <w:hideMark/>
          </w:tcPr>
          <w:p w14:paraId="67A6ED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20.8</w:t>
            </w:r>
          </w:p>
        </w:tc>
        <w:tc>
          <w:tcPr>
            <w:tcW w:w="673" w:type="dxa"/>
            <w:tcBorders>
              <w:top w:val="nil"/>
              <w:left w:val="nil"/>
              <w:bottom w:val="nil"/>
              <w:right w:val="nil"/>
            </w:tcBorders>
            <w:shd w:val="clear" w:color="auto" w:fill="auto"/>
            <w:noWrap/>
            <w:vAlign w:val="bottom"/>
            <w:hideMark/>
          </w:tcPr>
          <w:p w14:paraId="09E64D4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31.8</w:t>
            </w:r>
          </w:p>
        </w:tc>
        <w:tc>
          <w:tcPr>
            <w:tcW w:w="673" w:type="dxa"/>
            <w:tcBorders>
              <w:top w:val="nil"/>
              <w:left w:val="nil"/>
              <w:bottom w:val="nil"/>
              <w:right w:val="nil"/>
            </w:tcBorders>
            <w:shd w:val="clear" w:color="auto" w:fill="auto"/>
            <w:noWrap/>
            <w:vAlign w:val="bottom"/>
            <w:hideMark/>
          </w:tcPr>
          <w:p w14:paraId="632EE2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53.1</w:t>
            </w:r>
          </w:p>
        </w:tc>
        <w:tc>
          <w:tcPr>
            <w:tcW w:w="673" w:type="dxa"/>
            <w:tcBorders>
              <w:top w:val="nil"/>
              <w:left w:val="nil"/>
              <w:bottom w:val="nil"/>
              <w:right w:val="nil"/>
            </w:tcBorders>
            <w:shd w:val="clear" w:color="auto" w:fill="auto"/>
            <w:noWrap/>
            <w:vAlign w:val="bottom"/>
            <w:hideMark/>
          </w:tcPr>
          <w:p w14:paraId="18BCB5D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64.8</w:t>
            </w:r>
          </w:p>
        </w:tc>
        <w:tc>
          <w:tcPr>
            <w:tcW w:w="673" w:type="dxa"/>
            <w:tcBorders>
              <w:top w:val="nil"/>
              <w:left w:val="nil"/>
              <w:bottom w:val="nil"/>
              <w:right w:val="nil"/>
            </w:tcBorders>
            <w:shd w:val="clear" w:color="auto" w:fill="auto"/>
            <w:noWrap/>
            <w:vAlign w:val="bottom"/>
            <w:hideMark/>
          </w:tcPr>
          <w:p w14:paraId="1A97C7E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47.0</w:t>
            </w:r>
          </w:p>
        </w:tc>
        <w:tc>
          <w:tcPr>
            <w:tcW w:w="673" w:type="dxa"/>
            <w:tcBorders>
              <w:top w:val="nil"/>
              <w:left w:val="nil"/>
              <w:bottom w:val="nil"/>
              <w:right w:val="nil"/>
            </w:tcBorders>
            <w:shd w:val="clear" w:color="auto" w:fill="auto"/>
            <w:noWrap/>
            <w:vAlign w:val="bottom"/>
            <w:hideMark/>
          </w:tcPr>
          <w:p w14:paraId="4BDCAC8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53.9</w:t>
            </w:r>
          </w:p>
        </w:tc>
        <w:tc>
          <w:tcPr>
            <w:tcW w:w="674" w:type="dxa"/>
            <w:tcBorders>
              <w:top w:val="nil"/>
              <w:left w:val="nil"/>
              <w:bottom w:val="nil"/>
              <w:right w:val="nil"/>
            </w:tcBorders>
            <w:shd w:val="clear" w:color="auto" w:fill="auto"/>
            <w:noWrap/>
            <w:vAlign w:val="bottom"/>
            <w:hideMark/>
          </w:tcPr>
          <w:p w14:paraId="6BD2A48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51.1</w:t>
            </w:r>
          </w:p>
        </w:tc>
      </w:tr>
      <w:tr w:rsidR="004B0B49" w:rsidRPr="0089132E" w14:paraId="3A4CF184" w14:textId="77777777" w:rsidTr="004B0B49">
        <w:trPr>
          <w:trHeight w:val="300"/>
        </w:trPr>
        <w:tc>
          <w:tcPr>
            <w:tcW w:w="1166" w:type="dxa"/>
            <w:tcBorders>
              <w:top w:val="nil"/>
              <w:left w:val="nil"/>
              <w:bottom w:val="nil"/>
              <w:right w:val="nil"/>
            </w:tcBorders>
            <w:shd w:val="clear" w:color="auto" w:fill="auto"/>
            <w:noWrap/>
            <w:vAlign w:val="bottom"/>
            <w:hideMark/>
          </w:tcPr>
          <w:p w14:paraId="14018D2C"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WB0488</w:t>
            </w:r>
          </w:p>
        </w:tc>
        <w:tc>
          <w:tcPr>
            <w:tcW w:w="1320" w:type="dxa"/>
            <w:tcBorders>
              <w:top w:val="nil"/>
              <w:left w:val="nil"/>
              <w:bottom w:val="nil"/>
              <w:right w:val="nil"/>
            </w:tcBorders>
            <w:shd w:val="clear" w:color="auto" w:fill="auto"/>
            <w:noWrap/>
            <w:vAlign w:val="bottom"/>
            <w:hideMark/>
          </w:tcPr>
          <w:p w14:paraId="1A91807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5AFB1B6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E56BF5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1311_0</w:t>
            </w:r>
          </w:p>
        </w:tc>
        <w:tc>
          <w:tcPr>
            <w:tcW w:w="673" w:type="dxa"/>
            <w:tcBorders>
              <w:top w:val="nil"/>
              <w:left w:val="nil"/>
              <w:bottom w:val="nil"/>
              <w:right w:val="nil"/>
            </w:tcBorders>
            <w:shd w:val="clear" w:color="auto" w:fill="auto"/>
            <w:noWrap/>
            <w:vAlign w:val="bottom"/>
            <w:hideMark/>
          </w:tcPr>
          <w:p w14:paraId="10F667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51.3</w:t>
            </w:r>
          </w:p>
        </w:tc>
        <w:tc>
          <w:tcPr>
            <w:tcW w:w="673" w:type="dxa"/>
            <w:tcBorders>
              <w:top w:val="nil"/>
              <w:left w:val="nil"/>
              <w:bottom w:val="nil"/>
              <w:right w:val="nil"/>
            </w:tcBorders>
            <w:shd w:val="clear" w:color="auto" w:fill="auto"/>
            <w:noWrap/>
            <w:vAlign w:val="bottom"/>
            <w:hideMark/>
          </w:tcPr>
          <w:p w14:paraId="57E0568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25.8</w:t>
            </w:r>
          </w:p>
        </w:tc>
        <w:tc>
          <w:tcPr>
            <w:tcW w:w="673" w:type="dxa"/>
            <w:tcBorders>
              <w:top w:val="nil"/>
              <w:left w:val="nil"/>
              <w:bottom w:val="nil"/>
              <w:right w:val="nil"/>
            </w:tcBorders>
            <w:shd w:val="clear" w:color="auto" w:fill="auto"/>
            <w:noWrap/>
            <w:vAlign w:val="bottom"/>
            <w:hideMark/>
          </w:tcPr>
          <w:p w14:paraId="5465441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44.3</w:t>
            </w:r>
          </w:p>
        </w:tc>
        <w:tc>
          <w:tcPr>
            <w:tcW w:w="673" w:type="dxa"/>
            <w:tcBorders>
              <w:top w:val="nil"/>
              <w:left w:val="nil"/>
              <w:bottom w:val="nil"/>
              <w:right w:val="nil"/>
            </w:tcBorders>
            <w:shd w:val="clear" w:color="auto" w:fill="auto"/>
            <w:noWrap/>
            <w:vAlign w:val="bottom"/>
            <w:hideMark/>
          </w:tcPr>
          <w:p w14:paraId="4BF179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76.4</w:t>
            </w:r>
          </w:p>
        </w:tc>
        <w:tc>
          <w:tcPr>
            <w:tcW w:w="673" w:type="dxa"/>
            <w:tcBorders>
              <w:top w:val="nil"/>
              <w:left w:val="nil"/>
              <w:bottom w:val="nil"/>
              <w:right w:val="nil"/>
            </w:tcBorders>
            <w:shd w:val="clear" w:color="auto" w:fill="auto"/>
            <w:noWrap/>
            <w:vAlign w:val="bottom"/>
            <w:hideMark/>
          </w:tcPr>
          <w:p w14:paraId="09CDF8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60.7</w:t>
            </w:r>
          </w:p>
        </w:tc>
        <w:tc>
          <w:tcPr>
            <w:tcW w:w="673" w:type="dxa"/>
            <w:tcBorders>
              <w:top w:val="nil"/>
              <w:left w:val="nil"/>
              <w:bottom w:val="nil"/>
              <w:right w:val="nil"/>
            </w:tcBorders>
            <w:shd w:val="clear" w:color="auto" w:fill="auto"/>
            <w:noWrap/>
            <w:vAlign w:val="bottom"/>
            <w:hideMark/>
          </w:tcPr>
          <w:p w14:paraId="3DBDE6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39.4</w:t>
            </w:r>
          </w:p>
        </w:tc>
        <w:tc>
          <w:tcPr>
            <w:tcW w:w="673" w:type="dxa"/>
            <w:tcBorders>
              <w:top w:val="nil"/>
              <w:left w:val="nil"/>
              <w:bottom w:val="nil"/>
              <w:right w:val="nil"/>
            </w:tcBorders>
            <w:shd w:val="clear" w:color="auto" w:fill="auto"/>
            <w:noWrap/>
            <w:vAlign w:val="bottom"/>
            <w:hideMark/>
          </w:tcPr>
          <w:p w14:paraId="3949000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59.2</w:t>
            </w:r>
          </w:p>
        </w:tc>
        <w:tc>
          <w:tcPr>
            <w:tcW w:w="674" w:type="dxa"/>
            <w:tcBorders>
              <w:top w:val="nil"/>
              <w:left w:val="nil"/>
              <w:bottom w:val="nil"/>
              <w:right w:val="nil"/>
            </w:tcBorders>
            <w:shd w:val="clear" w:color="auto" w:fill="auto"/>
            <w:noWrap/>
            <w:vAlign w:val="bottom"/>
            <w:hideMark/>
          </w:tcPr>
          <w:p w14:paraId="4091F41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r>
      <w:tr w:rsidR="004B0B49" w:rsidRPr="0089132E" w14:paraId="6A2E7606" w14:textId="77777777" w:rsidTr="004B0B49">
        <w:trPr>
          <w:trHeight w:val="300"/>
        </w:trPr>
        <w:tc>
          <w:tcPr>
            <w:tcW w:w="1166" w:type="dxa"/>
            <w:tcBorders>
              <w:top w:val="nil"/>
              <w:left w:val="nil"/>
              <w:bottom w:val="nil"/>
              <w:right w:val="nil"/>
            </w:tcBorders>
            <w:shd w:val="clear" w:color="auto" w:fill="auto"/>
            <w:noWrap/>
            <w:vAlign w:val="bottom"/>
            <w:hideMark/>
          </w:tcPr>
          <w:p w14:paraId="34DA176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WB0487</w:t>
            </w:r>
          </w:p>
        </w:tc>
        <w:tc>
          <w:tcPr>
            <w:tcW w:w="1320" w:type="dxa"/>
            <w:tcBorders>
              <w:top w:val="nil"/>
              <w:left w:val="nil"/>
              <w:bottom w:val="nil"/>
              <w:right w:val="nil"/>
            </w:tcBorders>
            <w:shd w:val="clear" w:color="auto" w:fill="auto"/>
            <w:noWrap/>
            <w:vAlign w:val="bottom"/>
            <w:hideMark/>
          </w:tcPr>
          <w:p w14:paraId="2DC11B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64531B5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34DFE4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1312_0</w:t>
            </w:r>
          </w:p>
        </w:tc>
        <w:tc>
          <w:tcPr>
            <w:tcW w:w="673" w:type="dxa"/>
            <w:tcBorders>
              <w:top w:val="nil"/>
              <w:left w:val="nil"/>
              <w:bottom w:val="nil"/>
              <w:right w:val="nil"/>
            </w:tcBorders>
            <w:shd w:val="clear" w:color="auto" w:fill="auto"/>
            <w:noWrap/>
            <w:vAlign w:val="bottom"/>
            <w:hideMark/>
          </w:tcPr>
          <w:p w14:paraId="4221B44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41.2</w:t>
            </w:r>
          </w:p>
        </w:tc>
        <w:tc>
          <w:tcPr>
            <w:tcW w:w="673" w:type="dxa"/>
            <w:tcBorders>
              <w:top w:val="nil"/>
              <w:left w:val="nil"/>
              <w:bottom w:val="nil"/>
              <w:right w:val="nil"/>
            </w:tcBorders>
            <w:shd w:val="clear" w:color="auto" w:fill="auto"/>
            <w:noWrap/>
            <w:vAlign w:val="bottom"/>
            <w:hideMark/>
          </w:tcPr>
          <w:p w14:paraId="220ED0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2D5359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3" w:type="dxa"/>
            <w:tcBorders>
              <w:top w:val="nil"/>
              <w:left w:val="nil"/>
              <w:bottom w:val="nil"/>
              <w:right w:val="nil"/>
            </w:tcBorders>
            <w:shd w:val="clear" w:color="auto" w:fill="auto"/>
            <w:noWrap/>
            <w:vAlign w:val="bottom"/>
            <w:hideMark/>
          </w:tcPr>
          <w:p w14:paraId="71ABE90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74.6</w:t>
            </w:r>
          </w:p>
        </w:tc>
        <w:tc>
          <w:tcPr>
            <w:tcW w:w="673" w:type="dxa"/>
            <w:tcBorders>
              <w:top w:val="nil"/>
              <w:left w:val="nil"/>
              <w:bottom w:val="nil"/>
              <w:right w:val="nil"/>
            </w:tcBorders>
            <w:shd w:val="clear" w:color="auto" w:fill="auto"/>
            <w:noWrap/>
            <w:vAlign w:val="bottom"/>
            <w:hideMark/>
          </w:tcPr>
          <w:p w14:paraId="6B18692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44.6</w:t>
            </w:r>
          </w:p>
        </w:tc>
        <w:tc>
          <w:tcPr>
            <w:tcW w:w="673" w:type="dxa"/>
            <w:tcBorders>
              <w:top w:val="nil"/>
              <w:left w:val="nil"/>
              <w:bottom w:val="nil"/>
              <w:right w:val="nil"/>
            </w:tcBorders>
            <w:shd w:val="clear" w:color="auto" w:fill="auto"/>
            <w:noWrap/>
            <w:vAlign w:val="bottom"/>
            <w:hideMark/>
          </w:tcPr>
          <w:p w14:paraId="22878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4381932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4" w:type="dxa"/>
            <w:tcBorders>
              <w:top w:val="nil"/>
              <w:left w:val="nil"/>
              <w:bottom w:val="nil"/>
              <w:right w:val="nil"/>
            </w:tcBorders>
            <w:shd w:val="clear" w:color="auto" w:fill="auto"/>
            <w:noWrap/>
            <w:vAlign w:val="bottom"/>
            <w:hideMark/>
          </w:tcPr>
          <w:p w14:paraId="5CF626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46.3</w:t>
            </w:r>
          </w:p>
        </w:tc>
      </w:tr>
      <w:tr w:rsidR="004B0B49" w:rsidRPr="0089132E" w14:paraId="0150AF9A" w14:textId="77777777" w:rsidTr="004B0B49">
        <w:trPr>
          <w:trHeight w:val="300"/>
        </w:trPr>
        <w:tc>
          <w:tcPr>
            <w:tcW w:w="1166" w:type="dxa"/>
            <w:tcBorders>
              <w:top w:val="nil"/>
              <w:left w:val="nil"/>
              <w:bottom w:val="nil"/>
              <w:right w:val="nil"/>
            </w:tcBorders>
            <w:shd w:val="clear" w:color="auto" w:fill="auto"/>
            <w:noWrap/>
            <w:vAlign w:val="bottom"/>
            <w:hideMark/>
          </w:tcPr>
          <w:p w14:paraId="1372B95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WB0346</w:t>
            </w:r>
          </w:p>
        </w:tc>
        <w:tc>
          <w:tcPr>
            <w:tcW w:w="1320" w:type="dxa"/>
            <w:tcBorders>
              <w:top w:val="nil"/>
              <w:left w:val="nil"/>
              <w:bottom w:val="nil"/>
              <w:right w:val="nil"/>
            </w:tcBorders>
            <w:shd w:val="clear" w:color="auto" w:fill="auto"/>
            <w:noWrap/>
            <w:vAlign w:val="bottom"/>
            <w:hideMark/>
          </w:tcPr>
          <w:p w14:paraId="333E28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9/16/2019</w:t>
            </w:r>
          </w:p>
        </w:tc>
        <w:tc>
          <w:tcPr>
            <w:tcW w:w="1114" w:type="dxa"/>
            <w:tcBorders>
              <w:top w:val="nil"/>
              <w:left w:val="nil"/>
              <w:bottom w:val="nil"/>
              <w:right w:val="nil"/>
            </w:tcBorders>
            <w:shd w:val="clear" w:color="auto" w:fill="auto"/>
            <w:noWrap/>
            <w:vAlign w:val="bottom"/>
            <w:hideMark/>
          </w:tcPr>
          <w:p w14:paraId="729C49E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0CB93B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1313_0</w:t>
            </w:r>
          </w:p>
        </w:tc>
        <w:tc>
          <w:tcPr>
            <w:tcW w:w="673" w:type="dxa"/>
            <w:tcBorders>
              <w:top w:val="nil"/>
              <w:left w:val="nil"/>
              <w:bottom w:val="nil"/>
              <w:right w:val="nil"/>
            </w:tcBorders>
            <w:shd w:val="clear" w:color="auto" w:fill="auto"/>
            <w:noWrap/>
            <w:vAlign w:val="bottom"/>
            <w:hideMark/>
          </w:tcPr>
          <w:p w14:paraId="4CEE658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3" w:type="dxa"/>
            <w:tcBorders>
              <w:top w:val="nil"/>
              <w:left w:val="nil"/>
              <w:bottom w:val="nil"/>
              <w:right w:val="nil"/>
            </w:tcBorders>
            <w:shd w:val="clear" w:color="auto" w:fill="auto"/>
            <w:noWrap/>
            <w:vAlign w:val="bottom"/>
            <w:hideMark/>
          </w:tcPr>
          <w:p w14:paraId="70BA306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30.0</w:t>
            </w:r>
          </w:p>
        </w:tc>
        <w:tc>
          <w:tcPr>
            <w:tcW w:w="673" w:type="dxa"/>
            <w:tcBorders>
              <w:top w:val="nil"/>
              <w:left w:val="nil"/>
              <w:bottom w:val="nil"/>
              <w:right w:val="nil"/>
            </w:tcBorders>
            <w:shd w:val="clear" w:color="auto" w:fill="auto"/>
            <w:noWrap/>
            <w:vAlign w:val="bottom"/>
            <w:hideMark/>
          </w:tcPr>
          <w:p w14:paraId="31E0C8E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3" w:type="dxa"/>
            <w:tcBorders>
              <w:top w:val="nil"/>
              <w:left w:val="nil"/>
              <w:bottom w:val="nil"/>
              <w:right w:val="nil"/>
            </w:tcBorders>
            <w:shd w:val="clear" w:color="auto" w:fill="auto"/>
            <w:noWrap/>
            <w:vAlign w:val="bottom"/>
            <w:hideMark/>
          </w:tcPr>
          <w:p w14:paraId="1786F5D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3" w:type="dxa"/>
            <w:tcBorders>
              <w:top w:val="nil"/>
              <w:left w:val="nil"/>
              <w:bottom w:val="nil"/>
              <w:right w:val="nil"/>
            </w:tcBorders>
            <w:shd w:val="clear" w:color="auto" w:fill="auto"/>
            <w:noWrap/>
            <w:vAlign w:val="bottom"/>
            <w:hideMark/>
          </w:tcPr>
          <w:p w14:paraId="2F9229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68.3</w:t>
            </w:r>
          </w:p>
        </w:tc>
        <w:tc>
          <w:tcPr>
            <w:tcW w:w="673" w:type="dxa"/>
            <w:tcBorders>
              <w:top w:val="nil"/>
              <w:left w:val="nil"/>
              <w:bottom w:val="nil"/>
              <w:right w:val="nil"/>
            </w:tcBorders>
            <w:shd w:val="clear" w:color="auto" w:fill="auto"/>
            <w:noWrap/>
            <w:vAlign w:val="bottom"/>
            <w:hideMark/>
          </w:tcPr>
          <w:p w14:paraId="154918E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53.5</w:t>
            </w:r>
          </w:p>
        </w:tc>
        <w:tc>
          <w:tcPr>
            <w:tcW w:w="673" w:type="dxa"/>
            <w:tcBorders>
              <w:top w:val="nil"/>
              <w:left w:val="nil"/>
              <w:bottom w:val="nil"/>
              <w:right w:val="nil"/>
            </w:tcBorders>
            <w:shd w:val="clear" w:color="auto" w:fill="auto"/>
            <w:noWrap/>
            <w:vAlign w:val="bottom"/>
            <w:hideMark/>
          </w:tcPr>
          <w:p w14:paraId="304DC43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82.5</w:t>
            </w:r>
          </w:p>
        </w:tc>
        <w:tc>
          <w:tcPr>
            <w:tcW w:w="674" w:type="dxa"/>
            <w:tcBorders>
              <w:top w:val="nil"/>
              <w:left w:val="nil"/>
              <w:bottom w:val="nil"/>
              <w:right w:val="nil"/>
            </w:tcBorders>
            <w:shd w:val="clear" w:color="auto" w:fill="auto"/>
            <w:noWrap/>
            <w:vAlign w:val="bottom"/>
            <w:hideMark/>
          </w:tcPr>
          <w:p w14:paraId="326C56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63.5</w:t>
            </w:r>
          </w:p>
        </w:tc>
      </w:tr>
      <w:tr w:rsidR="004B0B49" w:rsidRPr="0089132E" w14:paraId="6E3C4AF7" w14:textId="77777777" w:rsidTr="004B0B49">
        <w:trPr>
          <w:trHeight w:val="300"/>
        </w:trPr>
        <w:tc>
          <w:tcPr>
            <w:tcW w:w="1166" w:type="dxa"/>
            <w:tcBorders>
              <w:top w:val="nil"/>
              <w:left w:val="nil"/>
              <w:bottom w:val="nil"/>
              <w:right w:val="nil"/>
            </w:tcBorders>
            <w:shd w:val="clear" w:color="auto" w:fill="auto"/>
            <w:noWrap/>
            <w:vAlign w:val="bottom"/>
            <w:hideMark/>
          </w:tcPr>
          <w:p w14:paraId="0F6D5C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WB0498</w:t>
            </w:r>
          </w:p>
        </w:tc>
        <w:tc>
          <w:tcPr>
            <w:tcW w:w="1320" w:type="dxa"/>
            <w:tcBorders>
              <w:top w:val="nil"/>
              <w:left w:val="nil"/>
              <w:bottom w:val="nil"/>
              <w:right w:val="nil"/>
            </w:tcBorders>
            <w:shd w:val="clear" w:color="auto" w:fill="auto"/>
            <w:noWrap/>
            <w:vAlign w:val="bottom"/>
            <w:hideMark/>
          </w:tcPr>
          <w:p w14:paraId="7171F0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3B136CC4"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34080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1314_0</w:t>
            </w:r>
          </w:p>
        </w:tc>
        <w:tc>
          <w:tcPr>
            <w:tcW w:w="673" w:type="dxa"/>
            <w:tcBorders>
              <w:top w:val="nil"/>
              <w:left w:val="nil"/>
              <w:bottom w:val="nil"/>
              <w:right w:val="nil"/>
            </w:tcBorders>
            <w:shd w:val="clear" w:color="auto" w:fill="auto"/>
            <w:noWrap/>
            <w:vAlign w:val="bottom"/>
            <w:hideMark/>
          </w:tcPr>
          <w:p w14:paraId="0C8BE50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6DDD71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34.2</w:t>
            </w:r>
          </w:p>
        </w:tc>
        <w:tc>
          <w:tcPr>
            <w:tcW w:w="673" w:type="dxa"/>
            <w:tcBorders>
              <w:top w:val="nil"/>
              <w:left w:val="nil"/>
              <w:bottom w:val="nil"/>
              <w:right w:val="nil"/>
            </w:tcBorders>
            <w:shd w:val="clear" w:color="auto" w:fill="auto"/>
            <w:noWrap/>
            <w:vAlign w:val="bottom"/>
            <w:hideMark/>
          </w:tcPr>
          <w:p w14:paraId="63467B6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43.1</w:t>
            </w:r>
          </w:p>
        </w:tc>
        <w:tc>
          <w:tcPr>
            <w:tcW w:w="673" w:type="dxa"/>
            <w:tcBorders>
              <w:top w:val="nil"/>
              <w:left w:val="nil"/>
              <w:bottom w:val="nil"/>
              <w:right w:val="nil"/>
            </w:tcBorders>
            <w:shd w:val="clear" w:color="auto" w:fill="auto"/>
            <w:noWrap/>
            <w:vAlign w:val="bottom"/>
            <w:hideMark/>
          </w:tcPr>
          <w:p w14:paraId="21F7FDB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58.4</w:t>
            </w:r>
          </w:p>
        </w:tc>
        <w:tc>
          <w:tcPr>
            <w:tcW w:w="673" w:type="dxa"/>
            <w:tcBorders>
              <w:top w:val="nil"/>
              <w:left w:val="nil"/>
              <w:bottom w:val="nil"/>
              <w:right w:val="nil"/>
            </w:tcBorders>
            <w:shd w:val="clear" w:color="auto" w:fill="auto"/>
            <w:noWrap/>
            <w:vAlign w:val="bottom"/>
            <w:hideMark/>
          </w:tcPr>
          <w:p w14:paraId="41CC7E1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5D0F00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22.9</w:t>
            </w:r>
          </w:p>
        </w:tc>
        <w:tc>
          <w:tcPr>
            <w:tcW w:w="673" w:type="dxa"/>
            <w:tcBorders>
              <w:top w:val="nil"/>
              <w:left w:val="nil"/>
              <w:bottom w:val="nil"/>
              <w:right w:val="nil"/>
            </w:tcBorders>
            <w:shd w:val="clear" w:color="auto" w:fill="auto"/>
            <w:noWrap/>
            <w:vAlign w:val="bottom"/>
            <w:hideMark/>
          </w:tcPr>
          <w:p w14:paraId="238BFE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18.3</w:t>
            </w:r>
          </w:p>
        </w:tc>
        <w:tc>
          <w:tcPr>
            <w:tcW w:w="674" w:type="dxa"/>
            <w:tcBorders>
              <w:top w:val="nil"/>
              <w:left w:val="nil"/>
              <w:bottom w:val="nil"/>
              <w:right w:val="nil"/>
            </w:tcBorders>
            <w:shd w:val="clear" w:color="auto" w:fill="auto"/>
            <w:noWrap/>
            <w:vAlign w:val="bottom"/>
            <w:hideMark/>
          </w:tcPr>
          <w:p w14:paraId="4CBC48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48.8</w:t>
            </w:r>
          </w:p>
        </w:tc>
      </w:tr>
      <w:tr w:rsidR="004B0B49" w:rsidRPr="0089132E" w14:paraId="33A5CBD2" w14:textId="77777777" w:rsidTr="004B0B49">
        <w:trPr>
          <w:trHeight w:val="300"/>
        </w:trPr>
        <w:tc>
          <w:tcPr>
            <w:tcW w:w="1166" w:type="dxa"/>
            <w:tcBorders>
              <w:top w:val="nil"/>
              <w:left w:val="nil"/>
              <w:bottom w:val="nil"/>
              <w:right w:val="nil"/>
            </w:tcBorders>
            <w:shd w:val="clear" w:color="auto" w:fill="auto"/>
            <w:noWrap/>
            <w:vAlign w:val="bottom"/>
            <w:hideMark/>
          </w:tcPr>
          <w:p w14:paraId="1A14E23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WB0307</w:t>
            </w:r>
          </w:p>
        </w:tc>
        <w:tc>
          <w:tcPr>
            <w:tcW w:w="1320" w:type="dxa"/>
            <w:tcBorders>
              <w:top w:val="nil"/>
              <w:left w:val="nil"/>
              <w:bottom w:val="nil"/>
              <w:right w:val="nil"/>
            </w:tcBorders>
            <w:shd w:val="clear" w:color="auto" w:fill="auto"/>
            <w:noWrap/>
            <w:vAlign w:val="bottom"/>
            <w:hideMark/>
          </w:tcPr>
          <w:p w14:paraId="2E361A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6C91B9D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D943106"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1316_0</w:t>
            </w:r>
          </w:p>
        </w:tc>
        <w:tc>
          <w:tcPr>
            <w:tcW w:w="673" w:type="dxa"/>
            <w:tcBorders>
              <w:top w:val="nil"/>
              <w:left w:val="nil"/>
              <w:bottom w:val="nil"/>
              <w:right w:val="nil"/>
            </w:tcBorders>
            <w:shd w:val="clear" w:color="auto" w:fill="auto"/>
            <w:noWrap/>
            <w:vAlign w:val="bottom"/>
            <w:hideMark/>
          </w:tcPr>
          <w:p w14:paraId="29296F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49.6</w:t>
            </w:r>
          </w:p>
        </w:tc>
        <w:tc>
          <w:tcPr>
            <w:tcW w:w="673" w:type="dxa"/>
            <w:tcBorders>
              <w:top w:val="nil"/>
              <w:left w:val="nil"/>
              <w:bottom w:val="nil"/>
              <w:right w:val="nil"/>
            </w:tcBorders>
            <w:shd w:val="clear" w:color="auto" w:fill="auto"/>
            <w:noWrap/>
            <w:vAlign w:val="bottom"/>
            <w:hideMark/>
          </w:tcPr>
          <w:p w14:paraId="35ACFD2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34.0</w:t>
            </w:r>
          </w:p>
        </w:tc>
        <w:tc>
          <w:tcPr>
            <w:tcW w:w="673" w:type="dxa"/>
            <w:tcBorders>
              <w:top w:val="nil"/>
              <w:left w:val="nil"/>
              <w:bottom w:val="nil"/>
              <w:right w:val="nil"/>
            </w:tcBorders>
            <w:shd w:val="clear" w:color="auto" w:fill="auto"/>
            <w:noWrap/>
            <w:vAlign w:val="bottom"/>
            <w:hideMark/>
          </w:tcPr>
          <w:p w14:paraId="4879D1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44.2</w:t>
            </w:r>
          </w:p>
        </w:tc>
        <w:tc>
          <w:tcPr>
            <w:tcW w:w="673" w:type="dxa"/>
            <w:tcBorders>
              <w:top w:val="nil"/>
              <w:left w:val="nil"/>
              <w:bottom w:val="nil"/>
              <w:right w:val="nil"/>
            </w:tcBorders>
            <w:shd w:val="clear" w:color="auto" w:fill="auto"/>
            <w:noWrap/>
            <w:vAlign w:val="bottom"/>
            <w:hideMark/>
          </w:tcPr>
          <w:p w14:paraId="046D15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86.1</w:t>
            </w:r>
          </w:p>
        </w:tc>
        <w:tc>
          <w:tcPr>
            <w:tcW w:w="673" w:type="dxa"/>
            <w:tcBorders>
              <w:top w:val="nil"/>
              <w:left w:val="nil"/>
              <w:bottom w:val="nil"/>
              <w:right w:val="nil"/>
            </w:tcBorders>
            <w:shd w:val="clear" w:color="auto" w:fill="auto"/>
            <w:noWrap/>
            <w:vAlign w:val="bottom"/>
            <w:hideMark/>
          </w:tcPr>
          <w:p w14:paraId="67D3AA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77.9</w:t>
            </w:r>
          </w:p>
        </w:tc>
        <w:tc>
          <w:tcPr>
            <w:tcW w:w="673" w:type="dxa"/>
            <w:tcBorders>
              <w:top w:val="nil"/>
              <w:left w:val="nil"/>
              <w:bottom w:val="nil"/>
              <w:right w:val="nil"/>
            </w:tcBorders>
            <w:shd w:val="clear" w:color="auto" w:fill="auto"/>
            <w:noWrap/>
            <w:vAlign w:val="bottom"/>
            <w:hideMark/>
          </w:tcPr>
          <w:p w14:paraId="3E32BB4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32.4</w:t>
            </w:r>
          </w:p>
        </w:tc>
        <w:tc>
          <w:tcPr>
            <w:tcW w:w="673" w:type="dxa"/>
            <w:tcBorders>
              <w:top w:val="nil"/>
              <w:left w:val="nil"/>
              <w:bottom w:val="nil"/>
              <w:right w:val="nil"/>
            </w:tcBorders>
            <w:shd w:val="clear" w:color="auto" w:fill="auto"/>
            <w:noWrap/>
            <w:vAlign w:val="bottom"/>
            <w:hideMark/>
          </w:tcPr>
          <w:p w14:paraId="3B48A13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35.7</w:t>
            </w:r>
          </w:p>
        </w:tc>
        <w:tc>
          <w:tcPr>
            <w:tcW w:w="674" w:type="dxa"/>
            <w:tcBorders>
              <w:top w:val="nil"/>
              <w:left w:val="nil"/>
              <w:bottom w:val="nil"/>
              <w:right w:val="nil"/>
            </w:tcBorders>
            <w:shd w:val="clear" w:color="auto" w:fill="auto"/>
            <w:noWrap/>
            <w:vAlign w:val="bottom"/>
            <w:hideMark/>
          </w:tcPr>
          <w:p w14:paraId="6C5C7FF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36.9</w:t>
            </w:r>
          </w:p>
        </w:tc>
      </w:tr>
      <w:tr w:rsidR="004B0B49" w:rsidRPr="0089132E" w14:paraId="4A4D9D9E" w14:textId="77777777" w:rsidTr="004B0B49">
        <w:trPr>
          <w:trHeight w:val="300"/>
        </w:trPr>
        <w:tc>
          <w:tcPr>
            <w:tcW w:w="1166" w:type="dxa"/>
            <w:tcBorders>
              <w:top w:val="nil"/>
              <w:left w:val="nil"/>
              <w:bottom w:val="nil"/>
              <w:right w:val="nil"/>
            </w:tcBorders>
            <w:shd w:val="clear" w:color="auto" w:fill="auto"/>
            <w:noWrap/>
            <w:vAlign w:val="bottom"/>
            <w:hideMark/>
          </w:tcPr>
          <w:p w14:paraId="7A890D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WB0302</w:t>
            </w:r>
          </w:p>
        </w:tc>
        <w:tc>
          <w:tcPr>
            <w:tcW w:w="1320" w:type="dxa"/>
            <w:tcBorders>
              <w:top w:val="nil"/>
              <w:left w:val="nil"/>
              <w:bottom w:val="nil"/>
              <w:right w:val="nil"/>
            </w:tcBorders>
            <w:shd w:val="clear" w:color="auto" w:fill="auto"/>
            <w:noWrap/>
            <w:vAlign w:val="bottom"/>
            <w:hideMark/>
          </w:tcPr>
          <w:p w14:paraId="76E476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359D29BF"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957502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1317_0</w:t>
            </w:r>
          </w:p>
        </w:tc>
        <w:tc>
          <w:tcPr>
            <w:tcW w:w="673" w:type="dxa"/>
            <w:tcBorders>
              <w:top w:val="nil"/>
              <w:left w:val="nil"/>
              <w:bottom w:val="nil"/>
              <w:right w:val="nil"/>
            </w:tcBorders>
            <w:shd w:val="clear" w:color="auto" w:fill="auto"/>
            <w:noWrap/>
            <w:vAlign w:val="bottom"/>
            <w:hideMark/>
          </w:tcPr>
          <w:p w14:paraId="55AA410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53.4</w:t>
            </w:r>
          </w:p>
        </w:tc>
        <w:tc>
          <w:tcPr>
            <w:tcW w:w="673" w:type="dxa"/>
            <w:tcBorders>
              <w:top w:val="nil"/>
              <w:left w:val="nil"/>
              <w:bottom w:val="nil"/>
              <w:right w:val="nil"/>
            </w:tcBorders>
            <w:shd w:val="clear" w:color="auto" w:fill="auto"/>
            <w:noWrap/>
            <w:vAlign w:val="bottom"/>
            <w:hideMark/>
          </w:tcPr>
          <w:p w14:paraId="7F8E96F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w:t>
            </w:r>
          </w:p>
        </w:tc>
        <w:tc>
          <w:tcPr>
            <w:tcW w:w="673" w:type="dxa"/>
            <w:tcBorders>
              <w:top w:val="nil"/>
              <w:left w:val="nil"/>
              <w:bottom w:val="nil"/>
              <w:right w:val="nil"/>
            </w:tcBorders>
            <w:shd w:val="clear" w:color="auto" w:fill="auto"/>
            <w:noWrap/>
            <w:vAlign w:val="bottom"/>
            <w:hideMark/>
          </w:tcPr>
          <w:p w14:paraId="1C427C9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w:t>
            </w:r>
          </w:p>
        </w:tc>
        <w:tc>
          <w:tcPr>
            <w:tcW w:w="673" w:type="dxa"/>
            <w:tcBorders>
              <w:top w:val="nil"/>
              <w:left w:val="nil"/>
              <w:bottom w:val="nil"/>
              <w:right w:val="nil"/>
            </w:tcBorders>
            <w:shd w:val="clear" w:color="auto" w:fill="auto"/>
            <w:noWrap/>
            <w:vAlign w:val="bottom"/>
            <w:hideMark/>
          </w:tcPr>
          <w:p w14:paraId="3DB368A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84.1</w:t>
            </w:r>
          </w:p>
        </w:tc>
        <w:tc>
          <w:tcPr>
            <w:tcW w:w="673" w:type="dxa"/>
            <w:tcBorders>
              <w:top w:val="nil"/>
              <w:left w:val="nil"/>
              <w:bottom w:val="nil"/>
              <w:right w:val="nil"/>
            </w:tcBorders>
            <w:shd w:val="clear" w:color="auto" w:fill="auto"/>
            <w:noWrap/>
            <w:vAlign w:val="bottom"/>
            <w:hideMark/>
          </w:tcPr>
          <w:p w14:paraId="26C3A6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43.8</w:t>
            </w:r>
          </w:p>
        </w:tc>
        <w:tc>
          <w:tcPr>
            <w:tcW w:w="673" w:type="dxa"/>
            <w:tcBorders>
              <w:top w:val="nil"/>
              <w:left w:val="nil"/>
              <w:bottom w:val="nil"/>
              <w:right w:val="nil"/>
            </w:tcBorders>
            <w:shd w:val="clear" w:color="auto" w:fill="auto"/>
            <w:noWrap/>
            <w:vAlign w:val="bottom"/>
            <w:hideMark/>
          </w:tcPr>
          <w:p w14:paraId="3ACF3E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52.9</w:t>
            </w:r>
          </w:p>
        </w:tc>
        <w:tc>
          <w:tcPr>
            <w:tcW w:w="673" w:type="dxa"/>
            <w:tcBorders>
              <w:top w:val="nil"/>
              <w:left w:val="nil"/>
              <w:bottom w:val="nil"/>
              <w:right w:val="nil"/>
            </w:tcBorders>
            <w:shd w:val="clear" w:color="auto" w:fill="auto"/>
            <w:noWrap/>
            <w:vAlign w:val="bottom"/>
            <w:hideMark/>
          </w:tcPr>
          <w:p w14:paraId="3BABD09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496F34E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80.2</w:t>
            </w:r>
          </w:p>
        </w:tc>
      </w:tr>
      <w:tr w:rsidR="004B0B49" w:rsidRPr="0089132E" w14:paraId="54208011" w14:textId="77777777" w:rsidTr="004B0B49">
        <w:trPr>
          <w:trHeight w:val="300"/>
        </w:trPr>
        <w:tc>
          <w:tcPr>
            <w:tcW w:w="1166" w:type="dxa"/>
            <w:tcBorders>
              <w:top w:val="nil"/>
              <w:left w:val="nil"/>
              <w:bottom w:val="nil"/>
              <w:right w:val="nil"/>
            </w:tcBorders>
            <w:shd w:val="clear" w:color="auto" w:fill="auto"/>
            <w:noWrap/>
            <w:vAlign w:val="bottom"/>
            <w:hideMark/>
          </w:tcPr>
          <w:p w14:paraId="1EA4A17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WB0518</w:t>
            </w:r>
          </w:p>
        </w:tc>
        <w:tc>
          <w:tcPr>
            <w:tcW w:w="1320" w:type="dxa"/>
            <w:tcBorders>
              <w:top w:val="nil"/>
              <w:left w:val="nil"/>
              <w:bottom w:val="nil"/>
              <w:right w:val="nil"/>
            </w:tcBorders>
            <w:shd w:val="clear" w:color="auto" w:fill="auto"/>
            <w:noWrap/>
            <w:vAlign w:val="bottom"/>
            <w:hideMark/>
          </w:tcPr>
          <w:p w14:paraId="2CD3681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9/17/2019</w:t>
            </w:r>
          </w:p>
        </w:tc>
        <w:tc>
          <w:tcPr>
            <w:tcW w:w="1114" w:type="dxa"/>
            <w:tcBorders>
              <w:top w:val="nil"/>
              <w:left w:val="nil"/>
              <w:bottom w:val="nil"/>
              <w:right w:val="nil"/>
            </w:tcBorders>
            <w:shd w:val="clear" w:color="auto" w:fill="auto"/>
            <w:noWrap/>
            <w:vAlign w:val="bottom"/>
            <w:hideMark/>
          </w:tcPr>
          <w:p w14:paraId="454CF89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4EAC36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1318_0</w:t>
            </w:r>
          </w:p>
        </w:tc>
        <w:tc>
          <w:tcPr>
            <w:tcW w:w="673" w:type="dxa"/>
            <w:tcBorders>
              <w:top w:val="nil"/>
              <w:left w:val="nil"/>
              <w:bottom w:val="nil"/>
              <w:right w:val="nil"/>
            </w:tcBorders>
            <w:shd w:val="clear" w:color="auto" w:fill="auto"/>
            <w:noWrap/>
            <w:vAlign w:val="bottom"/>
            <w:hideMark/>
          </w:tcPr>
          <w:p w14:paraId="2D581A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61.5</w:t>
            </w:r>
          </w:p>
        </w:tc>
        <w:tc>
          <w:tcPr>
            <w:tcW w:w="673" w:type="dxa"/>
            <w:tcBorders>
              <w:top w:val="nil"/>
              <w:left w:val="nil"/>
              <w:bottom w:val="nil"/>
              <w:right w:val="nil"/>
            </w:tcBorders>
            <w:shd w:val="clear" w:color="auto" w:fill="auto"/>
            <w:noWrap/>
            <w:vAlign w:val="bottom"/>
            <w:hideMark/>
          </w:tcPr>
          <w:p w14:paraId="27F865F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58.8</w:t>
            </w:r>
          </w:p>
        </w:tc>
        <w:tc>
          <w:tcPr>
            <w:tcW w:w="673" w:type="dxa"/>
            <w:tcBorders>
              <w:top w:val="nil"/>
              <w:left w:val="nil"/>
              <w:bottom w:val="nil"/>
              <w:right w:val="nil"/>
            </w:tcBorders>
            <w:shd w:val="clear" w:color="auto" w:fill="auto"/>
            <w:noWrap/>
            <w:vAlign w:val="bottom"/>
            <w:hideMark/>
          </w:tcPr>
          <w:p w14:paraId="7F6C51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61.2</w:t>
            </w:r>
          </w:p>
        </w:tc>
        <w:tc>
          <w:tcPr>
            <w:tcW w:w="673" w:type="dxa"/>
            <w:tcBorders>
              <w:top w:val="nil"/>
              <w:left w:val="nil"/>
              <w:bottom w:val="nil"/>
              <w:right w:val="nil"/>
            </w:tcBorders>
            <w:shd w:val="clear" w:color="auto" w:fill="auto"/>
            <w:noWrap/>
            <w:vAlign w:val="bottom"/>
            <w:hideMark/>
          </w:tcPr>
          <w:p w14:paraId="798831B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71.5</w:t>
            </w:r>
          </w:p>
        </w:tc>
        <w:tc>
          <w:tcPr>
            <w:tcW w:w="673" w:type="dxa"/>
            <w:tcBorders>
              <w:top w:val="nil"/>
              <w:left w:val="nil"/>
              <w:bottom w:val="nil"/>
              <w:right w:val="nil"/>
            </w:tcBorders>
            <w:shd w:val="clear" w:color="auto" w:fill="auto"/>
            <w:noWrap/>
            <w:vAlign w:val="bottom"/>
            <w:hideMark/>
          </w:tcPr>
          <w:p w14:paraId="78E868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64.9</w:t>
            </w:r>
          </w:p>
        </w:tc>
        <w:tc>
          <w:tcPr>
            <w:tcW w:w="673" w:type="dxa"/>
            <w:tcBorders>
              <w:top w:val="nil"/>
              <w:left w:val="nil"/>
              <w:bottom w:val="nil"/>
              <w:right w:val="nil"/>
            </w:tcBorders>
            <w:shd w:val="clear" w:color="auto" w:fill="auto"/>
            <w:noWrap/>
            <w:vAlign w:val="bottom"/>
            <w:hideMark/>
          </w:tcPr>
          <w:p w14:paraId="06FB6FA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69.0</w:t>
            </w:r>
          </w:p>
        </w:tc>
        <w:tc>
          <w:tcPr>
            <w:tcW w:w="673" w:type="dxa"/>
            <w:tcBorders>
              <w:top w:val="nil"/>
              <w:left w:val="nil"/>
              <w:bottom w:val="nil"/>
              <w:right w:val="nil"/>
            </w:tcBorders>
            <w:shd w:val="clear" w:color="auto" w:fill="auto"/>
            <w:noWrap/>
            <w:vAlign w:val="bottom"/>
            <w:hideMark/>
          </w:tcPr>
          <w:p w14:paraId="76F605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41.0</w:t>
            </w:r>
          </w:p>
        </w:tc>
        <w:tc>
          <w:tcPr>
            <w:tcW w:w="674" w:type="dxa"/>
            <w:tcBorders>
              <w:top w:val="nil"/>
              <w:left w:val="nil"/>
              <w:bottom w:val="nil"/>
              <w:right w:val="nil"/>
            </w:tcBorders>
            <w:shd w:val="clear" w:color="auto" w:fill="auto"/>
            <w:noWrap/>
            <w:vAlign w:val="bottom"/>
            <w:hideMark/>
          </w:tcPr>
          <w:p w14:paraId="5750DC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63.9</w:t>
            </w:r>
          </w:p>
        </w:tc>
      </w:tr>
      <w:tr w:rsidR="004B0B49" w:rsidRPr="0089132E" w14:paraId="6135DC3F" w14:textId="77777777" w:rsidTr="004B0B49">
        <w:trPr>
          <w:trHeight w:val="300"/>
        </w:trPr>
        <w:tc>
          <w:tcPr>
            <w:tcW w:w="1166" w:type="dxa"/>
            <w:tcBorders>
              <w:top w:val="nil"/>
              <w:left w:val="nil"/>
              <w:bottom w:val="nil"/>
              <w:right w:val="nil"/>
            </w:tcBorders>
            <w:shd w:val="clear" w:color="auto" w:fill="auto"/>
            <w:noWrap/>
            <w:vAlign w:val="bottom"/>
            <w:hideMark/>
          </w:tcPr>
          <w:p w14:paraId="7DDDDCF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WB0477</w:t>
            </w:r>
          </w:p>
        </w:tc>
        <w:tc>
          <w:tcPr>
            <w:tcW w:w="1320" w:type="dxa"/>
            <w:tcBorders>
              <w:top w:val="nil"/>
              <w:left w:val="nil"/>
              <w:bottom w:val="nil"/>
              <w:right w:val="nil"/>
            </w:tcBorders>
            <w:shd w:val="clear" w:color="auto" w:fill="auto"/>
            <w:noWrap/>
            <w:vAlign w:val="bottom"/>
            <w:hideMark/>
          </w:tcPr>
          <w:p w14:paraId="437228C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8/14/2019</w:t>
            </w:r>
          </w:p>
        </w:tc>
        <w:tc>
          <w:tcPr>
            <w:tcW w:w="1114" w:type="dxa"/>
            <w:tcBorders>
              <w:top w:val="nil"/>
              <w:left w:val="nil"/>
              <w:bottom w:val="nil"/>
              <w:right w:val="nil"/>
            </w:tcBorders>
            <w:shd w:val="clear" w:color="auto" w:fill="auto"/>
            <w:noWrap/>
            <w:vAlign w:val="bottom"/>
            <w:hideMark/>
          </w:tcPr>
          <w:p w14:paraId="0D930D53"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72D10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1319_0</w:t>
            </w:r>
          </w:p>
        </w:tc>
        <w:tc>
          <w:tcPr>
            <w:tcW w:w="673" w:type="dxa"/>
            <w:tcBorders>
              <w:top w:val="nil"/>
              <w:left w:val="nil"/>
              <w:bottom w:val="nil"/>
              <w:right w:val="nil"/>
            </w:tcBorders>
            <w:shd w:val="clear" w:color="auto" w:fill="auto"/>
            <w:noWrap/>
            <w:vAlign w:val="bottom"/>
            <w:hideMark/>
          </w:tcPr>
          <w:p w14:paraId="18C952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64.2</w:t>
            </w:r>
          </w:p>
        </w:tc>
        <w:tc>
          <w:tcPr>
            <w:tcW w:w="673" w:type="dxa"/>
            <w:tcBorders>
              <w:top w:val="nil"/>
              <w:left w:val="nil"/>
              <w:bottom w:val="nil"/>
              <w:right w:val="nil"/>
            </w:tcBorders>
            <w:shd w:val="clear" w:color="auto" w:fill="auto"/>
            <w:noWrap/>
            <w:vAlign w:val="bottom"/>
            <w:hideMark/>
          </w:tcPr>
          <w:p w14:paraId="7E6387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27.0</w:t>
            </w:r>
          </w:p>
        </w:tc>
        <w:tc>
          <w:tcPr>
            <w:tcW w:w="673" w:type="dxa"/>
            <w:tcBorders>
              <w:top w:val="nil"/>
              <w:left w:val="nil"/>
              <w:bottom w:val="nil"/>
              <w:right w:val="nil"/>
            </w:tcBorders>
            <w:shd w:val="clear" w:color="auto" w:fill="auto"/>
            <w:noWrap/>
            <w:vAlign w:val="bottom"/>
            <w:hideMark/>
          </w:tcPr>
          <w:p w14:paraId="4B47C35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85.1</w:t>
            </w:r>
          </w:p>
        </w:tc>
        <w:tc>
          <w:tcPr>
            <w:tcW w:w="673" w:type="dxa"/>
            <w:tcBorders>
              <w:top w:val="nil"/>
              <w:left w:val="nil"/>
              <w:bottom w:val="nil"/>
              <w:right w:val="nil"/>
            </w:tcBorders>
            <w:shd w:val="clear" w:color="auto" w:fill="auto"/>
            <w:noWrap/>
            <w:vAlign w:val="bottom"/>
            <w:hideMark/>
          </w:tcPr>
          <w:p w14:paraId="1B1CCF0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80.8</w:t>
            </w:r>
          </w:p>
        </w:tc>
        <w:tc>
          <w:tcPr>
            <w:tcW w:w="673" w:type="dxa"/>
            <w:tcBorders>
              <w:top w:val="nil"/>
              <w:left w:val="nil"/>
              <w:bottom w:val="nil"/>
              <w:right w:val="nil"/>
            </w:tcBorders>
            <w:shd w:val="clear" w:color="auto" w:fill="auto"/>
            <w:noWrap/>
            <w:vAlign w:val="bottom"/>
            <w:hideMark/>
          </w:tcPr>
          <w:p w14:paraId="3B3ECF6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50.9</w:t>
            </w:r>
          </w:p>
        </w:tc>
        <w:tc>
          <w:tcPr>
            <w:tcW w:w="673" w:type="dxa"/>
            <w:tcBorders>
              <w:top w:val="nil"/>
              <w:left w:val="nil"/>
              <w:bottom w:val="nil"/>
              <w:right w:val="nil"/>
            </w:tcBorders>
            <w:shd w:val="clear" w:color="auto" w:fill="auto"/>
            <w:noWrap/>
            <w:vAlign w:val="bottom"/>
            <w:hideMark/>
          </w:tcPr>
          <w:p w14:paraId="73A875E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63.1</w:t>
            </w:r>
          </w:p>
        </w:tc>
        <w:tc>
          <w:tcPr>
            <w:tcW w:w="673" w:type="dxa"/>
            <w:tcBorders>
              <w:top w:val="nil"/>
              <w:left w:val="nil"/>
              <w:bottom w:val="nil"/>
              <w:right w:val="nil"/>
            </w:tcBorders>
            <w:shd w:val="clear" w:color="auto" w:fill="auto"/>
            <w:noWrap/>
            <w:vAlign w:val="bottom"/>
            <w:hideMark/>
          </w:tcPr>
          <w:p w14:paraId="20C092B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58.7</w:t>
            </w:r>
          </w:p>
        </w:tc>
        <w:tc>
          <w:tcPr>
            <w:tcW w:w="674" w:type="dxa"/>
            <w:tcBorders>
              <w:top w:val="nil"/>
              <w:left w:val="nil"/>
              <w:bottom w:val="nil"/>
              <w:right w:val="nil"/>
            </w:tcBorders>
            <w:shd w:val="clear" w:color="auto" w:fill="auto"/>
            <w:noWrap/>
            <w:vAlign w:val="bottom"/>
            <w:hideMark/>
          </w:tcPr>
          <w:p w14:paraId="16CA128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84.0</w:t>
            </w:r>
          </w:p>
        </w:tc>
      </w:tr>
      <w:tr w:rsidR="004B0B49" w:rsidRPr="0089132E" w14:paraId="4BA88927" w14:textId="77777777" w:rsidTr="004B0B49">
        <w:trPr>
          <w:trHeight w:val="300"/>
        </w:trPr>
        <w:tc>
          <w:tcPr>
            <w:tcW w:w="1166" w:type="dxa"/>
            <w:tcBorders>
              <w:top w:val="nil"/>
              <w:left w:val="nil"/>
              <w:bottom w:val="nil"/>
              <w:right w:val="nil"/>
            </w:tcBorders>
            <w:shd w:val="clear" w:color="auto" w:fill="auto"/>
            <w:noWrap/>
            <w:vAlign w:val="bottom"/>
            <w:hideMark/>
          </w:tcPr>
          <w:p w14:paraId="6A4F4BD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WB0500</w:t>
            </w:r>
          </w:p>
        </w:tc>
        <w:tc>
          <w:tcPr>
            <w:tcW w:w="1320" w:type="dxa"/>
            <w:tcBorders>
              <w:top w:val="nil"/>
              <w:left w:val="nil"/>
              <w:bottom w:val="nil"/>
              <w:right w:val="nil"/>
            </w:tcBorders>
            <w:shd w:val="clear" w:color="auto" w:fill="auto"/>
            <w:noWrap/>
            <w:vAlign w:val="bottom"/>
            <w:hideMark/>
          </w:tcPr>
          <w:p w14:paraId="7F1DEAC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8/15/2019</w:t>
            </w:r>
          </w:p>
        </w:tc>
        <w:tc>
          <w:tcPr>
            <w:tcW w:w="1114" w:type="dxa"/>
            <w:tcBorders>
              <w:top w:val="nil"/>
              <w:left w:val="nil"/>
              <w:bottom w:val="nil"/>
              <w:right w:val="nil"/>
            </w:tcBorders>
            <w:shd w:val="clear" w:color="auto" w:fill="auto"/>
            <w:noWrap/>
            <w:vAlign w:val="bottom"/>
            <w:hideMark/>
          </w:tcPr>
          <w:p w14:paraId="39C47C1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41D8F67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1320_0</w:t>
            </w:r>
          </w:p>
        </w:tc>
        <w:tc>
          <w:tcPr>
            <w:tcW w:w="673" w:type="dxa"/>
            <w:tcBorders>
              <w:top w:val="nil"/>
              <w:left w:val="nil"/>
              <w:bottom w:val="nil"/>
              <w:right w:val="nil"/>
            </w:tcBorders>
            <w:shd w:val="clear" w:color="auto" w:fill="auto"/>
            <w:noWrap/>
            <w:vAlign w:val="bottom"/>
            <w:hideMark/>
          </w:tcPr>
          <w:p w14:paraId="3B74F07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86.6</w:t>
            </w:r>
          </w:p>
        </w:tc>
        <w:tc>
          <w:tcPr>
            <w:tcW w:w="673" w:type="dxa"/>
            <w:tcBorders>
              <w:top w:val="nil"/>
              <w:left w:val="nil"/>
              <w:bottom w:val="nil"/>
              <w:right w:val="nil"/>
            </w:tcBorders>
            <w:shd w:val="clear" w:color="auto" w:fill="auto"/>
            <w:noWrap/>
            <w:vAlign w:val="bottom"/>
            <w:hideMark/>
          </w:tcPr>
          <w:p w14:paraId="103A54B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28D07C2C"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138645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4B6E85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76.2</w:t>
            </w:r>
          </w:p>
        </w:tc>
        <w:tc>
          <w:tcPr>
            <w:tcW w:w="673" w:type="dxa"/>
            <w:tcBorders>
              <w:top w:val="nil"/>
              <w:left w:val="nil"/>
              <w:bottom w:val="nil"/>
              <w:right w:val="nil"/>
            </w:tcBorders>
            <w:shd w:val="clear" w:color="auto" w:fill="auto"/>
            <w:noWrap/>
            <w:vAlign w:val="bottom"/>
            <w:hideMark/>
          </w:tcPr>
          <w:p w14:paraId="69FC7BB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90.8</w:t>
            </w:r>
          </w:p>
        </w:tc>
        <w:tc>
          <w:tcPr>
            <w:tcW w:w="673" w:type="dxa"/>
            <w:tcBorders>
              <w:top w:val="nil"/>
              <w:left w:val="nil"/>
              <w:bottom w:val="nil"/>
              <w:right w:val="nil"/>
            </w:tcBorders>
            <w:shd w:val="clear" w:color="auto" w:fill="auto"/>
            <w:noWrap/>
            <w:vAlign w:val="bottom"/>
            <w:hideMark/>
          </w:tcPr>
          <w:p w14:paraId="162303C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81.8</w:t>
            </w:r>
          </w:p>
        </w:tc>
        <w:tc>
          <w:tcPr>
            <w:tcW w:w="674" w:type="dxa"/>
            <w:tcBorders>
              <w:top w:val="nil"/>
              <w:left w:val="nil"/>
              <w:bottom w:val="nil"/>
              <w:right w:val="nil"/>
            </w:tcBorders>
            <w:shd w:val="clear" w:color="auto" w:fill="auto"/>
            <w:noWrap/>
            <w:vAlign w:val="bottom"/>
            <w:hideMark/>
          </w:tcPr>
          <w:p w14:paraId="5854E38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DC61E0F" w14:textId="77777777" w:rsidTr="004B0B49">
        <w:trPr>
          <w:trHeight w:val="300"/>
        </w:trPr>
        <w:tc>
          <w:tcPr>
            <w:tcW w:w="1166" w:type="dxa"/>
            <w:tcBorders>
              <w:top w:val="nil"/>
              <w:left w:val="nil"/>
              <w:bottom w:val="nil"/>
              <w:right w:val="nil"/>
            </w:tcBorders>
            <w:shd w:val="clear" w:color="auto" w:fill="auto"/>
            <w:noWrap/>
            <w:vAlign w:val="bottom"/>
            <w:hideMark/>
          </w:tcPr>
          <w:p w14:paraId="1BA28D5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WB0478</w:t>
            </w:r>
          </w:p>
        </w:tc>
        <w:tc>
          <w:tcPr>
            <w:tcW w:w="1320" w:type="dxa"/>
            <w:tcBorders>
              <w:top w:val="nil"/>
              <w:left w:val="nil"/>
              <w:bottom w:val="nil"/>
              <w:right w:val="nil"/>
            </w:tcBorders>
            <w:shd w:val="clear" w:color="auto" w:fill="auto"/>
            <w:noWrap/>
            <w:vAlign w:val="bottom"/>
            <w:hideMark/>
          </w:tcPr>
          <w:p w14:paraId="4614F2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8/16/2019</w:t>
            </w:r>
          </w:p>
        </w:tc>
        <w:tc>
          <w:tcPr>
            <w:tcW w:w="1114" w:type="dxa"/>
            <w:tcBorders>
              <w:top w:val="nil"/>
              <w:left w:val="nil"/>
              <w:bottom w:val="nil"/>
              <w:right w:val="nil"/>
            </w:tcBorders>
            <w:shd w:val="clear" w:color="auto" w:fill="auto"/>
            <w:noWrap/>
            <w:vAlign w:val="bottom"/>
            <w:hideMark/>
          </w:tcPr>
          <w:p w14:paraId="2CB5BADD"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2CE7B1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1321_0</w:t>
            </w:r>
          </w:p>
        </w:tc>
        <w:tc>
          <w:tcPr>
            <w:tcW w:w="673" w:type="dxa"/>
            <w:tcBorders>
              <w:top w:val="nil"/>
              <w:left w:val="nil"/>
              <w:bottom w:val="nil"/>
              <w:right w:val="nil"/>
            </w:tcBorders>
            <w:shd w:val="clear" w:color="auto" w:fill="auto"/>
            <w:noWrap/>
            <w:vAlign w:val="bottom"/>
            <w:hideMark/>
          </w:tcPr>
          <w:p w14:paraId="5653F94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62.3</w:t>
            </w:r>
          </w:p>
        </w:tc>
        <w:tc>
          <w:tcPr>
            <w:tcW w:w="673" w:type="dxa"/>
            <w:tcBorders>
              <w:top w:val="nil"/>
              <w:left w:val="nil"/>
              <w:bottom w:val="nil"/>
              <w:right w:val="nil"/>
            </w:tcBorders>
            <w:shd w:val="clear" w:color="auto" w:fill="auto"/>
            <w:noWrap/>
            <w:vAlign w:val="bottom"/>
            <w:hideMark/>
          </w:tcPr>
          <w:p w14:paraId="6E8F7B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86.5</w:t>
            </w:r>
          </w:p>
        </w:tc>
        <w:tc>
          <w:tcPr>
            <w:tcW w:w="673" w:type="dxa"/>
            <w:tcBorders>
              <w:top w:val="nil"/>
              <w:left w:val="nil"/>
              <w:bottom w:val="nil"/>
              <w:right w:val="nil"/>
            </w:tcBorders>
            <w:shd w:val="clear" w:color="auto" w:fill="auto"/>
            <w:noWrap/>
            <w:vAlign w:val="bottom"/>
            <w:hideMark/>
          </w:tcPr>
          <w:p w14:paraId="1193F57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44.8</w:t>
            </w:r>
          </w:p>
        </w:tc>
        <w:tc>
          <w:tcPr>
            <w:tcW w:w="673" w:type="dxa"/>
            <w:tcBorders>
              <w:top w:val="nil"/>
              <w:left w:val="nil"/>
              <w:bottom w:val="nil"/>
              <w:right w:val="nil"/>
            </w:tcBorders>
            <w:shd w:val="clear" w:color="auto" w:fill="auto"/>
            <w:noWrap/>
            <w:vAlign w:val="bottom"/>
            <w:hideMark/>
          </w:tcPr>
          <w:p w14:paraId="743CD9B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85.7</w:t>
            </w:r>
          </w:p>
        </w:tc>
        <w:tc>
          <w:tcPr>
            <w:tcW w:w="673" w:type="dxa"/>
            <w:tcBorders>
              <w:top w:val="nil"/>
              <w:left w:val="nil"/>
              <w:bottom w:val="nil"/>
              <w:right w:val="nil"/>
            </w:tcBorders>
            <w:shd w:val="clear" w:color="auto" w:fill="auto"/>
            <w:noWrap/>
            <w:vAlign w:val="bottom"/>
            <w:hideMark/>
          </w:tcPr>
          <w:p w14:paraId="5D79AC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40.7</w:t>
            </w:r>
          </w:p>
        </w:tc>
        <w:tc>
          <w:tcPr>
            <w:tcW w:w="673" w:type="dxa"/>
            <w:tcBorders>
              <w:top w:val="nil"/>
              <w:left w:val="nil"/>
              <w:bottom w:val="nil"/>
              <w:right w:val="nil"/>
            </w:tcBorders>
            <w:shd w:val="clear" w:color="auto" w:fill="auto"/>
            <w:noWrap/>
            <w:vAlign w:val="bottom"/>
            <w:hideMark/>
          </w:tcPr>
          <w:p w14:paraId="1FD4105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85.9</w:t>
            </w:r>
          </w:p>
        </w:tc>
        <w:tc>
          <w:tcPr>
            <w:tcW w:w="673" w:type="dxa"/>
            <w:tcBorders>
              <w:top w:val="nil"/>
              <w:left w:val="nil"/>
              <w:bottom w:val="nil"/>
              <w:right w:val="nil"/>
            </w:tcBorders>
            <w:shd w:val="clear" w:color="auto" w:fill="auto"/>
            <w:noWrap/>
            <w:vAlign w:val="bottom"/>
            <w:hideMark/>
          </w:tcPr>
          <w:p w14:paraId="2584AC6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22.1</w:t>
            </w:r>
          </w:p>
        </w:tc>
        <w:tc>
          <w:tcPr>
            <w:tcW w:w="674" w:type="dxa"/>
            <w:tcBorders>
              <w:top w:val="nil"/>
              <w:left w:val="nil"/>
              <w:bottom w:val="nil"/>
              <w:right w:val="nil"/>
            </w:tcBorders>
            <w:shd w:val="clear" w:color="auto" w:fill="auto"/>
            <w:noWrap/>
            <w:vAlign w:val="bottom"/>
            <w:hideMark/>
          </w:tcPr>
          <w:p w14:paraId="6DD7E0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70.4</w:t>
            </w:r>
          </w:p>
        </w:tc>
      </w:tr>
      <w:tr w:rsidR="004B0B49" w:rsidRPr="0089132E" w14:paraId="7785E2EB" w14:textId="77777777" w:rsidTr="004B0B49">
        <w:trPr>
          <w:trHeight w:val="300"/>
        </w:trPr>
        <w:tc>
          <w:tcPr>
            <w:tcW w:w="1166" w:type="dxa"/>
            <w:tcBorders>
              <w:top w:val="nil"/>
              <w:left w:val="nil"/>
              <w:bottom w:val="nil"/>
              <w:right w:val="nil"/>
            </w:tcBorders>
            <w:shd w:val="clear" w:color="auto" w:fill="auto"/>
            <w:noWrap/>
            <w:vAlign w:val="bottom"/>
            <w:hideMark/>
          </w:tcPr>
          <w:p w14:paraId="047BDEA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MRW0232</w:t>
            </w:r>
          </w:p>
        </w:tc>
        <w:tc>
          <w:tcPr>
            <w:tcW w:w="1320" w:type="dxa"/>
            <w:tcBorders>
              <w:top w:val="nil"/>
              <w:left w:val="nil"/>
              <w:bottom w:val="nil"/>
              <w:right w:val="nil"/>
            </w:tcBorders>
            <w:shd w:val="clear" w:color="auto" w:fill="auto"/>
            <w:noWrap/>
            <w:vAlign w:val="bottom"/>
            <w:hideMark/>
          </w:tcPr>
          <w:p w14:paraId="1F1843F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8/20/2019</w:t>
            </w:r>
          </w:p>
        </w:tc>
        <w:tc>
          <w:tcPr>
            <w:tcW w:w="1114" w:type="dxa"/>
            <w:tcBorders>
              <w:top w:val="nil"/>
              <w:left w:val="nil"/>
              <w:bottom w:val="nil"/>
              <w:right w:val="nil"/>
            </w:tcBorders>
            <w:shd w:val="clear" w:color="auto" w:fill="auto"/>
            <w:noWrap/>
            <w:vAlign w:val="bottom"/>
            <w:hideMark/>
          </w:tcPr>
          <w:p w14:paraId="00F347A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10106FA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1323_0</w:t>
            </w:r>
          </w:p>
        </w:tc>
        <w:tc>
          <w:tcPr>
            <w:tcW w:w="673" w:type="dxa"/>
            <w:tcBorders>
              <w:top w:val="nil"/>
              <w:left w:val="nil"/>
              <w:bottom w:val="nil"/>
              <w:right w:val="nil"/>
            </w:tcBorders>
            <w:shd w:val="clear" w:color="auto" w:fill="auto"/>
            <w:noWrap/>
            <w:vAlign w:val="bottom"/>
            <w:hideMark/>
          </w:tcPr>
          <w:p w14:paraId="6197B33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68.1</w:t>
            </w:r>
          </w:p>
        </w:tc>
        <w:tc>
          <w:tcPr>
            <w:tcW w:w="673" w:type="dxa"/>
            <w:tcBorders>
              <w:top w:val="nil"/>
              <w:left w:val="nil"/>
              <w:bottom w:val="nil"/>
              <w:right w:val="nil"/>
            </w:tcBorders>
            <w:shd w:val="clear" w:color="auto" w:fill="auto"/>
            <w:noWrap/>
            <w:vAlign w:val="bottom"/>
            <w:hideMark/>
          </w:tcPr>
          <w:p w14:paraId="13C3BC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23.0</w:t>
            </w:r>
          </w:p>
        </w:tc>
        <w:tc>
          <w:tcPr>
            <w:tcW w:w="673" w:type="dxa"/>
            <w:tcBorders>
              <w:top w:val="nil"/>
              <w:left w:val="nil"/>
              <w:bottom w:val="nil"/>
              <w:right w:val="nil"/>
            </w:tcBorders>
            <w:shd w:val="clear" w:color="auto" w:fill="auto"/>
            <w:noWrap/>
            <w:vAlign w:val="bottom"/>
            <w:hideMark/>
          </w:tcPr>
          <w:p w14:paraId="572F0F3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4368804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1B0E444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43.5</w:t>
            </w:r>
          </w:p>
        </w:tc>
        <w:tc>
          <w:tcPr>
            <w:tcW w:w="673" w:type="dxa"/>
            <w:tcBorders>
              <w:top w:val="nil"/>
              <w:left w:val="nil"/>
              <w:bottom w:val="nil"/>
              <w:right w:val="nil"/>
            </w:tcBorders>
            <w:shd w:val="clear" w:color="auto" w:fill="auto"/>
            <w:noWrap/>
            <w:vAlign w:val="bottom"/>
            <w:hideMark/>
          </w:tcPr>
          <w:p w14:paraId="0D5EA79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34F59F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63B2EF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75.0</w:t>
            </w:r>
          </w:p>
        </w:tc>
      </w:tr>
      <w:tr w:rsidR="004B0B49" w:rsidRPr="0089132E" w14:paraId="15802CAE" w14:textId="77777777" w:rsidTr="004B0B49">
        <w:trPr>
          <w:trHeight w:val="300"/>
        </w:trPr>
        <w:tc>
          <w:tcPr>
            <w:tcW w:w="1166" w:type="dxa"/>
            <w:tcBorders>
              <w:top w:val="nil"/>
              <w:left w:val="nil"/>
              <w:bottom w:val="nil"/>
              <w:right w:val="nil"/>
            </w:tcBorders>
            <w:shd w:val="clear" w:color="auto" w:fill="auto"/>
            <w:noWrap/>
            <w:vAlign w:val="bottom"/>
            <w:hideMark/>
          </w:tcPr>
          <w:p w14:paraId="665F47C1"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MRW0226</w:t>
            </w:r>
          </w:p>
        </w:tc>
        <w:tc>
          <w:tcPr>
            <w:tcW w:w="1320" w:type="dxa"/>
            <w:tcBorders>
              <w:top w:val="nil"/>
              <w:left w:val="nil"/>
              <w:bottom w:val="nil"/>
              <w:right w:val="nil"/>
            </w:tcBorders>
            <w:shd w:val="clear" w:color="auto" w:fill="auto"/>
            <w:noWrap/>
            <w:vAlign w:val="bottom"/>
            <w:hideMark/>
          </w:tcPr>
          <w:p w14:paraId="7050B703"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8/20/2019</w:t>
            </w:r>
          </w:p>
        </w:tc>
        <w:tc>
          <w:tcPr>
            <w:tcW w:w="1114" w:type="dxa"/>
            <w:tcBorders>
              <w:top w:val="nil"/>
              <w:left w:val="nil"/>
              <w:bottom w:val="nil"/>
              <w:right w:val="nil"/>
            </w:tcBorders>
            <w:shd w:val="clear" w:color="auto" w:fill="auto"/>
            <w:noWrap/>
            <w:vAlign w:val="bottom"/>
            <w:hideMark/>
          </w:tcPr>
          <w:p w14:paraId="6389F09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3DE0A10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1324_0</w:t>
            </w:r>
          </w:p>
        </w:tc>
        <w:tc>
          <w:tcPr>
            <w:tcW w:w="673" w:type="dxa"/>
            <w:tcBorders>
              <w:top w:val="nil"/>
              <w:left w:val="nil"/>
              <w:bottom w:val="nil"/>
              <w:right w:val="nil"/>
            </w:tcBorders>
            <w:shd w:val="clear" w:color="auto" w:fill="auto"/>
            <w:noWrap/>
            <w:vAlign w:val="bottom"/>
            <w:hideMark/>
          </w:tcPr>
          <w:p w14:paraId="6D8F971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69.4</w:t>
            </w:r>
          </w:p>
        </w:tc>
        <w:tc>
          <w:tcPr>
            <w:tcW w:w="673" w:type="dxa"/>
            <w:tcBorders>
              <w:top w:val="nil"/>
              <w:left w:val="nil"/>
              <w:bottom w:val="nil"/>
              <w:right w:val="nil"/>
            </w:tcBorders>
            <w:shd w:val="clear" w:color="auto" w:fill="auto"/>
            <w:noWrap/>
            <w:vAlign w:val="bottom"/>
            <w:hideMark/>
          </w:tcPr>
          <w:p w14:paraId="38A5052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47.1</w:t>
            </w:r>
          </w:p>
        </w:tc>
        <w:tc>
          <w:tcPr>
            <w:tcW w:w="673" w:type="dxa"/>
            <w:tcBorders>
              <w:top w:val="nil"/>
              <w:left w:val="nil"/>
              <w:bottom w:val="nil"/>
              <w:right w:val="nil"/>
            </w:tcBorders>
            <w:shd w:val="clear" w:color="auto" w:fill="auto"/>
            <w:noWrap/>
            <w:vAlign w:val="bottom"/>
            <w:hideMark/>
          </w:tcPr>
          <w:p w14:paraId="2DC2BBD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2AD4D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w:t>
            </w:r>
          </w:p>
        </w:tc>
        <w:tc>
          <w:tcPr>
            <w:tcW w:w="673" w:type="dxa"/>
            <w:tcBorders>
              <w:top w:val="nil"/>
              <w:left w:val="nil"/>
              <w:bottom w:val="nil"/>
              <w:right w:val="nil"/>
            </w:tcBorders>
            <w:shd w:val="clear" w:color="auto" w:fill="auto"/>
            <w:noWrap/>
            <w:vAlign w:val="bottom"/>
            <w:hideMark/>
          </w:tcPr>
          <w:p w14:paraId="6D75720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54.2</w:t>
            </w:r>
          </w:p>
        </w:tc>
        <w:tc>
          <w:tcPr>
            <w:tcW w:w="673" w:type="dxa"/>
            <w:tcBorders>
              <w:top w:val="nil"/>
              <w:left w:val="nil"/>
              <w:bottom w:val="nil"/>
              <w:right w:val="nil"/>
            </w:tcBorders>
            <w:shd w:val="clear" w:color="auto" w:fill="auto"/>
            <w:noWrap/>
            <w:vAlign w:val="bottom"/>
            <w:hideMark/>
          </w:tcPr>
          <w:p w14:paraId="4DA59FB0"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65EBEEB0"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70.2</w:t>
            </w:r>
          </w:p>
        </w:tc>
        <w:tc>
          <w:tcPr>
            <w:tcW w:w="674" w:type="dxa"/>
            <w:tcBorders>
              <w:top w:val="nil"/>
              <w:left w:val="nil"/>
              <w:bottom w:val="nil"/>
              <w:right w:val="nil"/>
            </w:tcBorders>
            <w:shd w:val="clear" w:color="auto" w:fill="auto"/>
            <w:noWrap/>
            <w:vAlign w:val="bottom"/>
            <w:hideMark/>
          </w:tcPr>
          <w:p w14:paraId="2730C84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r>
      <w:tr w:rsidR="004B0B49" w:rsidRPr="0089132E" w14:paraId="17AD6245" w14:textId="77777777" w:rsidTr="004B0B49">
        <w:trPr>
          <w:trHeight w:val="300"/>
        </w:trPr>
        <w:tc>
          <w:tcPr>
            <w:tcW w:w="1166" w:type="dxa"/>
            <w:tcBorders>
              <w:top w:val="nil"/>
              <w:left w:val="nil"/>
              <w:bottom w:val="nil"/>
              <w:right w:val="nil"/>
            </w:tcBorders>
            <w:shd w:val="clear" w:color="auto" w:fill="auto"/>
            <w:noWrap/>
            <w:vAlign w:val="bottom"/>
            <w:hideMark/>
          </w:tcPr>
          <w:p w14:paraId="713EBD5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0EF394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8/20/2019</w:t>
            </w:r>
          </w:p>
        </w:tc>
        <w:tc>
          <w:tcPr>
            <w:tcW w:w="1114" w:type="dxa"/>
            <w:tcBorders>
              <w:top w:val="nil"/>
              <w:left w:val="nil"/>
              <w:bottom w:val="nil"/>
              <w:right w:val="nil"/>
            </w:tcBorders>
            <w:shd w:val="clear" w:color="auto" w:fill="auto"/>
            <w:noWrap/>
            <w:vAlign w:val="bottom"/>
            <w:hideMark/>
          </w:tcPr>
          <w:p w14:paraId="319FFAE6"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61692A8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1325_0</w:t>
            </w:r>
          </w:p>
        </w:tc>
        <w:tc>
          <w:tcPr>
            <w:tcW w:w="673" w:type="dxa"/>
            <w:tcBorders>
              <w:top w:val="nil"/>
              <w:left w:val="nil"/>
              <w:bottom w:val="nil"/>
              <w:right w:val="nil"/>
            </w:tcBorders>
            <w:shd w:val="clear" w:color="auto" w:fill="auto"/>
            <w:noWrap/>
            <w:vAlign w:val="bottom"/>
            <w:hideMark/>
          </w:tcPr>
          <w:p w14:paraId="1A90BF1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81.7</w:t>
            </w:r>
          </w:p>
        </w:tc>
        <w:tc>
          <w:tcPr>
            <w:tcW w:w="673" w:type="dxa"/>
            <w:tcBorders>
              <w:top w:val="nil"/>
              <w:left w:val="nil"/>
              <w:bottom w:val="nil"/>
              <w:right w:val="nil"/>
            </w:tcBorders>
            <w:shd w:val="clear" w:color="auto" w:fill="auto"/>
            <w:noWrap/>
            <w:vAlign w:val="bottom"/>
            <w:hideMark/>
          </w:tcPr>
          <w:p w14:paraId="3DFF33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72.7</w:t>
            </w:r>
          </w:p>
        </w:tc>
        <w:tc>
          <w:tcPr>
            <w:tcW w:w="673" w:type="dxa"/>
            <w:tcBorders>
              <w:top w:val="nil"/>
              <w:left w:val="nil"/>
              <w:bottom w:val="nil"/>
              <w:right w:val="nil"/>
            </w:tcBorders>
            <w:shd w:val="clear" w:color="auto" w:fill="auto"/>
            <w:noWrap/>
            <w:vAlign w:val="bottom"/>
            <w:hideMark/>
          </w:tcPr>
          <w:p w14:paraId="027297D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96.5</w:t>
            </w:r>
          </w:p>
        </w:tc>
        <w:tc>
          <w:tcPr>
            <w:tcW w:w="673" w:type="dxa"/>
            <w:tcBorders>
              <w:top w:val="nil"/>
              <w:left w:val="nil"/>
              <w:bottom w:val="nil"/>
              <w:right w:val="nil"/>
            </w:tcBorders>
            <w:shd w:val="clear" w:color="auto" w:fill="auto"/>
            <w:noWrap/>
            <w:vAlign w:val="bottom"/>
            <w:hideMark/>
          </w:tcPr>
          <w:p w14:paraId="0137C337"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348B99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91.7</w:t>
            </w:r>
          </w:p>
        </w:tc>
        <w:tc>
          <w:tcPr>
            <w:tcW w:w="673" w:type="dxa"/>
            <w:tcBorders>
              <w:top w:val="nil"/>
              <w:left w:val="nil"/>
              <w:bottom w:val="nil"/>
              <w:right w:val="nil"/>
            </w:tcBorders>
            <w:shd w:val="clear" w:color="auto" w:fill="auto"/>
            <w:noWrap/>
            <w:vAlign w:val="bottom"/>
            <w:hideMark/>
          </w:tcPr>
          <w:p w14:paraId="2805F2C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073FAA3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11.0</w:t>
            </w:r>
          </w:p>
        </w:tc>
        <w:tc>
          <w:tcPr>
            <w:tcW w:w="674" w:type="dxa"/>
            <w:tcBorders>
              <w:top w:val="nil"/>
              <w:left w:val="nil"/>
              <w:bottom w:val="nil"/>
              <w:right w:val="nil"/>
            </w:tcBorders>
            <w:shd w:val="clear" w:color="auto" w:fill="auto"/>
            <w:noWrap/>
            <w:vAlign w:val="bottom"/>
            <w:hideMark/>
          </w:tcPr>
          <w:p w14:paraId="3071C55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419963BD" w14:textId="77777777" w:rsidTr="004B0B49">
        <w:trPr>
          <w:trHeight w:val="300"/>
        </w:trPr>
        <w:tc>
          <w:tcPr>
            <w:tcW w:w="1166" w:type="dxa"/>
            <w:tcBorders>
              <w:top w:val="nil"/>
              <w:left w:val="nil"/>
              <w:bottom w:val="nil"/>
              <w:right w:val="nil"/>
            </w:tcBorders>
            <w:shd w:val="clear" w:color="auto" w:fill="auto"/>
            <w:noWrap/>
            <w:vAlign w:val="bottom"/>
            <w:hideMark/>
          </w:tcPr>
          <w:p w14:paraId="719FB09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WB205</w:t>
            </w:r>
          </w:p>
        </w:tc>
        <w:tc>
          <w:tcPr>
            <w:tcW w:w="1320" w:type="dxa"/>
            <w:tcBorders>
              <w:top w:val="nil"/>
              <w:left w:val="nil"/>
              <w:bottom w:val="nil"/>
              <w:right w:val="nil"/>
            </w:tcBorders>
            <w:shd w:val="clear" w:color="auto" w:fill="auto"/>
            <w:noWrap/>
            <w:vAlign w:val="bottom"/>
            <w:hideMark/>
          </w:tcPr>
          <w:p w14:paraId="1647055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8/21/2019</w:t>
            </w:r>
          </w:p>
        </w:tc>
        <w:tc>
          <w:tcPr>
            <w:tcW w:w="1114" w:type="dxa"/>
            <w:tcBorders>
              <w:top w:val="nil"/>
              <w:left w:val="nil"/>
              <w:bottom w:val="nil"/>
              <w:right w:val="nil"/>
            </w:tcBorders>
            <w:shd w:val="clear" w:color="auto" w:fill="auto"/>
            <w:noWrap/>
            <w:vAlign w:val="bottom"/>
            <w:hideMark/>
          </w:tcPr>
          <w:p w14:paraId="3DA4F57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7C6A5AD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1326_0</w:t>
            </w:r>
          </w:p>
        </w:tc>
        <w:tc>
          <w:tcPr>
            <w:tcW w:w="673" w:type="dxa"/>
            <w:tcBorders>
              <w:top w:val="nil"/>
              <w:left w:val="nil"/>
              <w:bottom w:val="nil"/>
              <w:right w:val="nil"/>
            </w:tcBorders>
            <w:shd w:val="clear" w:color="auto" w:fill="auto"/>
            <w:noWrap/>
            <w:vAlign w:val="bottom"/>
            <w:hideMark/>
          </w:tcPr>
          <w:p w14:paraId="172B6D7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78.5</w:t>
            </w:r>
          </w:p>
        </w:tc>
        <w:tc>
          <w:tcPr>
            <w:tcW w:w="673" w:type="dxa"/>
            <w:tcBorders>
              <w:top w:val="nil"/>
              <w:left w:val="nil"/>
              <w:bottom w:val="nil"/>
              <w:right w:val="nil"/>
            </w:tcBorders>
            <w:shd w:val="clear" w:color="auto" w:fill="auto"/>
            <w:noWrap/>
            <w:vAlign w:val="bottom"/>
            <w:hideMark/>
          </w:tcPr>
          <w:p w14:paraId="7813C1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33.7</w:t>
            </w:r>
          </w:p>
        </w:tc>
        <w:tc>
          <w:tcPr>
            <w:tcW w:w="673" w:type="dxa"/>
            <w:tcBorders>
              <w:top w:val="nil"/>
              <w:left w:val="nil"/>
              <w:bottom w:val="nil"/>
              <w:right w:val="nil"/>
            </w:tcBorders>
            <w:shd w:val="clear" w:color="auto" w:fill="auto"/>
            <w:noWrap/>
            <w:vAlign w:val="bottom"/>
            <w:hideMark/>
          </w:tcPr>
          <w:p w14:paraId="290299E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74.8</w:t>
            </w:r>
          </w:p>
        </w:tc>
        <w:tc>
          <w:tcPr>
            <w:tcW w:w="673" w:type="dxa"/>
            <w:tcBorders>
              <w:top w:val="nil"/>
              <w:left w:val="nil"/>
              <w:bottom w:val="nil"/>
              <w:right w:val="nil"/>
            </w:tcBorders>
            <w:shd w:val="clear" w:color="auto" w:fill="auto"/>
            <w:noWrap/>
            <w:vAlign w:val="bottom"/>
            <w:hideMark/>
          </w:tcPr>
          <w:p w14:paraId="63D7FF39"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0671DA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70.5</w:t>
            </w:r>
          </w:p>
        </w:tc>
        <w:tc>
          <w:tcPr>
            <w:tcW w:w="673" w:type="dxa"/>
            <w:tcBorders>
              <w:top w:val="nil"/>
              <w:left w:val="nil"/>
              <w:bottom w:val="nil"/>
              <w:right w:val="nil"/>
            </w:tcBorders>
            <w:shd w:val="clear" w:color="auto" w:fill="auto"/>
            <w:noWrap/>
            <w:vAlign w:val="bottom"/>
            <w:hideMark/>
          </w:tcPr>
          <w:p w14:paraId="3EE951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70.7</w:t>
            </w:r>
          </w:p>
        </w:tc>
        <w:tc>
          <w:tcPr>
            <w:tcW w:w="673" w:type="dxa"/>
            <w:tcBorders>
              <w:top w:val="nil"/>
              <w:left w:val="nil"/>
              <w:bottom w:val="nil"/>
              <w:right w:val="nil"/>
            </w:tcBorders>
            <w:shd w:val="clear" w:color="auto" w:fill="auto"/>
            <w:noWrap/>
            <w:vAlign w:val="bottom"/>
            <w:hideMark/>
          </w:tcPr>
          <w:p w14:paraId="17E3DB9E"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1B6D0D0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9E82092" w14:textId="77777777" w:rsidTr="004B0B49">
        <w:trPr>
          <w:trHeight w:val="300"/>
        </w:trPr>
        <w:tc>
          <w:tcPr>
            <w:tcW w:w="1166" w:type="dxa"/>
            <w:tcBorders>
              <w:top w:val="nil"/>
              <w:left w:val="nil"/>
              <w:bottom w:val="nil"/>
              <w:right w:val="nil"/>
            </w:tcBorders>
            <w:shd w:val="clear" w:color="auto" w:fill="auto"/>
            <w:noWrap/>
            <w:vAlign w:val="bottom"/>
            <w:hideMark/>
          </w:tcPr>
          <w:p w14:paraId="34942B38"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MRW0206</w:t>
            </w:r>
          </w:p>
        </w:tc>
        <w:tc>
          <w:tcPr>
            <w:tcW w:w="1320" w:type="dxa"/>
            <w:tcBorders>
              <w:top w:val="nil"/>
              <w:left w:val="nil"/>
              <w:bottom w:val="nil"/>
              <w:right w:val="nil"/>
            </w:tcBorders>
            <w:shd w:val="clear" w:color="auto" w:fill="auto"/>
            <w:noWrap/>
            <w:vAlign w:val="bottom"/>
            <w:hideMark/>
          </w:tcPr>
          <w:p w14:paraId="334AC9D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8/10/2020</w:t>
            </w:r>
          </w:p>
        </w:tc>
        <w:tc>
          <w:tcPr>
            <w:tcW w:w="1114" w:type="dxa"/>
            <w:tcBorders>
              <w:top w:val="nil"/>
              <w:left w:val="nil"/>
              <w:bottom w:val="nil"/>
              <w:right w:val="nil"/>
            </w:tcBorders>
            <w:shd w:val="clear" w:color="auto" w:fill="auto"/>
            <w:noWrap/>
            <w:vAlign w:val="bottom"/>
            <w:hideMark/>
          </w:tcPr>
          <w:p w14:paraId="572E871C"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F0231F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1498_0</w:t>
            </w:r>
          </w:p>
        </w:tc>
        <w:tc>
          <w:tcPr>
            <w:tcW w:w="673" w:type="dxa"/>
            <w:tcBorders>
              <w:top w:val="nil"/>
              <w:left w:val="nil"/>
              <w:bottom w:val="nil"/>
              <w:right w:val="nil"/>
            </w:tcBorders>
            <w:shd w:val="clear" w:color="auto" w:fill="auto"/>
            <w:noWrap/>
            <w:vAlign w:val="bottom"/>
            <w:hideMark/>
          </w:tcPr>
          <w:p w14:paraId="02447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78.8</w:t>
            </w:r>
          </w:p>
        </w:tc>
        <w:tc>
          <w:tcPr>
            <w:tcW w:w="673" w:type="dxa"/>
            <w:tcBorders>
              <w:top w:val="nil"/>
              <w:left w:val="nil"/>
              <w:bottom w:val="nil"/>
              <w:right w:val="nil"/>
            </w:tcBorders>
            <w:shd w:val="clear" w:color="auto" w:fill="auto"/>
            <w:noWrap/>
            <w:vAlign w:val="bottom"/>
            <w:hideMark/>
          </w:tcPr>
          <w:p w14:paraId="16B7BDD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85.4</w:t>
            </w:r>
          </w:p>
        </w:tc>
        <w:tc>
          <w:tcPr>
            <w:tcW w:w="673" w:type="dxa"/>
            <w:tcBorders>
              <w:top w:val="nil"/>
              <w:left w:val="nil"/>
              <w:bottom w:val="nil"/>
              <w:right w:val="nil"/>
            </w:tcBorders>
            <w:shd w:val="clear" w:color="auto" w:fill="auto"/>
            <w:noWrap/>
            <w:vAlign w:val="bottom"/>
            <w:hideMark/>
          </w:tcPr>
          <w:p w14:paraId="21FBCFA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49.0</w:t>
            </w:r>
          </w:p>
        </w:tc>
        <w:tc>
          <w:tcPr>
            <w:tcW w:w="673" w:type="dxa"/>
            <w:tcBorders>
              <w:top w:val="nil"/>
              <w:left w:val="nil"/>
              <w:bottom w:val="nil"/>
              <w:right w:val="nil"/>
            </w:tcBorders>
            <w:shd w:val="clear" w:color="auto" w:fill="auto"/>
            <w:noWrap/>
            <w:vAlign w:val="bottom"/>
            <w:hideMark/>
          </w:tcPr>
          <w:p w14:paraId="545A40FD"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57C0566"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21E7EB9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5945583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17.6</w:t>
            </w:r>
          </w:p>
        </w:tc>
        <w:tc>
          <w:tcPr>
            <w:tcW w:w="674" w:type="dxa"/>
            <w:tcBorders>
              <w:top w:val="nil"/>
              <w:left w:val="nil"/>
              <w:bottom w:val="nil"/>
              <w:right w:val="nil"/>
            </w:tcBorders>
            <w:shd w:val="clear" w:color="auto" w:fill="auto"/>
            <w:noWrap/>
            <w:vAlign w:val="bottom"/>
            <w:hideMark/>
          </w:tcPr>
          <w:p w14:paraId="545632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99.7</w:t>
            </w:r>
          </w:p>
        </w:tc>
      </w:tr>
      <w:tr w:rsidR="004B0B49" w:rsidRPr="0089132E" w14:paraId="2C7000C5" w14:textId="77777777" w:rsidTr="004B0B49">
        <w:trPr>
          <w:trHeight w:val="300"/>
        </w:trPr>
        <w:tc>
          <w:tcPr>
            <w:tcW w:w="1166" w:type="dxa"/>
            <w:tcBorders>
              <w:top w:val="nil"/>
              <w:left w:val="nil"/>
              <w:bottom w:val="nil"/>
              <w:right w:val="nil"/>
            </w:tcBorders>
            <w:shd w:val="clear" w:color="auto" w:fill="auto"/>
            <w:noWrap/>
            <w:vAlign w:val="bottom"/>
            <w:hideMark/>
          </w:tcPr>
          <w:p w14:paraId="29362DB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MRW0226</w:t>
            </w:r>
          </w:p>
        </w:tc>
        <w:tc>
          <w:tcPr>
            <w:tcW w:w="1320" w:type="dxa"/>
            <w:tcBorders>
              <w:top w:val="nil"/>
              <w:left w:val="nil"/>
              <w:bottom w:val="nil"/>
              <w:right w:val="nil"/>
            </w:tcBorders>
            <w:shd w:val="clear" w:color="auto" w:fill="auto"/>
            <w:noWrap/>
            <w:vAlign w:val="bottom"/>
            <w:hideMark/>
          </w:tcPr>
          <w:p w14:paraId="1E83E96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8/11/2020</w:t>
            </w:r>
          </w:p>
        </w:tc>
        <w:tc>
          <w:tcPr>
            <w:tcW w:w="1114" w:type="dxa"/>
            <w:tcBorders>
              <w:top w:val="nil"/>
              <w:left w:val="nil"/>
              <w:bottom w:val="nil"/>
              <w:right w:val="nil"/>
            </w:tcBorders>
            <w:shd w:val="clear" w:color="auto" w:fill="auto"/>
            <w:noWrap/>
            <w:vAlign w:val="bottom"/>
            <w:hideMark/>
          </w:tcPr>
          <w:p w14:paraId="459D9877"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49EEDFB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1499_0</w:t>
            </w:r>
          </w:p>
        </w:tc>
        <w:tc>
          <w:tcPr>
            <w:tcW w:w="673" w:type="dxa"/>
            <w:tcBorders>
              <w:top w:val="nil"/>
              <w:left w:val="nil"/>
              <w:bottom w:val="nil"/>
              <w:right w:val="nil"/>
            </w:tcBorders>
            <w:shd w:val="clear" w:color="auto" w:fill="auto"/>
            <w:noWrap/>
            <w:vAlign w:val="bottom"/>
            <w:hideMark/>
          </w:tcPr>
          <w:p w14:paraId="6C09BBE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55.7</w:t>
            </w:r>
          </w:p>
        </w:tc>
        <w:tc>
          <w:tcPr>
            <w:tcW w:w="673" w:type="dxa"/>
            <w:tcBorders>
              <w:top w:val="nil"/>
              <w:left w:val="nil"/>
              <w:bottom w:val="nil"/>
              <w:right w:val="nil"/>
            </w:tcBorders>
            <w:shd w:val="clear" w:color="auto" w:fill="auto"/>
            <w:noWrap/>
            <w:vAlign w:val="bottom"/>
            <w:hideMark/>
          </w:tcPr>
          <w:p w14:paraId="4C79BA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26.0</w:t>
            </w:r>
          </w:p>
        </w:tc>
        <w:tc>
          <w:tcPr>
            <w:tcW w:w="673" w:type="dxa"/>
            <w:tcBorders>
              <w:top w:val="nil"/>
              <w:left w:val="nil"/>
              <w:bottom w:val="nil"/>
              <w:right w:val="nil"/>
            </w:tcBorders>
            <w:shd w:val="clear" w:color="auto" w:fill="auto"/>
            <w:noWrap/>
            <w:vAlign w:val="bottom"/>
            <w:hideMark/>
          </w:tcPr>
          <w:p w14:paraId="74FD1B2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61.4</w:t>
            </w:r>
          </w:p>
        </w:tc>
        <w:tc>
          <w:tcPr>
            <w:tcW w:w="673" w:type="dxa"/>
            <w:tcBorders>
              <w:top w:val="nil"/>
              <w:left w:val="nil"/>
              <w:bottom w:val="nil"/>
              <w:right w:val="nil"/>
            </w:tcBorders>
            <w:shd w:val="clear" w:color="auto" w:fill="auto"/>
            <w:noWrap/>
            <w:vAlign w:val="bottom"/>
            <w:hideMark/>
          </w:tcPr>
          <w:p w14:paraId="2D07A01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78.7</w:t>
            </w:r>
          </w:p>
        </w:tc>
        <w:tc>
          <w:tcPr>
            <w:tcW w:w="673" w:type="dxa"/>
            <w:tcBorders>
              <w:top w:val="nil"/>
              <w:left w:val="nil"/>
              <w:bottom w:val="nil"/>
              <w:right w:val="nil"/>
            </w:tcBorders>
            <w:shd w:val="clear" w:color="auto" w:fill="auto"/>
            <w:noWrap/>
            <w:vAlign w:val="bottom"/>
            <w:hideMark/>
          </w:tcPr>
          <w:p w14:paraId="1895E5E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42.5</w:t>
            </w:r>
          </w:p>
        </w:tc>
        <w:tc>
          <w:tcPr>
            <w:tcW w:w="673" w:type="dxa"/>
            <w:tcBorders>
              <w:top w:val="nil"/>
              <w:left w:val="nil"/>
              <w:bottom w:val="nil"/>
              <w:right w:val="nil"/>
            </w:tcBorders>
            <w:shd w:val="clear" w:color="auto" w:fill="auto"/>
            <w:noWrap/>
            <w:vAlign w:val="bottom"/>
            <w:hideMark/>
          </w:tcPr>
          <w:p w14:paraId="49A0B9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83.7</w:t>
            </w:r>
          </w:p>
        </w:tc>
        <w:tc>
          <w:tcPr>
            <w:tcW w:w="673" w:type="dxa"/>
            <w:tcBorders>
              <w:top w:val="nil"/>
              <w:left w:val="nil"/>
              <w:bottom w:val="nil"/>
              <w:right w:val="nil"/>
            </w:tcBorders>
            <w:shd w:val="clear" w:color="auto" w:fill="auto"/>
            <w:noWrap/>
            <w:vAlign w:val="bottom"/>
            <w:hideMark/>
          </w:tcPr>
          <w:p w14:paraId="36052892"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28.3</w:t>
            </w:r>
          </w:p>
        </w:tc>
        <w:tc>
          <w:tcPr>
            <w:tcW w:w="674" w:type="dxa"/>
            <w:tcBorders>
              <w:top w:val="nil"/>
              <w:left w:val="nil"/>
              <w:bottom w:val="nil"/>
              <w:right w:val="nil"/>
            </w:tcBorders>
            <w:shd w:val="clear" w:color="auto" w:fill="auto"/>
            <w:noWrap/>
            <w:vAlign w:val="bottom"/>
            <w:hideMark/>
          </w:tcPr>
          <w:p w14:paraId="7EF231D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69.6</w:t>
            </w:r>
          </w:p>
        </w:tc>
      </w:tr>
      <w:tr w:rsidR="004B0B49" w:rsidRPr="0089132E" w14:paraId="35CFC418" w14:textId="77777777" w:rsidTr="004B0B49">
        <w:trPr>
          <w:trHeight w:val="300"/>
        </w:trPr>
        <w:tc>
          <w:tcPr>
            <w:tcW w:w="1166" w:type="dxa"/>
            <w:tcBorders>
              <w:top w:val="nil"/>
              <w:left w:val="nil"/>
              <w:bottom w:val="nil"/>
              <w:right w:val="nil"/>
            </w:tcBorders>
            <w:shd w:val="clear" w:color="auto" w:fill="auto"/>
            <w:noWrap/>
            <w:vAlign w:val="bottom"/>
            <w:hideMark/>
          </w:tcPr>
          <w:p w14:paraId="5FDA476D"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MRW0232</w:t>
            </w:r>
          </w:p>
        </w:tc>
        <w:tc>
          <w:tcPr>
            <w:tcW w:w="1320" w:type="dxa"/>
            <w:tcBorders>
              <w:top w:val="nil"/>
              <w:left w:val="nil"/>
              <w:bottom w:val="nil"/>
              <w:right w:val="nil"/>
            </w:tcBorders>
            <w:shd w:val="clear" w:color="auto" w:fill="auto"/>
            <w:noWrap/>
            <w:vAlign w:val="bottom"/>
            <w:hideMark/>
          </w:tcPr>
          <w:p w14:paraId="53F313D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8/11/2020</w:t>
            </w:r>
          </w:p>
        </w:tc>
        <w:tc>
          <w:tcPr>
            <w:tcW w:w="1114" w:type="dxa"/>
            <w:tcBorders>
              <w:top w:val="nil"/>
              <w:left w:val="nil"/>
              <w:bottom w:val="nil"/>
              <w:right w:val="nil"/>
            </w:tcBorders>
            <w:shd w:val="clear" w:color="auto" w:fill="auto"/>
            <w:noWrap/>
            <w:vAlign w:val="bottom"/>
            <w:hideMark/>
          </w:tcPr>
          <w:p w14:paraId="2F4CE085"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334E17BF"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1500_0</w:t>
            </w:r>
          </w:p>
        </w:tc>
        <w:tc>
          <w:tcPr>
            <w:tcW w:w="673" w:type="dxa"/>
            <w:tcBorders>
              <w:top w:val="nil"/>
              <w:left w:val="nil"/>
              <w:bottom w:val="nil"/>
              <w:right w:val="nil"/>
            </w:tcBorders>
            <w:shd w:val="clear" w:color="auto" w:fill="auto"/>
            <w:noWrap/>
            <w:vAlign w:val="bottom"/>
            <w:hideMark/>
          </w:tcPr>
          <w:p w14:paraId="55F1D4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57.5</w:t>
            </w:r>
          </w:p>
        </w:tc>
        <w:tc>
          <w:tcPr>
            <w:tcW w:w="673" w:type="dxa"/>
            <w:tcBorders>
              <w:top w:val="nil"/>
              <w:left w:val="nil"/>
              <w:bottom w:val="nil"/>
              <w:right w:val="nil"/>
            </w:tcBorders>
            <w:shd w:val="clear" w:color="auto" w:fill="auto"/>
            <w:noWrap/>
            <w:vAlign w:val="bottom"/>
            <w:hideMark/>
          </w:tcPr>
          <w:p w14:paraId="3973063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13.7</w:t>
            </w:r>
          </w:p>
        </w:tc>
        <w:tc>
          <w:tcPr>
            <w:tcW w:w="673" w:type="dxa"/>
            <w:tcBorders>
              <w:top w:val="nil"/>
              <w:left w:val="nil"/>
              <w:bottom w:val="nil"/>
              <w:right w:val="nil"/>
            </w:tcBorders>
            <w:shd w:val="clear" w:color="auto" w:fill="auto"/>
            <w:noWrap/>
            <w:vAlign w:val="bottom"/>
            <w:hideMark/>
          </w:tcPr>
          <w:p w14:paraId="0CC2A7F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26.7</w:t>
            </w:r>
          </w:p>
        </w:tc>
        <w:tc>
          <w:tcPr>
            <w:tcW w:w="673" w:type="dxa"/>
            <w:tcBorders>
              <w:top w:val="nil"/>
              <w:left w:val="nil"/>
              <w:bottom w:val="nil"/>
              <w:right w:val="nil"/>
            </w:tcBorders>
            <w:shd w:val="clear" w:color="auto" w:fill="auto"/>
            <w:noWrap/>
            <w:vAlign w:val="bottom"/>
            <w:hideMark/>
          </w:tcPr>
          <w:p w14:paraId="22B2F18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92.7</w:t>
            </w:r>
          </w:p>
        </w:tc>
        <w:tc>
          <w:tcPr>
            <w:tcW w:w="673" w:type="dxa"/>
            <w:tcBorders>
              <w:top w:val="nil"/>
              <w:left w:val="nil"/>
              <w:bottom w:val="nil"/>
              <w:right w:val="nil"/>
            </w:tcBorders>
            <w:shd w:val="clear" w:color="auto" w:fill="auto"/>
            <w:noWrap/>
            <w:vAlign w:val="bottom"/>
            <w:hideMark/>
          </w:tcPr>
          <w:p w14:paraId="45E945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35.1</w:t>
            </w:r>
          </w:p>
        </w:tc>
        <w:tc>
          <w:tcPr>
            <w:tcW w:w="673" w:type="dxa"/>
            <w:tcBorders>
              <w:top w:val="nil"/>
              <w:left w:val="nil"/>
              <w:bottom w:val="nil"/>
              <w:right w:val="nil"/>
            </w:tcBorders>
            <w:shd w:val="clear" w:color="auto" w:fill="auto"/>
            <w:noWrap/>
            <w:vAlign w:val="bottom"/>
            <w:hideMark/>
          </w:tcPr>
          <w:p w14:paraId="211D125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7354E28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54.6</w:t>
            </w:r>
          </w:p>
        </w:tc>
        <w:tc>
          <w:tcPr>
            <w:tcW w:w="674" w:type="dxa"/>
            <w:tcBorders>
              <w:top w:val="nil"/>
              <w:left w:val="nil"/>
              <w:bottom w:val="nil"/>
              <w:right w:val="nil"/>
            </w:tcBorders>
            <w:shd w:val="clear" w:color="auto" w:fill="auto"/>
            <w:noWrap/>
            <w:vAlign w:val="bottom"/>
            <w:hideMark/>
          </w:tcPr>
          <w:p w14:paraId="1A832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79.6</w:t>
            </w:r>
          </w:p>
        </w:tc>
      </w:tr>
      <w:tr w:rsidR="004B0B49" w:rsidRPr="0089132E" w14:paraId="34574B74" w14:textId="77777777" w:rsidTr="004B0B49">
        <w:trPr>
          <w:trHeight w:val="300"/>
        </w:trPr>
        <w:tc>
          <w:tcPr>
            <w:tcW w:w="1166" w:type="dxa"/>
            <w:tcBorders>
              <w:top w:val="nil"/>
              <w:left w:val="nil"/>
              <w:bottom w:val="nil"/>
              <w:right w:val="nil"/>
            </w:tcBorders>
            <w:shd w:val="clear" w:color="auto" w:fill="auto"/>
            <w:noWrap/>
            <w:vAlign w:val="bottom"/>
            <w:hideMark/>
          </w:tcPr>
          <w:p w14:paraId="7EA296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WB0500</w:t>
            </w:r>
          </w:p>
        </w:tc>
        <w:tc>
          <w:tcPr>
            <w:tcW w:w="1320" w:type="dxa"/>
            <w:tcBorders>
              <w:top w:val="nil"/>
              <w:left w:val="nil"/>
              <w:bottom w:val="nil"/>
              <w:right w:val="nil"/>
            </w:tcBorders>
            <w:shd w:val="clear" w:color="auto" w:fill="auto"/>
            <w:noWrap/>
            <w:vAlign w:val="bottom"/>
            <w:hideMark/>
          </w:tcPr>
          <w:p w14:paraId="3E83C8A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8/11/2020</w:t>
            </w:r>
          </w:p>
        </w:tc>
        <w:tc>
          <w:tcPr>
            <w:tcW w:w="1114" w:type="dxa"/>
            <w:tcBorders>
              <w:top w:val="nil"/>
              <w:left w:val="nil"/>
              <w:bottom w:val="nil"/>
              <w:right w:val="nil"/>
            </w:tcBorders>
            <w:shd w:val="clear" w:color="auto" w:fill="auto"/>
            <w:noWrap/>
            <w:vAlign w:val="bottom"/>
            <w:hideMark/>
          </w:tcPr>
          <w:p w14:paraId="60B5731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Degraded</w:t>
            </w:r>
          </w:p>
        </w:tc>
        <w:tc>
          <w:tcPr>
            <w:tcW w:w="766" w:type="dxa"/>
            <w:tcBorders>
              <w:top w:val="nil"/>
              <w:left w:val="nil"/>
              <w:bottom w:val="nil"/>
              <w:right w:val="nil"/>
            </w:tcBorders>
            <w:shd w:val="clear" w:color="auto" w:fill="auto"/>
            <w:noWrap/>
            <w:vAlign w:val="bottom"/>
            <w:hideMark/>
          </w:tcPr>
          <w:p w14:paraId="2C0C99E3"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1501_0</w:t>
            </w:r>
          </w:p>
        </w:tc>
        <w:tc>
          <w:tcPr>
            <w:tcW w:w="673" w:type="dxa"/>
            <w:tcBorders>
              <w:top w:val="nil"/>
              <w:left w:val="nil"/>
              <w:bottom w:val="nil"/>
              <w:right w:val="nil"/>
            </w:tcBorders>
            <w:shd w:val="clear" w:color="auto" w:fill="auto"/>
            <w:noWrap/>
            <w:vAlign w:val="bottom"/>
            <w:hideMark/>
          </w:tcPr>
          <w:p w14:paraId="7A78683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83.4</w:t>
            </w:r>
          </w:p>
        </w:tc>
        <w:tc>
          <w:tcPr>
            <w:tcW w:w="673" w:type="dxa"/>
            <w:tcBorders>
              <w:top w:val="nil"/>
              <w:left w:val="nil"/>
              <w:bottom w:val="nil"/>
              <w:right w:val="nil"/>
            </w:tcBorders>
            <w:shd w:val="clear" w:color="auto" w:fill="auto"/>
            <w:noWrap/>
            <w:vAlign w:val="bottom"/>
            <w:hideMark/>
          </w:tcPr>
          <w:p w14:paraId="7842DC2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37.5</w:t>
            </w:r>
          </w:p>
        </w:tc>
        <w:tc>
          <w:tcPr>
            <w:tcW w:w="673" w:type="dxa"/>
            <w:tcBorders>
              <w:top w:val="nil"/>
              <w:left w:val="nil"/>
              <w:bottom w:val="nil"/>
              <w:right w:val="nil"/>
            </w:tcBorders>
            <w:shd w:val="clear" w:color="auto" w:fill="auto"/>
            <w:noWrap/>
            <w:vAlign w:val="bottom"/>
            <w:hideMark/>
          </w:tcPr>
          <w:p w14:paraId="38047373"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3" w:type="dxa"/>
            <w:tcBorders>
              <w:top w:val="nil"/>
              <w:left w:val="nil"/>
              <w:bottom w:val="nil"/>
              <w:right w:val="nil"/>
            </w:tcBorders>
            <w:shd w:val="clear" w:color="auto" w:fill="auto"/>
            <w:noWrap/>
            <w:vAlign w:val="bottom"/>
            <w:hideMark/>
          </w:tcPr>
          <w:p w14:paraId="1DCDCDE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98.8</w:t>
            </w:r>
          </w:p>
        </w:tc>
        <w:tc>
          <w:tcPr>
            <w:tcW w:w="673" w:type="dxa"/>
            <w:tcBorders>
              <w:top w:val="nil"/>
              <w:left w:val="nil"/>
              <w:bottom w:val="nil"/>
              <w:right w:val="nil"/>
            </w:tcBorders>
            <w:shd w:val="clear" w:color="auto" w:fill="auto"/>
            <w:noWrap/>
            <w:vAlign w:val="bottom"/>
            <w:hideMark/>
          </w:tcPr>
          <w:p w14:paraId="7B62046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75.2</w:t>
            </w:r>
          </w:p>
        </w:tc>
        <w:tc>
          <w:tcPr>
            <w:tcW w:w="673" w:type="dxa"/>
            <w:tcBorders>
              <w:top w:val="nil"/>
              <w:left w:val="nil"/>
              <w:bottom w:val="nil"/>
              <w:right w:val="nil"/>
            </w:tcBorders>
            <w:shd w:val="clear" w:color="auto" w:fill="auto"/>
            <w:noWrap/>
            <w:vAlign w:val="bottom"/>
            <w:hideMark/>
          </w:tcPr>
          <w:p w14:paraId="7A50585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72.4</w:t>
            </w:r>
          </w:p>
        </w:tc>
        <w:tc>
          <w:tcPr>
            <w:tcW w:w="673" w:type="dxa"/>
            <w:tcBorders>
              <w:top w:val="nil"/>
              <w:left w:val="nil"/>
              <w:bottom w:val="nil"/>
              <w:right w:val="nil"/>
            </w:tcBorders>
            <w:shd w:val="clear" w:color="auto" w:fill="auto"/>
            <w:noWrap/>
            <w:vAlign w:val="bottom"/>
            <w:hideMark/>
          </w:tcPr>
          <w:p w14:paraId="775A9304"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c>
          <w:tcPr>
            <w:tcW w:w="674" w:type="dxa"/>
            <w:tcBorders>
              <w:top w:val="nil"/>
              <w:left w:val="nil"/>
              <w:bottom w:val="nil"/>
              <w:right w:val="nil"/>
            </w:tcBorders>
            <w:shd w:val="clear" w:color="auto" w:fill="auto"/>
            <w:noWrap/>
            <w:vAlign w:val="bottom"/>
            <w:hideMark/>
          </w:tcPr>
          <w:p w14:paraId="68C6F94F"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r w:rsidR="004B0B49" w:rsidRPr="0089132E" w14:paraId="0D565419" w14:textId="77777777" w:rsidTr="004B0B49">
        <w:trPr>
          <w:trHeight w:val="300"/>
        </w:trPr>
        <w:tc>
          <w:tcPr>
            <w:tcW w:w="1166" w:type="dxa"/>
            <w:tcBorders>
              <w:top w:val="nil"/>
              <w:left w:val="nil"/>
              <w:bottom w:val="nil"/>
              <w:right w:val="nil"/>
            </w:tcBorders>
            <w:shd w:val="clear" w:color="auto" w:fill="auto"/>
            <w:noWrap/>
            <w:vAlign w:val="bottom"/>
            <w:hideMark/>
          </w:tcPr>
          <w:p w14:paraId="13F66F5E"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WB25</w:t>
            </w:r>
          </w:p>
        </w:tc>
        <w:tc>
          <w:tcPr>
            <w:tcW w:w="1320" w:type="dxa"/>
            <w:tcBorders>
              <w:top w:val="nil"/>
              <w:left w:val="nil"/>
              <w:bottom w:val="nil"/>
              <w:right w:val="nil"/>
            </w:tcBorders>
            <w:shd w:val="clear" w:color="auto" w:fill="auto"/>
            <w:noWrap/>
            <w:vAlign w:val="bottom"/>
            <w:hideMark/>
          </w:tcPr>
          <w:p w14:paraId="701B34E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8/13/2020</w:t>
            </w:r>
          </w:p>
        </w:tc>
        <w:tc>
          <w:tcPr>
            <w:tcW w:w="1114" w:type="dxa"/>
            <w:tcBorders>
              <w:top w:val="nil"/>
              <w:left w:val="nil"/>
              <w:bottom w:val="nil"/>
              <w:right w:val="nil"/>
            </w:tcBorders>
            <w:shd w:val="clear" w:color="auto" w:fill="auto"/>
            <w:noWrap/>
            <w:vAlign w:val="bottom"/>
            <w:hideMark/>
          </w:tcPr>
          <w:p w14:paraId="5EC94DE5"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Reference</w:t>
            </w:r>
          </w:p>
        </w:tc>
        <w:tc>
          <w:tcPr>
            <w:tcW w:w="766" w:type="dxa"/>
            <w:tcBorders>
              <w:top w:val="nil"/>
              <w:left w:val="nil"/>
              <w:bottom w:val="nil"/>
              <w:right w:val="nil"/>
            </w:tcBorders>
            <w:shd w:val="clear" w:color="auto" w:fill="auto"/>
            <w:noWrap/>
            <w:vAlign w:val="bottom"/>
            <w:hideMark/>
          </w:tcPr>
          <w:p w14:paraId="6BBE2B39"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1503_0</w:t>
            </w:r>
          </w:p>
        </w:tc>
        <w:tc>
          <w:tcPr>
            <w:tcW w:w="673" w:type="dxa"/>
            <w:tcBorders>
              <w:top w:val="nil"/>
              <w:left w:val="nil"/>
              <w:bottom w:val="nil"/>
              <w:right w:val="nil"/>
            </w:tcBorders>
            <w:shd w:val="clear" w:color="auto" w:fill="auto"/>
            <w:noWrap/>
            <w:vAlign w:val="bottom"/>
            <w:hideMark/>
          </w:tcPr>
          <w:p w14:paraId="798D0C2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56.4</w:t>
            </w:r>
          </w:p>
        </w:tc>
        <w:tc>
          <w:tcPr>
            <w:tcW w:w="673" w:type="dxa"/>
            <w:tcBorders>
              <w:top w:val="nil"/>
              <w:left w:val="nil"/>
              <w:bottom w:val="nil"/>
              <w:right w:val="nil"/>
            </w:tcBorders>
            <w:shd w:val="clear" w:color="auto" w:fill="auto"/>
            <w:noWrap/>
            <w:vAlign w:val="bottom"/>
            <w:hideMark/>
          </w:tcPr>
          <w:p w14:paraId="331874C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23.3</w:t>
            </w:r>
          </w:p>
        </w:tc>
        <w:tc>
          <w:tcPr>
            <w:tcW w:w="673" w:type="dxa"/>
            <w:tcBorders>
              <w:top w:val="nil"/>
              <w:left w:val="nil"/>
              <w:bottom w:val="nil"/>
              <w:right w:val="nil"/>
            </w:tcBorders>
            <w:shd w:val="clear" w:color="auto" w:fill="auto"/>
            <w:noWrap/>
            <w:vAlign w:val="bottom"/>
            <w:hideMark/>
          </w:tcPr>
          <w:p w14:paraId="4C46030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84.3</w:t>
            </w:r>
          </w:p>
        </w:tc>
        <w:tc>
          <w:tcPr>
            <w:tcW w:w="673" w:type="dxa"/>
            <w:tcBorders>
              <w:top w:val="nil"/>
              <w:left w:val="nil"/>
              <w:bottom w:val="nil"/>
              <w:right w:val="nil"/>
            </w:tcBorders>
            <w:shd w:val="clear" w:color="auto" w:fill="auto"/>
            <w:noWrap/>
            <w:vAlign w:val="bottom"/>
            <w:hideMark/>
          </w:tcPr>
          <w:p w14:paraId="34EF684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76.7</w:t>
            </w:r>
          </w:p>
        </w:tc>
        <w:tc>
          <w:tcPr>
            <w:tcW w:w="673" w:type="dxa"/>
            <w:tcBorders>
              <w:top w:val="nil"/>
              <w:left w:val="nil"/>
              <w:bottom w:val="nil"/>
              <w:right w:val="nil"/>
            </w:tcBorders>
            <w:shd w:val="clear" w:color="auto" w:fill="auto"/>
            <w:noWrap/>
            <w:vAlign w:val="bottom"/>
            <w:hideMark/>
          </w:tcPr>
          <w:p w14:paraId="5F8151B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58.1</w:t>
            </w:r>
          </w:p>
        </w:tc>
        <w:tc>
          <w:tcPr>
            <w:tcW w:w="673" w:type="dxa"/>
            <w:tcBorders>
              <w:top w:val="nil"/>
              <w:left w:val="nil"/>
              <w:bottom w:val="nil"/>
              <w:right w:val="nil"/>
            </w:tcBorders>
            <w:shd w:val="clear" w:color="auto" w:fill="auto"/>
            <w:noWrap/>
            <w:vAlign w:val="bottom"/>
            <w:hideMark/>
          </w:tcPr>
          <w:p w14:paraId="7F291ACB"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53.2</w:t>
            </w:r>
          </w:p>
        </w:tc>
        <w:tc>
          <w:tcPr>
            <w:tcW w:w="673" w:type="dxa"/>
            <w:tcBorders>
              <w:top w:val="nil"/>
              <w:left w:val="nil"/>
              <w:bottom w:val="nil"/>
              <w:right w:val="nil"/>
            </w:tcBorders>
            <w:shd w:val="clear" w:color="auto" w:fill="auto"/>
            <w:noWrap/>
            <w:vAlign w:val="bottom"/>
            <w:hideMark/>
          </w:tcPr>
          <w:p w14:paraId="66F5CFDC"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18.7</w:t>
            </w:r>
          </w:p>
        </w:tc>
        <w:tc>
          <w:tcPr>
            <w:tcW w:w="674" w:type="dxa"/>
            <w:tcBorders>
              <w:top w:val="nil"/>
              <w:left w:val="nil"/>
              <w:bottom w:val="nil"/>
              <w:right w:val="nil"/>
            </w:tcBorders>
            <w:shd w:val="clear" w:color="auto" w:fill="auto"/>
            <w:noWrap/>
            <w:vAlign w:val="bottom"/>
            <w:hideMark/>
          </w:tcPr>
          <w:p w14:paraId="7F341D5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80.3</w:t>
            </w:r>
          </w:p>
        </w:tc>
      </w:tr>
      <w:tr w:rsidR="004B0B49" w:rsidRPr="0089132E" w14:paraId="249CB995" w14:textId="77777777" w:rsidTr="004B0B49">
        <w:trPr>
          <w:trHeight w:val="300"/>
        </w:trPr>
        <w:tc>
          <w:tcPr>
            <w:tcW w:w="1166" w:type="dxa"/>
            <w:tcBorders>
              <w:top w:val="nil"/>
              <w:left w:val="nil"/>
              <w:bottom w:val="nil"/>
              <w:right w:val="nil"/>
            </w:tcBorders>
            <w:shd w:val="clear" w:color="auto" w:fill="auto"/>
            <w:noWrap/>
            <w:vAlign w:val="bottom"/>
            <w:hideMark/>
          </w:tcPr>
          <w:p w14:paraId="43E4ED44"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WB0477</w:t>
            </w:r>
          </w:p>
        </w:tc>
        <w:tc>
          <w:tcPr>
            <w:tcW w:w="1320" w:type="dxa"/>
            <w:tcBorders>
              <w:top w:val="nil"/>
              <w:left w:val="nil"/>
              <w:bottom w:val="nil"/>
              <w:right w:val="nil"/>
            </w:tcBorders>
            <w:shd w:val="clear" w:color="auto" w:fill="auto"/>
            <w:noWrap/>
            <w:vAlign w:val="bottom"/>
            <w:hideMark/>
          </w:tcPr>
          <w:p w14:paraId="406F2DA8"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8/13/2020</w:t>
            </w:r>
          </w:p>
        </w:tc>
        <w:tc>
          <w:tcPr>
            <w:tcW w:w="1114" w:type="dxa"/>
            <w:tcBorders>
              <w:top w:val="nil"/>
              <w:left w:val="nil"/>
              <w:bottom w:val="nil"/>
              <w:right w:val="nil"/>
            </w:tcBorders>
            <w:shd w:val="clear" w:color="auto" w:fill="auto"/>
            <w:noWrap/>
            <w:vAlign w:val="bottom"/>
            <w:hideMark/>
          </w:tcPr>
          <w:p w14:paraId="04376BB7"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5D2BEB40"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1504_0</w:t>
            </w:r>
          </w:p>
        </w:tc>
        <w:tc>
          <w:tcPr>
            <w:tcW w:w="673" w:type="dxa"/>
            <w:tcBorders>
              <w:top w:val="nil"/>
              <w:left w:val="nil"/>
              <w:bottom w:val="nil"/>
              <w:right w:val="nil"/>
            </w:tcBorders>
            <w:shd w:val="clear" w:color="auto" w:fill="auto"/>
            <w:noWrap/>
            <w:vAlign w:val="bottom"/>
            <w:hideMark/>
          </w:tcPr>
          <w:p w14:paraId="78ECD0AF"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57.6</w:t>
            </w:r>
          </w:p>
        </w:tc>
        <w:tc>
          <w:tcPr>
            <w:tcW w:w="673" w:type="dxa"/>
            <w:tcBorders>
              <w:top w:val="nil"/>
              <w:left w:val="nil"/>
              <w:bottom w:val="nil"/>
              <w:right w:val="nil"/>
            </w:tcBorders>
            <w:shd w:val="clear" w:color="auto" w:fill="auto"/>
            <w:noWrap/>
            <w:vAlign w:val="bottom"/>
            <w:hideMark/>
          </w:tcPr>
          <w:p w14:paraId="300ED2FE"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37.7</w:t>
            </w:r>
          </w:p>
        </w:tc>
        <w:tc>
          <w:tcPr>
            <w:tcW w:w="673" w:type="dxa"/>
            <w:tcBorders>
              <w:top w:val="nil"/>
              <w:left w:val="nil"/>
              <w:bottom w:val="nil"/>
              <w:right w:val="nil"/>
            </w:tcBorders>
            <w:shd w:val="clear" w:color="auto" w:fill="auto"/>
            <w:noWrap/>
            <w:vAlign w:val="bottom"/>
            <w:hideMark/>
          </w:tcPr>
          <w:p w14:paraId="43C139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37.6</w:t>
            </w:r>
          </w:p>
        </w:tc>
        <w:tc>
          <w:tcPr>
            <w:tcW w:w="673" w:type="dxa"/>
            <w:tcBorders>
              <w:top w:val="nil"/>
              <w:left w:val="nil"/>
              <w:bottom w:val="nil"/>
              <w:right w:val="nil"/>
            </w:tcBorders>
            <w:shd w:val="clear" w:color="auto" w:fill="auto"/>
            <w:noWrap/>
            <w:vAlign w:val="bottom"/>
            <w:hideMark/>
          </w:tcPr>
          <w:p w14:paraId="66BC856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66.1</w:t>
            </w:r>
          </w:p>
        </w:tc>
        <w:tc>
          <w:tcPr>
            <w:tcW w:w="673" w:type="dxa"/>
            <w:tcBorders>
              <w:top w:val="nil"/>
              <w:left w:val="nil"/>
              <w:bottom w:val="nil"/>
              <w:right w:val="nil"/>
            </w:tcBorders>
            <w:shd w:val="clear" w:color="auto" w:fill="auto"/>
            <w:noWrap/>
            <w:vAlign w:val="bottom"/>
            <w:hideMark/>
          </w:tcPr>
          <w:p w14:paraId="69570135"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78.2</w:t>
            </w:r>
          </w:p>
        </w:tc>
        <w:tc>
          <w:tcPr>
            <w:tcW w:w="673" w:type="dxa"/>
            <w:tcBorders>
              <w:top w:val="nil"/>
              <w:left w:val="nil"/>
              <w:bottom w:val="nil"/>
              <w:right w:val="nil"/>
            </w:tcBorders>
            <w:shd w:val="clear" w:color="auto" w:fill="auto"/>
            <w:noWrap/>
            <w:vAlign w:val="bottom"/>
            <w:hideMark/>
          </w:tcPr>
          <w:p w14:paraId="49D635F4"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65.9</w:t>
            </w:r>
          </w:p>
        </w:tc>
        <w:tc>
          <w:tcPr>
            <w:tcW w:w="673" w:type="dxa"/>
            <w:tcBorders>
              <w:top w:val="nil"/>
              <w:left w:val="nil"/>
              <w:bottom w:val="nil"/>
              <w:right w:val="nil"/>
            </w:tcBorders>
            <w:shd w:val="clear" w:color="auto" w:fill="auto"/>
            <w:noWrap/>
            <w:vAlign w:val="bottom"/>
            <w:hideMark/>
          </w:tcPr>
          <w:p w14:paraId="39E0BA77"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26.9</w:t>
            </w:r>
          </w:p>
        </w:tc>
        <w:tc>
          <w:tcPr>
            <w:tcW w:w="674" w:type="dxa"/>
            <w:tcBorders>
              <w:top w:val="nil"/>
              <w:left w:val="nil"/>
              <w:bottom w:val="nil"/>
              <w:right w:val="nil"/>
            </w:tcBorders>
            <w:shd w:val="clear" w:color="auto" w:fill="auto"/>
            <w:noWrap/>
            <w:vAlign w:val="bottom"/>
            <w:hideMark/>
          </w:tcPr>
          <w:p w14:paraId="7D5E45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90.9</w:t>
            </w:r>
          </w:p>
        </w:tc>
      </w:tr>
      <w:tr w:rsidR="004B0B49" w:rsidRPr="0089132E" w14:paraId="2DCAC591" w14:textId="77777777" w:rsidTr="004B0B49">
        <w:trPr>
          <w:trHeight w:val="300"/>
        </w:trPr>
        <w:tc>
          <w:tcPr>
            <w:tcW w:w="1166" w:type="dxa"/>
            <w:tcBorders>
              <w:top w:val="nil"/>
              <w:left w:val="nil"/>
              <w:bottom w:val="nil"/>
              <w:right w:val="nil"/>
            </w:tcBorders>
            <w:shd w:val="clear" w:color="auto" w:fill="auto"/>
            <w:noWrap/>
            <w:vAlign w:val="bottom"/>
            <w:hideMark/>
          </w:tcPr>
          <w:p w14:paraId="2B8855A2"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WB0478</w:t>
            </w:r>
          </w:p>
        </w:tc>
        <w:tc>
          <w:tcPr>
            <w:tcW w:w="1320" w:type="dxa"/>
            <w:tcBorders>
              <w:top w:val="nil"/>
              <w:left w:val="nil"/>
              <w:bottom w:val="nil"/>
              <w:right w:val="nil"/>
            </w:tcBorders>
            <w:shd w:val="clear" w:color="auto" w:fill="auto"/>
            <w:noWrap/>
            <w:vAlign w:val="bottom"/>
            <w:hideMark/>
          </w:tcPr>
          <w:p w14:paraId="2849ECCA"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8/14/2020</w:t>
            </w:r>
          </w:p>
        </w:tc>
        <w:tc>
          <w:tcPr>
            <w:tcW w:w="1114" w:type="dxa"/>
            <w:tcBorders>
              <w:top w:val="nil"/>
              <w:left w:val="nil"/>
              <w:bottom w:val="nil"/>
              <w:right w:val="nil"/>
            </w:tcBorders>
            <w:shd w:val="clear" w:color="auto" w:fill="auto"/>
            <w:noWrap/>
            <w:vAlign w:val="bottom"/>
            <w:hideMark/>
          </w:tcPr>
          <w:p w14:paraId="370DB90E" w14:textId="77777777" w:rsidR="004B0B49" w:rsidRPr="0089132E" w:rsidRDefault="004B0B49" w:rsidP="004B0B49">
            <w:pPr>
              <w:spacing w:after="0" w:line="240" w:lineRule="auto"/>
              <w:rPr>
                <w:rFonts w:ascii="Calibri" w:eastAsia="Times New Roman" w:hAnsi="Calibri" w:cs="Calibri"/>
                <w:color w:val="000000"/>
              </w:rPr>
            </w:pPr>
            <w:r>
              <w:rPr>
                <w:rFonts w:ascii="Calibri" w:eastAsia="Times New Roman" w:hAnsi="Calibri" w:cs="Calibri"/>
                <w:color w:val="000000"/>
              </w:rPr>
              <w:t>Non-Ref</w:t>
            </w:r>
          </w:p>
        </w:tc>
        <w:tc>
          <w:tcPr>
            <w:tcW w:w="766" w:type="dxa"/>
            <w:tcBorders>
              <w:top w:val="nil"/>
              <w:left w:val="nil"/>
              <w:bottom w:val="nil"/>
              <w:right w:val="nil"/>
            </w:tcBorders>
            <w:shd w:val="clear" w:color="auto" w:fill="auto"/>
            <w:noWrap/>
            <w:vAlign w:val="bottom"/>
            <w:hideMark/>
          </w:tcPr>
          <w:p w14:paraId="2481265A" w14:textId="77777777" w:rsidR="004B0B49" w:rsidRPr="0089132E" w:rsidRDefault="004B0B49" w:rsidP="004B0B49">
            <w:pPr>
              <w:spacing w:after="0" w:line="240" w:lineRule="auto"/>
              <w:rPr>
                <w:rFonts w:ascii="Calibri" w:eastAsia="Times New Roman" w:hAnsi="Calibri" w:cs="Calibri"/>
                <w:color w:val="000000"/>
              </w:rPr>
            </w:pPr>
            <w:r w:rsidRPr="0089132E">
              <w:rPr>
                <w:rFonts w:ascii="Calibri" w:eastAsia="Times New Roman" w:hAnsi="Calibri" w:cs="Calibri"/>
                <w:color w:val="000000"/>
              </w:rPr>
              <w:t>1505_0</w:t>
            </w:r>
          </w:p>
        </w:tc>
        <w:tc>
          <w:tcPr>
            <w:tcW w:w="673" w:type="dxa"/>
            <w:tcBorders>
              <w:top w:val="nil"/>
              <w:left w:val="nil"/>
              <w:bottom w:val="nil"/>
              <w:right w:val="nil"/>
            </w:tcBorders>
            <w:shd w:val="clear" w:color="auto" w:fill="auto"/>
            <w:noWrap/>
            <w:vAlign w:val="bottom"/>
            <w:hideMark/>
          </w:tcPr>
          <w:p w14:paraId="09A9237D"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69.3</w:t>
            </w:r>
          </w:p>
        </w:tc>
        <w:tc>
          <w:tcPr>
            <w:tcW w:w="673" w:type="dxa"/>
            <w:tcBorders>
              <w:top w:val="nil"/>
              <w:left w:val="nil"/>
              <w:bottom w:val="nil"/>
              <w:right w:val="nil"/>
            </w:tcBorders>
            <w:shd w:val="clear" w:color="auto" w:fill="auto"/>
            <w:noWrap/>
            <w:vAlign w:val="bottom"/>
            <w:hideMark/>
          </w:tcPr>
          <w:p w14:paraId="38C32F4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31.0</w:t>
            </w:r>
          </w:p>
        </w:tc>
        <w:tc>
          <w:tcPr>
            <w:tcW w:w="673" w:type="dxa"/>
            <w:tcBorders>
              <w:top w:val="nil"/>
              <w:left w:val="nil"/>
              <w:bottom w:val="nil"/>
              <w:right w:val="nil"/>
            </w:tcBorders>
            <w:shd w:val="clear" w:color="auto" w:fill="auto"/>
            <w:noWrap/>
            <w:vAlign w:val="bottom"/>
            <w:hideMark/>
          </w:tcPr>
          <w:p w14:paraId="32F896F9"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76.5</w:t>
            </w:r>
          </w:p>
        </w:tc>
        <w:tc>
          <w:tcPr>
            <w:tcW w:w="673" w:type="dxa"/>
            <w:tcBorders>
              <w:top w:val="nil"/>
              <w:left w:val="nil"/>
              <w:bottom w:val="nil"/>
              <w:right w:val="nil"/>
            </w:tcBorders>
            <w:shd w:val="clear" w:color="auto" w:fill="auto"/>
            <w:noWrap/>
            <w:vAlign w:val="bottom"/>
            <w:hideMark/>
          </w:tcPr>
          <w:p w14:paraId="05C4977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98.9</w:t>
            </w:r>
          </w:p>
        </w:tc>
        <w:tc>
          <w:tcPr>
            <w:tcW w:w="673" w:type="dxa"/>
            <w:tcBorders>
              <w:top w:val="nil"/>
              <w:left w:val="nil"/>
              <w:bottom w:val="nil"/>
              <w:right w:val="nil"/>
            </w:tcBorders>
            <w:shd w:val="clear" w:color="auto" w:fill="auto"/>
            <w:noWrap/>
            <w:vAlign w:val="bottom"/>
            <w:hideMark/>
          </w:tcPr>
          <w:p w14:paraId="61F27A61"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52.6</w:t>
            </w:r>
          </w:p>
        </w:tc>
        <w:tc>
          <w:tcPr>
            <w:tcW w:w="673" w:type="dxa"/>
            <w:tcBorders>
              <w:top w:val="nil"/>
              <w:left w:val="nil"/>
              <w:bottom w:val="nil"/>
              <w:right w:val="nil"/>
            </w:tcBorders>
            <w:shd w:val="clear" w:color="auto" w:fill="auto"/>
            <w:noWrap/>
            <w:vAlign w:val="bottom"/>
            <w:hideMark/>
          </w:tcPr>
          <w:p w14:paraId="2E4DBB2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71.1</w:t>
            </w:r>
          </w:p>
        </w:tc>
        <w:tc>
          <w:tcPr>
            <w:tcW w:w="673" w:type="dxa"/>
            <w:tcBorders>
              <w:top w:val="nil"/>
              <w:left w:val="nil"/>
              <w:bottom w:val="nil"/>
              <w:right w:val="nil"/>
            </w:tcBorders>
            <w:shd w:val="clear" w:color="auto" w:fill="auto"/>
            <w:noWrap/>
            <w:vAlign w:val="bottom"/>
            <w:hideMark/>
          </w:tcPr>
          <w:p w14:paraId="77116776" w14:textId="77777777" w:rsidR="004B0B49" w:rsidRPr="0089132E" w:rsidRDefault="004B0B49" w:rsidP="004B0B49">
            <w:pPr>
              <w:spacing w:after="0" w:line="240" w:lineRule="auto"/>
              <w:jc w:val="center"/>
              <w:rPr>
                <w:rFonts w:ascii="Calibri" w:eastAsia="Times New Roman" w:hAnsi="Calibri" w:cs="Calibri"/>
                <w:color w:val="000000"/>
              </w:rPr>
            </w:pPr>
            <w:r w:rsidRPr="0089132E">
              <w:rPr>
                <w:rFonts w:ascii="Calibri" w:eastAsia="Times New Roman" w:hAnsi="Calibri" w:cs="Calibri"/>
                <w:color w:val="000000"/>
              </w:rPr>
              <w:t>55.3</w:t>
            </w:r>
          </w:p>
        </w:tc>
        <w:tc>
          <w:tcPr>
            <w:tcW w:w="674" w:type="dxa"/>
            <w:tcBorders>
              <w:top w:val="nil"/>
              <w:left w:val="nil"/>
              <w:bottom w:val="nil"/>
              <w:right w:val="nil"/>
            </w:tcBorders>
            <w:shd w:val="clear" w:color="auto" w:fill="auto"/>
            <w:noWrap/>
            <w:vAlign w:val="bottom"/>
            <w:hideMark/>
          </w:tcPr>
          <w:p w14:paraId="71BAFEB8" w14:textId="77777777" w:rsidR="004B0B49" w:rsidRPr="0089132E" w:rsidRDefault="004B0B49" w:rsidP="004B0B49">
            <w:pPr>
              <w:spacing w:after="0" w:line="240" w:lineRule="auto"/>
              <w:jc w:val="center"/>
              <w:rPr>
                <w:rFonts w:ascii="Calibri" w:eastAsia="Times New Roman" w:hAnsi="Calibri" w:cs="Calibri"/>
                <w:color w:val="000000"/>
              </w:rPr>
            </w:pPr>
            <w:r>
              <w:rPr>
                <w:rFonts w:ascii="Calibri" w:eastAsia="Times New Roman" w:hAnsi="Calibri" w:cs="Calibri"/>
                <w:color w:val="000000"/>
              </w:rPr>
              <w:t>100</w:t>
            </w:r>
          </w:p>
        </w:tc>
      </w:tr>
    </w:tbl>
    <w:p w14:paraId="458E81B8" w14:textId="77777777" w:rsidR="004B0B49" w:rsidRPr="004B0B49" w:rsidRDefault="004B0B49" w:rsidP="004B0B49"/>
    <w:sectPr w:rsidR="004B0B49" w:rsidRPr="004B0B49">
      <w:foot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Hargett, Eric" w:date="2022-04-14T09:38:00Z" w:initials="HE">
    <w:p w14:paraId="20429A83" w14:textId="77777777" w:rsidR="0082378E" w:rsidRDefault="0082378E" w:rsidP="00733E9B">
      <w:pPr>
        <w:pStyle w:val="CommentText"/>
      </w:pPr>
      <w:r>
        <w:rPr>
          <w:rStyle w:val="CommentReference"/>
        </w:rPr>
        <w:annotationRef/>
      </w:r>
      <w:r>
        <w:t>Is it necessary to include this text considering the categorical site classification was only for exploratory purposes?</w:t>
      </w:r>
    </w:p>
  </w:comment>
  <w:comment w:id="57" w:author="Jessup, Benjamin" w:date="2022-04-28T11:03:00Z" w:initials="JB">
    <w:p w14:paraId="362E4C50" w14:textId="77777777" w:rsidR="0082378E" w:rsidRDefault="0082378E" w:rsidP="00733E9B">
      <w:pPr>
        <w:pStyle w:val="CommentText"/>
      </w:pPr>
      <w:r>
        <w:rPr>
          <w:rStyle w:val="CommentReference"/>
        </w:rPr>
        <w:annotationRef/>
      </w:r>
      <w:r>
        <w:t>Let’s discuss. I thought it was important to show that metrics were working in all site types. It does complicate the explanation, so I can see removing it.</w:t>
      </w:r>
    </w:p>
  </w:comment>
  <w:comment w:id="61" w:author="Hargett, Eric" w:date="2022-04-14T09:45:00Z" w:initials="HE">
    <w:p w14:paraId="6CE88731" w14:textId="77777777" w:rsidR="0082378E" w:rsidRDefault="0082378E" w:rsidP="00733E9B">
      <w:pPr>
        <w:pStyle w:val="CommentText"/>
      </w:pPr>
      <w:r>
        <w:rPr>
          <w:rStyle w:val="CommentReference"/>
        </w:rPr>
        <w:annotationRef/>
      </w:r>
      <w:r>
        <w:t xml:space="preserve">Might be helpful to have this as a separate section since it’s not ‘Index Compilation’ </w:t>
      </w:r>
    </w:p>
  </w:comment>
  <w:comment w:id="62" w:author="Jessup, Benjamin" w:date="2022-04-28T11:07:00Z" w:initials="JB">
    <w:p w14:paraId="2F9753B8" w14:textId="6728A8E4" w:rsidR="0082378E" w:rsidRDefault="0082378E" w:rsidP="00733E9B">
      <w:pPr>
        <w:pStyle w:val="CommentText"/>
      </w:pPr>
      <w:r>
        <w:rPr>
          <w:rStyle w:val="CommentReference"/>
        </w:rPr>
        <w:annotationRef/>
      </w:r>
      <w:r>
        <w:t>Moved from above.</w:t>
      </w:r>
    </w:p>
  </w:comment>
  <w:comment w:id="83" w:author="Hargett, Eric" w:date="2022-05-16T11:03:00Z" w:initials="HE">
    <w:p w14:paraId="04A69BF1" w14:textId="0AAD05CB" w:rsidR="0082378E" w:rsidRDefault="0082378E">
      <w:pPr>
        <w:pStyle w:val="CommentText"/>
      </w:pPr>
      <w:r>
        <w:rPr>
          <w:rStyle w:val="CommentReference"/>
        </w:rPr>
        <w:annotationRef/>
      </w:r>
      <w:r>
        <w:t>I’m kind of surprised at this and the next paragraph that only 5 and 14 taxa were common in 10+ samples in our dataset. Is this common with other state datasets?</w:t>
      </w:r>
    </w:p>
  </w:comment>
  <w:comment w:id="84" w:author="Jessup, Benjamin" w:date="2022-05-27T10:36:00Z" w:initials="JB">
    <w:p w14:paraId="639F60A7" w14:textId="54D0AC1A" w:rsidR="0082378E" w:rsidRDefault="0082378E">
      <w:pPr>
        <w:pStyle w:val="CommentText"/>
      </w:pPr>
      <w:r>
        <w:rPr>
          <w:rStyle w:val="CommentReference"/>
        </w:rPr>
        <w:annotationRef/>
      </w:r>
      <w:r>
        <w:t xml:space="preserve">I clarified – this statement refers only to those taxa that could only be matched at the genus level. </w:t>
      </w:r>
    </w:p>
  </w:comment>
  <w:comment w:id="94" w:author="Hargett, Eric" w:date="2022-05-16T11:08:00Z" w:initials="HE">
    <w:p w14:paraId="0CE9DA9D" w14:textId="0BD6C2F3" w:rsidR="0082378E" w:rsidRDefault="0082378E">
      <w:pPr>
        <w:pStyle w:val="CommentText"/>
      </w:pPr>
      <w:r>
        <w:rPr>
          <w:rStyle w:val="CommentReference"/>
        </w:rPr>
        <w:annotationRef/>
      </w:r>
      <w:r>
        <w:t>Just to be clear, they were not associated with taxa traits but did occur in 10+ samples considering they were common in the reference dataset?</w:t>
      </w:r>
    </w:p>
  </w:comment>
  <w:comment w:id="95" w:author="Jessup, Benjamin" w:date="2022-05-27T10:47:00Z" w:initials="JB">
    <w:p w14:paraId="243B27CE" w14:textId="3C5BE694" w:rsidR="0082378E" w:rsidRDefault="0082378E">
      <w:pPr>
        <w:pStyle w:val="CommentText"/>
      </w:pPr>
      <w:r>
        <w:rPr>
          <w:rStyle w:val="CommentReference"/>
        </w:rPr>
        <w:annotationRef/>
      </w:r>
      <w:r>
        <w:t>Changed the sentence structure to clarify</w:t>
      </w:r>
    </w:p>
  </w:comment>
  <w:comment w:id="144" w:author="Hargett, Eric" w:date="2022-05-16T11:29:00Z" w:initials="HE">
    <w:p w14:paraId="62AFD484" w14:textId="722956F0" w:rsidR="0082378E" w:rsidRDefault="0082378E">
      <w:pPr>
        <w:pStyle w:val="CommentText"/>
      </w:pPr>
      <w:r>
        <w:rPr>
          <w:rStyle w:val="CommentReference"/>
        </w:rPr>
        <w:annotationRef/>
      </w:r>
      <w:r>
        <w:t>What were the criteria for evaluating relative strength? For example, what DE and z-score thresholds were used that equated to ‘strong’ responses?</w:t>
      </w:r>
    </w:p>
  </w:comment>
  <w:comment w:id="146" w:author="Hargett, Eric" w:date="2022-05-16T11:27:00Z" w:initials="HE">
    <w:p w14:paraId="3F2DDB1F" w14:textId="191200A7" w:rsidR="0082378E" w:rsidRDefault="0082378E">
      <w:pPr>
        <w:pStyle w:val="CommentText"/>
      </w:pPr>
      <w:r>
        <w:rPr>
          <w:rStyle w:val="CommentReference"/>
        </w:rPr>
        <w:annotationRef/>
      </w:r>
      <w:r>
        <w:t>Can this be described a bit more? Does this mean compositional metrics?</w:t>
      </w:r>
    </w:p>
  </w:comment>
  <w:comment w:id="147" w:author="Hargett, Eric" w:date="2022-05-19T15:00:00Z" w:initials="HE">
    <w:p w14:paraId="2239820C" w14:textId="215B2F61" w:rsidR="0082378E" w:rsidRDefault="0082378E">
      <w:pPr>
        <w:pStyle w:val="CommentText"/>
      </w:pPr>
      <w:r>
        <w:rPr>
          <w:rStyle w:val="CommentReference"/>
        </w:rPr>
        <w:annotationRef/>
      </w:r>
      <w:r>
        <w:t>Were correlations analyses of metrics conducted as part of this step? How many metrics were removed due to high correlations with others?</w:t>
      </w:r>
    </w:p>
  </w:comment>
  <w:comment w:id="166" w:author="Hargett, Eric" w:date="2022-05-19T15:06:00Z" w:initials="HE">
    <w:p w14:paraId="36F92D00" w14:textId="7F7FB18F" w:rsidR="0082378E" w:rsidRDefault="0082378E">
      <w:pPr>
        <w:pStyle w:val="CommentText"/>
      </w:pPr>
      <w:r>
        <w:rPr>
          <w:rStyle w:val="CommentReference"/>
        </w:rPr>
        <w:annotationRef/>
      </w:r>
      <w:r>
        <w:t>What is meant by relatively strong? Are there numeric thresholds that define this narrative?</w:t>
      </w:r>
    </w:p>
  </w:comment>
  <w:comment w:id="187" w:author="Hargett, Eric" w:date="2022-05-16T11:42:00Z" w:initials="HE">
    <w:p w14:paraId="611C65BF" w14:textId="033B0E7F" w:rsidR="0082378E" w:rsidRDefault="0082378E">
      <w:pPr>
        <w:pStyle w:val="CommentText"/>
      </w:pPr>
      <w:r>
        <w:rPr>
          <w:rStyle w:val="CommentReference"/>
        </w:rPr>
        <w:annotationRef/>
      </w:r>
      <w:r>
        <w:t>All 17 metrics were evaluated for adjustment using the predictor variables in Table 6 regardless of site class – correct? Is the reference to the site classes needed here?</w:t>
      </w:r>
    </w:p>
  </w:comment>
  <w:comment w:id="211" w:author="Hargett, Eric" w:date="2022-05-19T15:04:00Z" w:initials="HE">
    <w:p w14:paraId="29B7E2D8" w14:textId="1531C546" w:rsidR="0082378E" w:rsidRDefault="0082378E">
      <w:pPr>
        <w:pStyle w:val="CommentText"/>
      </w:pPr>
      <w:r>
        <w:rPr>
          <w:rStyle w:val="CommentReference"/>
        </w:rPr>
        <w:annotationRef/>
      </w:r>
      <w:r>
        <w:t>Can you describe in the text what pseudo-R2 tells the reader?</w:t>
      </w:r>
    </w:p>
  </w:comment>
  <w:comment w:id="212" w:author="Jessup, Benjamin" w:date="2022-05-31T06:58:00Z" w:initials="JB">
    <w:p w14:paraId="5C5CED43" w14:textId="0AFEC715" w:rsidR="0082378E" w:rsidRDefault="0082378E">
      <w:pPr>
        <w:pStyle w:val="CommentText"/>
      </w:pPr>
      <w:r>
        <w:rPr>
          <w:rStyle w:val="CommentReference"/>
        </w:rPr>
        <w:annotationRef/>
      </w:r>
      <w:r>
        <w:t>See text above.</w:t>
      </w:r>
    </w:p>
  </w:comment>
  <w:comment w:id="216" w:author="Hargett, Eric" w:date="2022-05-19T15:08:00Z" w:initials="HE">
    <w:p w14:paraId="4E938509" w14:textId="3D08C322" w:rsidR="0082378E" w:rsidRDefault="0082378E">
      <w:pPr>
        <w:pStyle w:val="CommentText"/>
      </w:pPr>
      <w:r>
        <w:rPr>
          <w:rStyle w:val="CommentReference"/>
        </w:rPr>
        <w:annotationRef/>
      </w:r>
      <w:r>
        <w:t>How was this done?</w:t>
      </w:r>
    </w:p>
  </w:comment>
  <w:comment w:id="217" w:author="Jessup, Benjamin" w:date="2022-05-31T07:05:00Z" w:initials="JB">
    <w:p w14:paraId="456997DE" w14:textId="3219FC33" w:rsidR="0082378E" w:rsidRDefault="0082378E">
      <w:pPr>
        <w:pStyle w:val="CommentText"/>
      </w:pPr>
      <w:r>
        <w:rPr>
          <w:rStyle w:val="CommentReference"/>
        </w:rPr>
        <w:annotationRef/>
      </w:r>
      <w:r>
        <w:t>See methods</w:t>
      </w:r>
    </w:p>
  </w:comment>
  <w:comment w:id="223" w:author="Hargett, Eric" w:date="2022-05-19T15:09:00Z" w:initials="HE">
    <w:p w14:paraId="74C1DD49" w14:textId="3649FCA3" w:rsidR="0082378E" w:rsidRDefault="0082378E">
      <w:pPr>
        <w:pStyle w:val="CommentText"/>
      </w:pPr>
      <w:r>
        <w:rPr>
          <w:rStyle w:val="CommentReference"/>
        </w:rPr>
        <w:annotationRef/>
      </w:r>
      <w:r>
        <w:t>The Methods and the paragraph below describe that only 7 metrics were used for each candidate index.</w:t>
      </w:r>
    </w:p>
  </w:comment>
  <w:comment w:id="224" w:author="Jessup, Benjamin" w:date="2022-05-31T07:48:00Z" w:initials="JB">
    <w:p w14:paraId="26074A2A" w14:textId="4CB751FE" w:rsidR="0082378E" w:rsidRDefault="0082378E">
      <w:pPr>
        <w:pStyle w:val="CommentText"/>
      </w:pPr>
      <w:r>
        <w:rPr>
          <w:rStyle w:val="CommentReference"/>
        </w:rPr>
        <w:annotationRef/>
      </w:r>
      <w:r>
        <w:t>Add the 6-index description</w:t>
      </w:r>
    </w:p>
  </w:comment>
  <w:comment w:id="227" w:author="Hargett, Eric" w:date="2022-05-19T15:13:00Z" w:initials="HE">
    <w:p w14:paraId="4F6DCDE2" w14:textId="57ACCD70" w:rsidR="0082378E" w:rsidRDefault="0082378E">
      <w:pPr>
        <w:pStyle w:val="CommentText"/>
      </w:pPr>
      <w:r>
        <w:rPr>
          <w:rStyle w:val="CommentReference"/>
        </w:rPr>
        <w:annotationRef/>
      </w:r>
      <w:r>
        <w:t>Is it quantile or percentile?</w:t>
      </w:r>
    </w:p>
  </w:comment>
  <w:comment w:id="231" w:author="Hargett, Eric" w:date="2022-05-19T15:13:00Z" w:initials="HE">
    <w:p w14:paraId="3B8332D9" w14:textId="66500070" w:rsidR="0082378E" w:rsidRDefault="0082378E">
      <w:pPr>
        <w:pStyle w:val="CommentText"/>
      </w:pPr>
      <w:r>
        <w:rPr>
          <w:rStyle w:val="CommentReference"/>
        </w:rPr>
        <w:annotationRef/>
      </w:r>
      <w:r>
        <w:t>From the reference calibration dataset?</w:t>
      </w:r>
    </w:p>
  </w:comment>
  <w:comment w:id="241" w:author="Hargett, Eric" w:date="2022-05-19T15:12:00Z" w:initials="HE">
    <w:p w14:paraId="160005F6" w14:textId="4CE4F0CC" w:rsidR="0082378E" w:rsidRDefault="0082378E">
      <w:pPr>
        <w:pStyle w:val="CommentText"/>
      </w:pPr>
      <w:r>
        <w:rPr>
          <w:rStyle w:val="CommentReference"/>
        </w:rPr>
        <w:annotationRef/>
      </w:r>
      <w:r>
        <w:t>Not necessary?</w:t>
      </w:r>
    </w:p>
  </w:comment>
  <w:comment w:id="242" w:author="Jessup, Benjamin" w:date="2022-05-31T07:19:00Z" w:initials="JB">
    <w:p w14:paraId="32D52838" w14:textId="6A31B598" w:rsidR="0082378E" w:rsidRDefault="0082378E">
      <w:pPr>
        <w:pStyle w:val="CommentText"/>
      </w:pPr>
      <w:r>
        <w:rPr>
          <w:rStyle w:val="CommentReference"/>
        </w:rPr>
        <w:annotationRef/>
      </w:r>
      <w:r>
        <w:t xml:space="preserve">Retained to be consistent with methods and the paragraph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29A83" w15:done="0"/>
  <w15:commentEx w15:paraId="362E4C50" w15:paraIdParent="20429A83" w15:done="0"/>
  <w15:commentEx w15:paraId="6CE88731" w15:done="0"/>
  <w15:commentEx w15:paraId="2F9753B8" w15:paraIdParent="6CE88731" w15:done="0"/>
  <w15:commentEx w15:paraId="04A69BF1" w15:done="0"/>
  <w15:commentEx w15:paraId="639F60A7" w15:paraIdParent="04A69BF1" w15:done="0"/>
  <w15:commentEx w15:paraId="0CE9DA9D" w15:done="0"/>
  <w15:commentEx w15:paraId="243B27CE" w15:paraIdParent="0CE9DA9D" w15:done="0"/>
  <w15:commentEx w15:paraId="62AFD484" w15:done="0"/>
  <w15:commentEx w15:paraId="3F2DDB1F" w15:done="0"/>
  <w15:commentEx w15:paraId="2239820C" w15:done="0"/>
  <w15:commentEx w15:paraId="36F92D00" w15:done="0"/>
  <w15:commentEx w15:paraId="611C65BF" w15:done="0"/>
  <w15:commentEx w15:paraId="29B7E2D8" w15:done="0"/>
  <w15:commentEx w15:paraId="5C5CED43" w15:paraIdParent="29B7E2D8" w15:done="0"/>
  <w15:commentEx w15:paraId="4E938509" w15:done="0"/>
  <w15:commentEx w15:paraId="456997DE" w15:paraIdParent="4E938509" w15:done="0"/>
  <w15:commentEx w15:paraId="74C1DD49" w15:done="0"/>
  <w15:commentEx w15:paraId="26074A2A" w15:paraIdParent="74C1DD49" w15:done="0"/>
  <w15:commentEx w15:paraId="4F6DCDE2" w15:done="0"/>
  <w15:commentEx w15:paraId="3B8332D9" w15:done="0"/>
  <w15:commentEx w15:paraId="160005F6" w15:done="0"/>
  <w15:commentEx w15:paraId="32D52838" w15:paraIdParent="160005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4F2F1" w16cex:dateUtc="2022-04-28T15:03:00Z"/>
  <w16cex:commentExtensible w16cex:durableId="2614F3E2" w16cex:dateUtc="2022-04-28T15:07:00Z"/>
  <w16cex:commentExtensible w16cex:durableId="263B2849" w16cex:dateUtc="2022-05-27T14:36:00Z"/>
  <w16cex:commentExtensible w16cex:durableId="263B2ACA" w16cex:dateUtc="2022-05-27T14:47:00Z"/>
  <w16cex:commentExtensible w16cex:durableId="26403B32" w16cex:dateUtc="2022-05-31T10:58:00Z"/>
  <w16cex:commentExtensible w16cex:durableId="26403CC0" w16cex:dateUtc="2022-05-31T11:05:00Z"/>
  <w16cex:commentExtensible w16cex:durableId="264046E6" w16cex:dateUtc="2022-05-31T11:48:00Z"/>
  <w16cex:commentExtensible w16cex:durableId="26404008" w16cex:dateUtc="2022-05-31T1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29A83" w16cid:durableId="26026A20"/>
  <w16cid:commentId w16cid:paraId="362E4C50" w16cid:durableId="2614F2F1"/>
  <w16cid:commentId w16cid:paraId="6CE88731" w16cid:durableId="2614F3D5"/>
  <w16cid:commentId w16cid:paraId="2F9753B8" w16cid:durableId="2614F3E2"/>
  <w16cid:commentId w16cid:paraId="04A69BF1" w16cid:durableId="262CAE0E"/>
  <w16cid:commentId w16cid:paraId="639F60A7" w16cid:durableId="263B2849"/>
  <w16cid:commentId w16cid:paraId="0CE9DA9D" w16cid:durableId="262CAF2D"/>
  <w16cid:commentId w16cid:paraId="243B27CE" w16cid:durableId="263B2ACA"/>
  <w16cid:commentId w16cid:paraId="62AFD484" w16cid:durableId="262CB421"/>
  <w16cid:commentId w16cid:paraId="3F2DDB1F" w16cid:durableId="262CB3BA"/>
  <w16cid:commentId w16cid:paraId="2239820C" w16cid:durableId="2630DA18"/>
  <w16cid:commentId w16cid:paraId="36F92D00" w16cid:durableId="2630DB75"/>
  <w16cid:commentId w16cid:paraId="611C65BF" w16cid:durableId="262CB72E"/>
  <w16cid:commentId w16cid:paraId="29B7E2D8" w16cid:durableId="2630DAF4"/>
  <w16cid:commentId w16cid:paraId="5C5CED43" w16cid:durableId="26403B32"/>
  <w16cid:commentId w16cid:paraId="4E938509" w16cid:durableId="2630DBDB"/>
  <w16cid:commentId w16cid:paraId="456997DE" w16cid:durableId="26403CC0"/>
  <w16cid:commentId w16cid:paraId="74C1DD49" w16cid:durableId="2630DC32"/>
  <w16cid:commentId w16cid:paraId="26074A2A" w16cid:durableId="264046E6"/>
  <w16cid:commentId w16cid:paraId="4F6DCDE2" w16cid:durableId="2630DD06"/>
  <w16cid:commentId w16cid:paraId="3B8332D9" w16cid:durableId="2630DD35"/>
  <w16cid:commentId w16cid:paraId="160005F6" w16cid:durableId="2630DCC2"/>
  <w16cid:commentId w16cid:paraId="32D52838" w16cid:durableId="264040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93A1C" w14:textId="77777777" w:rsidR="00164D98" w:rsidRDefault="00164D98" w:rsidP="002B4E98">
      <w:pPr>
        <w:spacing w:after="0" w:line="240" w:lineRule="auto"/>
      </w:pPr>
      <w:r>
        <w:separator/>
      </w:r>
    </w:p>
  </w:endnote>
  <w:endnote w:type="continuationSeparator" w:id="0">
    <w:p w14:paraId="40730597" w14:textId="77777777" w:rsidR="00164D98" w:rsidRDefault="00164D98" w:rsidP="002B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CD84" w14:textId="77777777" w:rsidR="00250581" w:rsidRPr="00C9231A" w:rsidRDefault="00250581" w:rsidP="00C9231A">
    <w:pPr>
      <w:pStyle w:val="Footer"/>
      <w:pBdr>
        <w:top w:val="single" w:sz="4" w:space="1" w:color="auto"/>
      </w:pBdr>
      <w:rPr>
        <w:i/>
        <w:iCs/>
      </w:rPr>
    </w:pPr>
    <w:r w:rsidRPr="00C9231A">
      <w:rPr>
        <w:i/>
        <w:iCs/>
      </w:rPr>
      <w:t>Tetra Tech</w:t>
    </w:r>
    <w:r w:rsidRPr="00C9231A">
      <w:rPr>
        <w:i/>
        <w:iCs/>
      </w:rPr>
      <w:tab/>
    </w:r>
    <w:r w:rsidRPr="00C9231A">
      <w:rPr>
        <w:i/>
        <w:iCs/>
      </w:rPr>
      <w:tab/>
    </w:r>
    <w:r w:rsidRPr="00C9231A">
      <w:rPr>
        <w:i/>
        <w:iCs/>
      </w:rPr>
      <w:fldChar w:fldCharType="begin"/>
    </w:r>
    <w:r w:rsidRPr="00C9231A">
      <w:rPr>
        <w:i/>
        <w:iCs/>
      </w:rPr>
      <w:instrText xml:space="preserve"> PAGE   \* MERGEFORMAT </w:instrText>
    </w:r>
    <w:r w:rsidRPr="00C9231A">
      <w:rPr>
        <w:i/>
        <w:iCs/>
      </w:rPr>
      <w:fldChar w:fldCharType="separate"/>
    </w:r>
    <w:r w:rsidRPr="00C9231A">
      <w:rPr>
        <w:i/>
        <w:iCs/>
        <w:noProof/>
      </w:rPr>
      <w:t>1</w:t>
    </w:r>
    <w:r w:rsidRPr="00C9231A">
      <w:rPr>
        <w:i/>
        <w:i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95D9E" w14:textId="7B039E39" w:rsidR="0082378E" w:rsidRDefault="0082378E" w:rsidP="005572BC">
    <w:pPr>
      <w:pStyle w:val="Footer"/>
      <w:pBdr>
        <w:top w:val="single" w:sz="4" w:space="1" w:color="auto"/>
      </w:pBdr>
      <w:tabs>
        <w:tab w:val="left" w:pos="1725"/>
      </w:tabs>
    </w:pPr>
    <w:r>
      <w:t>Tetra Tech</w:t>
    </w:r>
    <w:r>
      <w:tab/>
    </w: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BA397" w14:textId="2BFCB4DA"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Appendix A</w:t>
    </w:r>
    <w:r w:rsidRPr="007909CA">
      <w:rPr>
        <w:i/>
        <w:iCs/>
      </w:rPr>
      <w:tab/>
    </w:r>
    <w:r w:rsidRPr="007909CA">
      <w:rPr>
        <w:i/>
        <w:iC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603A" w14:textId="2BA75F7B"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 xml:space="preserve">Appendix </w:t>
    </w:r>
    <w:r>
      <w:rPr>
        <w:i/>
        <w:iCs/>
      </w:rPr>
      <w:t>B</w:t>
    </w:r>
    <w:r w:rsidRPr="007909CA">
      <w:rPr>
        <w:i/>
        <w:iCs/>
      </w:rPr>
      <w:tab/>
    </w:r>
    <w:r w:rsidRPr="007909CA">
      <w:rPr>
        <w:i/>
        <w:iCs/>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295D" w14:textId="152D2C38"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 xml:space="preserve">Appendix </w:t>
    </w:r>
    <w:r>
      <w:rPr>
        <w:i/>
        <w:iCs/>
      </w:rPr>
      <w:t>C</w:t>
    </w:r>
    <w:r w:rsidRPr="007909CA">
      <w:rPr>
        <w:i/>
        <w:iCs/>
      </w:rPr>
      <w:tab/>
    </w:r>
    <w:r w:rsidRPr="007909CA">
      <w:rPr>
        <w:i/>
        <w:iCs/>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CC78" w14:textId="28C9061D" w:rsidR="0082378E" w:rsidRPr="007909CA" w:rsidRDefault="0082378E" w:rsidP="005572BC">
    <w:pPr>
      <w:pStyle w:val="Footer"/>
      <w:pBdr>
        <w:top w:val="single" w:sz="4" w:space="1" w:color="auto"/>
      </w:pBdr>
      <w:tabs>
        <w:tab w:val="left" w:pos="1725"/>
      </w:tabs>
      <w:rPr>
        <w:i/>
        <w:iCs/>
      </w:rPr>
    </w:pPr>
    <w:r w:rsidRPr="007909CA">
      <w:rPr>
        <w:i/>
        <w:iCs/>
      </w:rPr>
      <w:t>Tetra Tech</w:t>
    </w:r>
    <w:r w:rsidRPr="007909CA">
      <w:rPr>
        <w:i/>
        <w:iCs/>
      </w:rPr>
      <w:tab/>
    </w:r>
    <w:r w:rsidRPr="007909CA">
      <w:rPr>
        <w:i/>
        <w:iCs/>
      </w:rPr>
      <w:tab/>
    </w:r>
    <w:r w:rsidRPr="007909CA">
      <w:rPr>
        <w:i/>
        <w:iCs/>
      </w:rPr>
      <w:tab/>
      <w:t xml:space="preserve">Appendix </w:t>
    </w:r>
    <w:r>
      <w:rPr>
        <w:i/>
        <w:iCs/>
      </w:rPr>
      <w:t>D</w:t>
    </w:r>
    <w:r w:rsidRPr="007909CA">
      <w:rPr>
        <w:i/>
        <w:iCs/>
      </w:rPr>
      <w:tab/>
    </w:r>
    <w:r w:rsidRPr="007909CA">
      <w:rPr>
        <w:i/>
        <w:iCs/>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671A" w14:textId="72C71957" w:rsidR="0082378E" w:rsidRDefault="0082378E" w:rsidP="005572BC">
    <w:pPr>
      <w:pStyle w:val="Footer"/>
      <w:pBdr>
        <w:top w:val="single" w:sz="4" w:space="1" w:color="auto"/>
      </w:pBdr>
      <w:tabs>
        <w:tab w:val="left" w:pos="1725"/>
      </w:tabs>
    </w:pPr>
    <w:r>
      <w:t>Tetra Tech</w:t>
    </w:r>
    <w:r>
      <w:tab/>
    </w:r>
    <w:r>
      <w:tab/>
    </w:r>
    <w:r>
      <w:tab/>
    </w:r>
    <w:r w:rsidRPr="007909CA">
      <w:rPr>
        <w:i/>
        <w:iCs/>
      </w:rPr>
      <w:t xml:space="preserve">Appendix </w:t>
    </w:r>
    <w:r>
      <w:rPr>
        <w:i/>
        <w:iCs/>
      </w:rPr>
      <w: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3A1D" w14:textId="3C7A96B3" w:rsidR="0082378E" w:rsidRDefault="0082378E" w:rsidP="005572BC">
    <w:pPr>
      <w:pStyle w:val="Footer"/>
      <w:pBdr>
        <w:top w:val="single" w:sz="4" w:space="1" w:color="auto"/>
      </w:pBdr>
      <w:tabs>
        <w:tab w:val="left" w:pos="1725"/>
      </w:tabs>
    </w:pPr>
    <w:r>
      <w:t>Tetra Tech</w:t>
    </w:r>
    <w:r>
      <w:tab/>
    </w:r>
    <w:r>
      <w:tab/>
    </w:r>
    <w:r>
      <w:tab/>
    </w:r>
    <w:r w:rsidRPr="007909CA">
      <w:rPr>
        <w:i/>
        <w:iCs/>
      </w:rPr>
      <w:t xml:space="preserve">Appendix </w:t>
    </w:r>
    <w:r>
      <w:rPr>
        <w:i/>
        <w:iCs/>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C5B6D" w14:textId="77777777" w:rsidR="00164D98" w:rsidRDefault="00164D98" w:rsidP="002B4E98">
      <w:pPr>
        <w:spacing w:after="0" w:line="240" w:lineRule="auto"/>
      </w:pPr>
      <w:r>
        <w:separator/>
      </w:r>
    </w:p>
  </w:footnote>
  <w:footnote w:type="continuationSeparator" w:id="0">
    <w:p w14:paraId="01B4582D" w14:textId="77777777" w:rsidR="00164D98" w:rsidRDefault="00164D98" w:rsidP="002B4E98">
      <w:pPr>
        <w:spacing w:after="0" w:line="240" w:lineRule="auto"/>
      </w:pPr>
      <w:r>
        <w:continuationSeparator/>
      </w:r>
    </w:p>
  </w:footnote>
  <w:footnote w:id="1">
    <w:p w14:paraId="5B907F8F" w14:textId="0091CFD6" w:rsidR="0082378E" w:rsidRDefault="0082378E">
      <w:pPr>
        <w:pStyle w:val="FootnoteText"/>
      </w:pPr>
      <w:r>
        <w:rPr>
          <w:rStyle w:val="FootnoteReference"/>
        </w:rPr>
        <w:footnoteRef/>
      </w:r>
      <w:r>
        <w:t xml:space="preserve"> </w:t>
      </w:r>
      <w:hyperlink r:id="rId1" w:history="1">
        <w:r>
          <w:rPr>
            <w:rStyle w:val="Hyperlink"/>
          </w:rPr>
          <w:t>StreamCat Dataset | US EPA</w:t>
        </w:r>
      </w:hyperlink>
    </w:p>
  </w:footnote>
  <w:footnote w:id="2">
    <w:p w14:paraId="5B73897E" w14:textId="77777777" w:rsidR="0082378E" w:rsidRDefault="0082378E" w:rsidP="00733E9B">
      <w:pPr>
        <w:pStyle w:val="FootnoteText"/>
      </w:pPr>
      <w:r>
        <w:rPr>
          <w:rStyle w:val="FootnoteReference"/>
        </w:rPr>
        <w:footnoteRef/>
      </w:r>
      <w:r>
        <w:t xml:space="preserve">  </w:t>
      </w:r>
      <w:hyperlink r:id="rId2" w:history="1">
        <w:r>
          <w:rPr>
            <w:rStyle w:val="Hyperlink"/>
          </w:rPr>
          <w:t>Diatoms of North America</w:t>
        </w:r>
      </w:hyperlink>
    </w:p>
  </w:footnote>
  <w:footnote w:id="3">
    <w:p w14:paraId="7A6E83D5" w14:textId="77777777" w:rsidR="0082378E" w:rsidRDefault="0082378E" w:rsidP="00733E9B">
      <w:pPr>
        <w:pStyle w:val="FootnoteText"/>
      </w:pPr>
      <w:r>
        <w:rPr>
          <w:rStyle w:val="FootnoteReference"/>
        </w:rPr>
        <w:footnoteRef/>
      </w:r>
      <w:r>
        <w:t xml:space="preserve"> </w:t>
      </w:r>
      <w:hyperlink r:id="rId3" w:history="1">
        <w:r>
          <w:rPr>
            <w:rStyle w:val="Hyperlink"/>
          </w:rPr>
          <w:t>BioData (usgs.gov)</w:t>
        </w:r>
      </w:hyperlink>
    </w:p>
  </w:footnote>
  <w:footnote w:id="4">
    <w:p w14:paraId="7CC47325" w14:textId="77777777" w:rsidR="0082378E" w:rsidRDefault="0082378E" w:rsidP="00733E9B">
      <w:pPr>
        <w:pStyle w:val="FootnoteText"/>
      </w:pPr>
      <w:r>
        <w:rPr>
          <w:rStyle w:val="FootnoteReference"/>
        </w:rPr>
        <w:footnoteRef/>
      </w:r>
      <w:r>
        <w:t xml:space="preserve"> </w:t>
      </w:r>
      <w:hyperlink r:id="rId4" w:history="1">
        <w:r>
          <w:rPr>
            <w:rStyle w:val="Hyperlink"/>
          </w:rPr>
          <w:t>StreamCat Dataset | US EPA</w:t>
        </w:r>
      </w:hyperlink>
    </w:p>
  </w:footnote>
  <w:footnote w:id="5">
    <w:p w14:paraId="17823A85" w14:textId="77777777" w:rsidR="0082378E" w:rsidRDefault="0082378E" w:rsidP="00733E9B">
      <w:pPr>
        <w:pStyle w:val="FootnoteText"/>
      </w:pPr>
      <w:r>
        <w:rPr>
          <w:rStyle w:val="FootnoteReference"/>
        </w:rPr>
        <w:footnoteRef/>
      </w:r>
      <w:r>
        <w:t xml:space="preserve"> </w:t>
      </w:r>
      <w:hyperlink r:id="rId5" w:tgtFrame="_blank" w:tooltip="https://diatoms.org/projects/national-multimetric-index-mmi-for-diatoms" w:history="1">
        <w:r w:rsidRPr="009F0EFC">
          <w:rPr>
            <w:rStyle w:val="Hyperlink"/>
            <w:rFonts w:ascii="Segoe UI" w:hAnsi="Segoe UI" w:cs="Segoe UI"/>
            <w:color w:val="9EA2FF"/>
            <w:sz w:val="21"/>
            <w:szCs w:val="21"/>
          </w:rPr>
          <w:t>https://diatoms.org/projects/national-multimetric-index-mmi-for-diatoms</w:t>
        </w:r>
      </w:hyperlink>
    </w:p>
  </w:footnote>
  <w:footnote w:id="6">
    <w:p w14:paraId="68497EA5" w14:textId="77777777" w:rsidR="0082378E" w:rsidRDefault="0082378E" w:rsidP="005736F0">
      <w:pPr>
        <w:pStyle w:val="FootnoteText"/>
        <w:rPr>
          <w:ins w:id="174" w:author="Jessup, Benjamin" w:date="2022-05-31T12:28:00Z"/>
        </w:rPr>
      </w:pPr>
      <w:ins w:id="175" w:author="Jessup, Benjamin" w:date="2022-05-31T12:28:00Z">
        <w:r>
          <w:rPr>
            <w:rStyle w:val="FootnoteReference"/>
          </w:rPr>
          <w:footnoteRef/>
        </w:r>
        <w:r>
          <w:t xml:space="preserve"> </w:t>
        </w:r>
        <w:proofErr w:type="spellStart"/>
        <w:r>
          <w:t>RShiny</w:t>
        </w:r>
        <w:proofErr w:type="spellEnd"/>
        <w:r>
          <w:t xml:space="preserve"> App (</w:t>
        </w:r>
        <w:r>
          <w:fldChar w:fldCharType="begin"/>
        </w:r>
        <w:r>
          <w:instrText xml:space="preserve"> HYPERLINK "https://tetratech-wtr-wne.shinyapps.io/Shiny/" </w:instrText>
        </w:r>
        <w:r>
          <w:fldChar w:fldCharType="separate"/>
        </w:r>
        <w:r w:rsidRPr="00D825BA">
          <w:rPr>
            <w:rStyle w:val="Hyperlink"/>
          </w:rPr>
          <w:t>https://tetratech-wtr-wne.shinyapps.io/Shiny/</w:t>
        </w:r>
        <w:r>
          <w:rPr>
            <w:rStyle w:val="Hyperlink"/>
          </w:rPr>
          <w:fldChar w:fldCharType="end"/>
        </w:r>
        <w:r>
          <w:t>) for viewing relationships between diatom metrics and natural variables.</w:t>
        </w:r>
      </w:ins>
    </w:p>
  </w:footnote>
  <w:footnote w:id="7">
    <w:p w14:paraId="5A6415EA" w14:textId="35C0BBF2" w:rsidR="0082378E" w:rsidDel="005736F0" w:rsidRDefault="0082378E">
      <w:pPr>
        <w:pStyle w:val="FootnoteText"/>
        <w:rPr>
          <w:del w:id="200" w:author="Jessup, Benjamin" w:date="2022-05-31T12:28:00Z"/>
        </w:rPr>
      </w:pPr>
      <w:del w:id="201" w:author="Jessup, Benjamin" w:date="2022-05-31T12:28:00Z">
        <w:r w:rsidDel="005736F0">
          <w:rPr>
            <w:rStyle w:val="FootnoteReference"/>
          </w:rPr>
          <w:footnoteRef/>
        </w:r>
        <w:r w:rsidDel="005736F0">
          <w:delText xml:space="preserve"> RShiny App (</w:delText>
        </w:r>
        <w:r w:rsidDel="005736F0">
          <w:fldChar w:fldCharType="begin"/>
        </w:r>
        <w:r w:rsidDel="005736F0">
          <w:delInstrText xml:space="preserve"> HYPERLINK "https://tetratech-wtr-wne.shinyapps.io/Shiny/" </w:delInstrText>
        </w:r>
        <w:r w:rsidDel="005736F0">
          <w:fldChar w:fldCharType="separate"/>
        </w:r>
        <w:r w:rsidRPr="00D825BA" w:rsidDel="005736F0">
          <w:rPr>
            <w:rStyle w:val="Hyperlink"/>
          </w:rPr>
          <w:delText>https://tetratech-wtr-wne.shinyapps.io/Shiny/</w:delText>
        </w:r>
        <w:r w:rsidDel="005736F0">
          <w:rPr>
            <w:rStyle w:val="Hyperlink"/>
          </w:rPr>
          <w:fldChar w:fldCharType="end"/>
        </w:r>
        <w:r w:rsidDel="005736F0">
          <w:delText>) for viewing relationships between diatom metrics and natural variables.</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93364" w14:textId="77777777" w:rsidR="00C9231A" w:rsidRPr="00E52B19" w:rsidRDefault="00C9231A" w:rsidP="00E52B19">
    <w:pPr>
      <w:pStyle w:val="Header"/>
      <w:pBdr>
        <w:bottom w:val="single" w:sz="4" w:space="1" w:color="auto"/>
      </w:pBdr>
      <w:rPr>
        <w:i/>
        <w:iCs/>
      </w:rPr>
    </w:pPr>
    <w:r w:rsidRPr="00E52B19">
      <w:rPr>
        <w:i/>
        <w:iCs/>
      </w:rPr>
      <w:t>Wyoming Stream Diatom Index</w:t>
    </w:r>
    <w:r w:rsidRPr="00E52B19">
      <w:rPr>
        <w:i/>
        <w:iCs/>
      </w:rPr>
      <w:tab/>
    </w:r>
    <w:r w:rsidRPr="00E52B19">
      <w:rPr>
        <w:i/>
        <w:iCs/>
      </w:rPr>
      <w:tab/>
      <w:t xml:space="preserve">June </w:t>
    </w:r>
    <w:r>
      <w:rPr>
        <w:i/>
        <w:iCs/>
      </w:rPr>
      <w:t>1</w:t>
    </w:r>
    <w:r w:rsidRPr="00E52B19">
      <w:rPr>
        <w:i/>
        <w:iCs/>
      </w:rP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B4032"/>
    <w:multiLevelType w:val="hybridMultilevel"/>
    <w:tmpl w:val="E4808E00"/>
    <w:lvl w:ilvl="0" w:tplc="0888CE12">
      <w:start w:val="1"/>
      <w:numFmt w:val="bullet"/>
      <w:lvlText w:val="•"/>
      <w:lvlJc w:val="left"/>
      <w:pPr>
        <w:tabs>
          <w:tab w:val="num" w:pos="720"/>
        </w:tabs>
        <w:ind w:left="720" w:hanging="360"/>
      </w:pPr>
      <w:rPr>
        <w:rFonts w:ascii="Arial" w:hAnsi="Arial" w:hint="default"/>
      </w:rPr>
    </w:lvl>
    <w:lvl w:ilvl="1" w:tplc="468E3DE2" w:tentative="1">
      <w:start w:val="1"/>
      <w:numFmt w:val="bullet"/>
      <w:lvlText w:val="•"/>
      <w:lvlJc w:val="left"/>
      <w:pPr>
        <w:tabs>
          <w:tab w:val="num" w:pos="1440"/>
        </w:tabs>
        <w:ind w:left="1440" w:hanging="360"/>
      </w:pPr>
      <w:rPr>
        <w:rFonts w:ascii="Arial" w:hAnsi="Arial" w:hint="default"/>
      </w:rPr>
    </w:lvl>
    <w:lvl w:ilvl="2" w:tplc="8032706A" w:tentative="1">
      <w:start w:val="1"/>
      <w:numFmt w:val="bullet"/>
      <w:lvlText w:val="•"/>
      <w:lvlJc w:val="left"/>
      <w:pPr>
        <w:tabs>
          <w:tab w:val="num" w:pos="2160"/>
        </w:tabs>
        <w:ind w:left="2160" w:hanging="360"/>
      </w:pPr>
      <w:rPr>
        <w:rFonts w:ascii="Arial" w:hAnsi="Arial" w:hint="default"/>
      </w:rPr>
    </w:lvl>
    <w:lvl w:ilvl="3" w:tplc="09D0C036" w:tentative="1">
      <w:start w:val="1"/>
      <w:numFmt w:val="bullet"/>
      <w:lvlText w:val="•"/>
      <w:lvlJc w:val="left"/>
      <w:pPr>
        <w:tabs>
          <w:tab w:val="num" w:pos="2880"/>
        </w:tabs>
        <w:ind w:left="2880" w:hanging="360"/>
      </w:pPr>
      <w:rPr>
        <w:rFonts w:ascii="Arial" w:hAnsi="Arial" w:hint="default"/>
      </w:rPr>
    </w:lvl>
    <w:lvl w:ilvl="4" w:tplc="8ADA5CEA" w:tentative="1">
      <w:start w:val="1"/>
      <w:numFmt w:val="bullet"/>
      <w:lvlText w:val="•"/>
      <w:lvlJc w:val="left"/>
      <w:pPr>
        <w:tabs>
          <w:tab w:val="num" w:pos="3600"/>
        </w:tabs>
        <w:ind w:left="3600" w:hanging="360"/>
      </w:pPr>
      <w:rPr>
        <w:rFonts w:ascii="Arial" w:hAnsi="Arial" w:hint="default"/>
      </w:rPr>
    </w:lvl>
    <w:lvl w:ilvl="5" w:tplc="F2C4EBBE" w:tentative="1">
      <w:start w:val="1"/>
      <w:numFmt w:val="bullet"/>
      <w:lvlText w:val="•"/>
      <w:lvlJc w:val="left"/>
      <w:pPr>
        <w:tabs>
          <w:tab w:val="num" w:pos="4320"/>
        </w:tabs>
        <w:ind w:left="4320" w:hanging="360"/>
      </w:pPr>
      <w:rPr>
        <w:rFonts w:ascii="Arial" w:hAnsi="Arial" w:hint="default"/>
      </w:rPr>
    </w:lvl>
    <w:lvl w:ilvl="6" w:tplc="5BE26A0E" w:tentative="1">
      <w:start w:val="1"/>
      <w:numFmt w:val="bullet"/>
      <w:lvlText w:val="•"/>
      <w:lvlJc w:val="left"/>
      <w:pPr>
        <w:tabs>
          <w:tab w:val="num" w:pos="5040"/>
        </w:tabs>
        <w:ind w:left="5040" w:hanging="360"/>
      </w:pPr>
      <w:rPr>
        <w:rFonts w:ascii="Arial" w:hAnsi="Arial" w:hint="default"/>
      </w:rPr>
    </w:lvl>
    <w:lvl w:ilvl="7" w:tplc="2C507CC0" w:tentative="1">
      <w:start w:val="1"/>
      <w:numFmt w:val="bullet"/>
      <w:lvlText w:val="•"/>
      <w:lvlJc w:val="left"/>
      <w:pPr>
        <w:tabs>
          <w:tab w:val="num" w:pos="5760"/>
        </w:tabs>
        <w:ind w:left="5760" w:hanging="360"/>
      </w:pPr>
      <w:rPr>
        <w:rFonts w:ascii="Arial" w:hAnsi="Arial" w:hint="default"/>
      </w:rPr>
    </w:lvl>
    <w:lvl w:ilvl="8" w:tplc="5344F2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6D1B61"/>
    <w:multiLevelType w:val="hybridMultilevel"/>
    <w:tmpl w:val="FA48411C"/>
    <w:lvl w:ilvl="0" w:tplc="5E2E947E">
      <w:start w:val="1"/>
      <w:numFmt w:val="bullet"/>
      <w:lvlText w:val="•"/>
      <w:lvlJc w:val="left"/>
      <w:pPr>
        <w:tabs>
          <w:tab w:val="num" w:pos="720"/>
        </w:tabs>
        <w:ind w:left="720" w:hanging="360"/>
      </w:pPr>
      <w:rPr>
        <w:rFonts w:ascii="Arial" w:hAnsi="Arial" w:hint="default"/>
      </w:rPr>
    </w:lvl>
    <w:lvl w:ilvl="1" w:tplc="478EA32E">
      <w:numFmt w:val="bullet"/>
      <w:lvlText w:val="•"/>
      <w:lvlJc w:val="left"/>
      <w:pPr>
        <w:tabs>
          <w:tab w:val="num" w:pos="1440"/>
        </w:tabs>
        <w:ind w:left="1440" w:hanging="360"/>
      </w:pPr>
      <w:rPr>
        <w:rFonts w:ascii="Arial" w:hAnsi="Arial" w:hint="default"/>
      </w:rPr>
    </w:lvl>
    <w:lvl w:ilvl="2" w:tplc="BFCC6958">
      <w:numFmt w:val="bullet"/>
      <w:lvlText w:val="•"/>
      <w:lvlJc w:val="left"/>
      <w:pPr>
        <w:tabs>
          <w:tab w:val="num" w:pos="2160"/>
        </w:tabs>
        <w:ind w:left="2160" w:hanging="360"/>
      </w:pPr>
      <w:rPr>
        <w:rFonts w:ascii="Arial" w:hAnsi="Arial" w:hint="default"/>
      </w:rPr>
    </w:lvl>
    <w:lvl w:ilvl="3" w:tplc="BD2A8BCC" w:tentative="1">
      <w:start w:val="1"/>
      <w:numFmt w:val="bullet"/>
      <w:lvlText w:val="•"/>
      <w:lvlJc w:val="left"/>
      <w:pPr>
        <w:tabs>
          <w:tab w:val="num" w:pos="2880"/>
        </w:tabs>
        <w:ind w:left="2880" w:hanging="360"/>
      </w:pPr>
      <w:rPr>
        <w:rFonts w:ascii="Arial" w:hAnsi="Arial" w:hint="default"/>
      </w:rPr>
    </w:lvl>
    <w:lvl w:ilvl="4" w:tplc="9ABE13D4" w:tentative="1">
      <w:start w:val="1"/>
      <w:numFmt w:val="bullet"/>
      <w:lvlText w:val="•"/>
      <w:lvlJc w:val="left"/>
      <w:pPr>
        <w:tabs>
          <w:tab w:val="num" w:pos="3600"/>
        </w:tabs>
        <w:ind w:left="3600" w:hanging="360"/>
      </w:pPr>
      <w:rPr>
        <w:rFonts w:ascii="Arial" w:hAnsi="Arial" w:hint="default"/>
      </w:rPr>
    </w:lvl>
    <w:lvl w:ilvl="5" w:tplc="F0BCF9A2" w:tentative="1">
      <w:start w:val="1"/>
      <w:numFmt w:val="bullet"/>
      <w:lvlText w:val="•"/>
      <w:lvlJc w:val="left"/>
      <w:pPr>
        <w:tabs>
          <w:tab w:val="num" w:pos="4320"/>
        </w:tabs>
        <w:ind w:left="4320" w:hanging="360"/>
      </w:pPr>
      <w:rPr>
        <w:rFonts w:ascii="Arial" w:hAnsi="Arial" w:hint="default"/>
      </w:rPr>
    </w:lvl>
    <w:lvl w:ilvl="6" w:tplc="4E42C52C" w:tentative="1">
      <w:start w:val="1"/>
      <w:numFmt w:val="bullet"/>
      <w:lvlText w:val="•"/>
      <w:lvlJc w:val="left"/>
      <w:pPr>
        <w:tabs>
          <w:tab w:val="num" w:pos="5040"/>
        </w:tabs>
        <w:ind w:left="5040" w:hanging="360"/>
      </w:pPr>
      <w:rPr>
        <w:rFonts w:ascii="Arial" w:hAnsi="Arial" w:hint="default"/>
      </w:rPr>
    </w:lvl>
    <w:lvl w:ilvl="7" w:tplc="B0BA3E14" w:tentative="1">
      <w:start w:val="1"/>
      <w:numFmt w:val="bullet"/>
      <w:lvlText w:val="•"/>
      <w:lvlJc w:val="left"/>
      <w:pPr>
        <w:tabs>
          <w:tab w:val="num" w:pos="5760"/>
        </w:tabs>
        <w:ind w:left="5760" w:hanging="360"/>
      </w:pPr>
      <w:rPr>
        <w:rFonts w:ascii="Arial" w:hAnsi="Arial" w:hint="default"/>
      </w:rPr>
    </w:lvl>
    <w:lvl w:ilvl="8" w:tplc="FA1A74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7769EA"/>
    <w:multiLevelType w:val="hybridMultilevel"/>
    <w:tmpl w:val="03A8851E"/>
    <w:lvl w:ilvl="0" w:tplc="314807EE">
      <w:start w:val="1"/>
      <w:numFmt w:val="bullet"/>
      <w:lvlText w:val="•"/>
      <w:lvlJc w:val="left"/>
      <w:pPr>
        <w:tabs>
          <w:tab w:val="num" w:pos="720"/>
        </w:tabs>
        <w:ind w:left="720" w:hanging="360"/>
      </w:pPr>
      <w:rPr>
        <w:rFonts w:ascii="Arial" w:hAnsi="Arial" w:hint="default"/>
      </w:rPr>
    </w:lvl>
    <w:lvl w:ilvl="1" w:tplc="87DA3922">
      <w:numFmt w:val="bullet"/>
      <w:lvlText w:val="•"/>
      <w:lvlJc w:val="left"/>
      <w:pPr>
        <w:tabs>
          <w:tab w:val="num" w:pos="1440"/>
        </w:tabs>
        <w:ind w:left="1440" w:hanging="360"/>
      </w:pPr>
      <w:rPr>
        <w:rFonts w:ascii="Arial" w:hAnsi="Arial" w:hint="default"/>
      </w:rPr>
    </w:lvl>
    <w:lvl w:ilvl="2" w:tplc="4AD2D116">
      <w:numFmt w:val="bullet"/>
      <w:lvlText w:val="•"/>
      <w:lvlJc w:val="left"/>
      <w:pPr>
        <w:tabs>
          <w:tab w:val="num" w:pos="2160"/>
        </w:tabs>
        <w:ind w:left="2160" w:hanging="360"/>
      </w:pPr>
      <w:rPr>
        <w:rFonts w:ascii="Arial" w:hAnsi="Arial" w:hint="default"/>
      </w:rPr>
    </w:lvl>
    <w:lvl w:ilvl="3" w:tplc="FA5898F8" w:tentative="1">
      <w:start w:val="1"/>
      <w:numFmt w:val="bullet"/>
      <w:lvlText w:val="•"/>
      <w:lvlJc w:val="left"/>
      <w:pPr>
        <w:tabs>
          <w:tab w:val="num" w:pos="2880"/>
        </w:tabs>
        <w:ind w:left="2880" w:hanging="360"/>
      </w:pPr>
      <w:rPr>
        <w:rFonts w:ascii="Arial" w:hAnsi="Arial" w:hint="default"/>
      </w:rPr>
    </w:lvl>
    <w:lvl w:ilvl="4" w:tplc="CB66ACBA" w:tentative="1">
      <w:start w:val="1"/>
      <w:numFmt w:val="bullet"/>
      <w:lvlText w:val="•"/>
      <w:lvlJc w:val="left"/>
      <w:pPr>
        <w:tabs>
          <w:tab w:val="num" w:pos="3600"/>
        </w:tabs>
        <w:ind w:left="3600" w:hanging="360"/>
      </w:pPr>
      <w:rPr>
        <w:rFonts w:ascii="Arial" w:hAnsi="Arial" w:hint="default"/>
      </w:rPr>
    </w:lvl>
    <w:lvl w:ilvl="5" w:tplc="DAB627AA" w:tentative="1">
      <w:start w:val="1"/>
      <w:numFmt w:val="bullet"/>
      <w:lvlText w:val="•"/>
      <w:lvlJc w:val="left"/>
      <w:pPr>
        <w:tabs>
          <w:tab w:val="num" w:pos="4320"/>
        </w:tabs>
        <w:ind w:left="4320" w:hanging="360"/>
      </w:pPr>
      <w:rPr>
        <w:rFonts w:ascii="Arial" w:hAnsi="Arial" w:hint="default"/>
      </w:rPr>
    </w:lvl>
    <w:lvl w:ilvl="6" w:tplc="F1EA63B8" w:tentative="1">
      <w:start w:val="1"/>
      <w:numFmt w:val="bullet"/>
      <w:lvlText w:val="•"/>
      <w:lvlJc w:val="left"/>
      <w:pPr>
        <w:tabs>
          <w:tab w:val="num" w:pos="5040"/>
        </w:tabs>
        <w:ind w:left="5040" w:hanging="360"/>
      </w:pPr>
      <w:rPr>
        <w:rFonts w:ascii="Arial" w:hAnsi="Arial" w:hint="default"/>
      </w:rPr>
    </w:lvl>
    <w:lvl w:ilvl="7" w:tplc="E4008B16" w:tentative="1">
      <w:start w:val="1"/>
      <w:numFmt w:val="bullet"/>
      <w:lvlText w:val="•"/>
      <w:lvlJc w:val="left"/>
      <w:pPr>
        <w:tabs>
          <w:tab w:val="num" w:pos="5760"/>
        </w:tabs>
        <w:ind w:left="5760" w:hanging="360"/>
      </w:pPr>
      <w:rPr>
        <w:rFonts w:ascii="Arial" w:hAnsi="Arial" w:hint="default"/>
      </w:rPr>
    </w:lvl>
    <w:lvl w:ilvl="8" w:tplc="607024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7C621B"/>
    <w:multiLevelType w:val="hybridMultilevel"/>
    <w:tmpl w:val="E88006E2"/>
    <w:lvl w:ilvl="0" w:tplc="864A2964">
      <w:start w:val="1"/>
      <w:numFmt w:val="bullet"/>
      <w:lvlText w:val="•"/>
      <w:lvlJc w:val="left"/>
      <w:pPr>
        <w:tabs>
          <w:tab w:val="num" w:pos="720"/>
        </w:tabs>
        <w:ind w:left="720" w:hanging="360"/>
      </w:pPr>
      <w:rPr>
        <w:rFonts w:ascii="Arial" w:hAnsi="Arial" w:hint="default"/>
      </w:rPr>
    </w:lvl>
    <w:lvl w:ilvl="1" w:tplc="3F4CC3F6">
      <w:start w:val="1"/>
      <w:numFmt w:val="bullet"/>
      <w:lvlText w:val="•"/>
      <w:lvlJc w:val="left"/>
      <w:pPr>
        <w:tabs>
          <w:tab w:val="num" w:pos="1440"/>
        </w:tabs>
        <w:ind w:left="1440" w:hanging="360"/>
      </w:pPr>
      <w:rPr>
        <w:rFonts w:ascii="Arial" w:hAnsi="Arial" w:hint="default"/>
      </w:rPr>
    </w:lvl>
    <w:lvl w:ilvl="2" w:tplc="37A2D210" w:tentative="1">
      <w:start w:val="1"/>
      <w:numFmt w:val="bullet"/>
      <w:lvlText w:val="•"/>
      <w:lvlJc w:val="left"/>
      <w:pPr>
        <w:tabs>
          <w:tab w:val="num" w:pos="2160"/>
        </w:tabs>
        <w:ind w:left="2160" w:hanging="360"/>
      </w:pPr>
      <w:rPr>
        <w:rFonts w:ascii="Arial" w:hAnsi="Arial" w:hint="default"/>
      </w:rPr>
    </w:lvl>
    <w:lvl w:ilvl="3" w:tplc="539E3B9A" w:tentative="1">
      <w:start w:val="1"/>
      <w:numFmt w:val="bullet"/>
      <w:lvlText w:val="•"/>
      <w:lvlJc w:val="left"/>
      <w:pPr>
        <w:tabs>
          <w:tab w:val="num" w:pos="2880"/>
        </w:tabs>
        <w:ind w:left="2880" w:hanging="360"/>
      </w:pPr>
      <w:rPr>
        <w:rFonts w:ascii="Arial" w:hAnsi="Arial" w:hint="default"/>
      </w:rPr>
    </w:lvl>
    <w:lvl w:ilvl="4" w:tplc="D2849766" w:tentative="1">
      <w:start w:val="1"/>
      <w:numFmt w:val="bullet"/>
      <w:lvlText w:val="•"/>
      <w:lvlJc w:val="left"/>
      <w:pPr>
        <w:tabs>
          <w:tab w:val="num" w:pos="3600"/>
        </w:tabs>
        <w:ind w:left="3600" w:hanging="360"/>
      </w:pPr>
      <w:rPr>
        <w:rFonts w:ascii="Arial" w:hAnsi="Arial" w:hint="default"/>
      </w:rPr>
    </w:lvl>
    <w:lvl w:ilvl="5" w:tplc="AD40FF58" w:tentative="1">
      <w:start w:val="1"/>
      <w:numFmt w:val="bullet"/>
      <w:lvlText w:val="•"/>
      <w:lvlJc w:val="left"/>
      <w:pPr>
        <w:tabs>
          <w:tab w:val="num" w:pos="4320"/>
        </w:tabs>
        <w:ind w:left="4320" w:hanging="360"/>
      </w:pPr>
      <w:rPr>
        <w:rFonts w:ascii="Arial" w:hAnsi="Arial" w:hint="default"/>
      </w:rPr>
    </w:lvl>
    <w:lvl w:ilvl="6" w:tplc="898A0BD4" w:tentative="1">
      <w:start w:val="1"/>
      <w:numFmt w:val="bullet"/>
      <w:lvlText w:val="•"/>
      <w:lvlJc w:val="left"/>
      <w:pPr>
        <w:tabs>
          <w:tab w:val="num" w:pos="5040"/>
        </w:tabs>
        <w:ind w:left="5040" w:hanging="360"/>
      </w:pPr>
      <w:rPr>
        <w:rFonts w:ascii="Arial" w:hAnsi="Arial" w:hint="default"/>
      </w:rPr>
    </w:lvl>
    <w:lvl w:ilvl="7" w:tplc="2A50990C" w:tentative="1">
      <w:start w:val="1"/>
      <w:numFmt w:val="bullet"/>
      <w:lvlText w:val="•"/>
      <w:lvlJc w:val="left"/>
      <w:pPr>
        <w:tabs>
          <w:tab w:val="num" w:pos="5760"/>
        </w:tabs>
        <w:ind w:left="5760" w:hanging="360"/>
      </w:pPr>
      <w:rPr>
        <w:rFonts w:ascii="Arial" w:hAnsi="Arial" w:hint="default"/>
      </w:rPr>
    </w:lvl>
    <w:lvl w:ilvl="8" w:tplc="D22EDB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5E291D"/>
    <w:multiLevelType w:val="hybridMultilevel"/>
    <w:tmpl w:val="E8D6FE30"/>
    <w:lvl w:ilvl="0" w:tplc="36C6D1F8">
      <w:start w:val="1"/>
      <w:numFmt w:val="bullet"/>
      <w:lvlText w:val="•"/>
      <w:lvlJc w:val="left"/>
      <w:pPr>
        <w:tabs>
          <w:tab w:val="num" w:pos="720"/>
        </w:tabs>
        <w:ind w:left="720" w:hanging="360"/>
      </w:pPr>
      <w:rPr>
        <w:rFonts w:ascii="Arial" w:hAnsi="Arial" w:hint="default"/>
      </w:rPr>
    </w:lvl>
    <w:lvl w:ilvl="1" w:tplc="95020460" w:tentative="1">
      <w:start w:val="1"/>
      <w:numFmt w:val="bullet"/>
      <w:lvlText w:val="•"/>
      <w:lvlJc w:val="left"/>
      <w:pPr>
        <w:tabs>
          <w:tab w:val="num" w:pos="1440"/>
        </w:tabs>
        <w:ind w:left="1440" w:hanging="360"/>
      </w:pPr>
      <w:rPr>
        <w:rFonts w:ascii="Arial" w:hAnsi="Arial" w:hint="default"/>
      </w:rPr>
    </w:lvl>
    <w:lvl w:ilvl="2" w:tplc="1DA0EA2E" w:tentative="1">
      <w:start w:val="1"/>
      <w:numFmt w:val="bullet"/>
      <w:lvlText w:val="•"/>
      <w:lvlJc w:val="left"/>
      <w:pPr>
        <w:tabs>
          <w:tab w:val="num" w:pos="2160"/>
        </w:tabs>
        <w:ind w:left="2160" w:hanging="360"/>
      </w:pPr>
      <w:rPr>
        <w:rFonts w:ascii="Arial" w:hAnsi="Arial" w:hint="default"/>
      </w:rPr>
    </w:lvl>
    <w:lvl w:ilvl="3" w:tplc="7FD0EF36" w:tentative="1">
      <w:start w:val="1"/>
      <w:numFmt w:val="bullet"/>
      <w:lvlText w:val="•"/>
      <w:lvlJc w:val="left"/>
      <w:pPr>
        <w:tabs>
          <w:tab w:val="num" w:pos="2880"/>
        </w:tabs>
        <w:ind w:left="2880" w:hanging="360"/>
      </w:pPr>
      <w:rPr>
        <w:rFonts w:ascii="Arial" w:hAnsi="Arial" w:hint="default"/>
      </w:rPr>
    </w:lvl>
    <w:lvl w:ilvl="4" w:tplc="9F924466" w:tentative="1">
      <w:start w:val="1"/>
      <w:numFmt w:val="bullet"/>
      <w:lvlText w:val="•"/>
      <w:lvlJc w:val="left"/>
      <w:pPr>
        <w:tabs>
          <w:tab w:val="num" w:pos="3600"/>
        </w:tabs>
        <w:ind w:left="3600" w:hanging="360"/>
      </w:pPr>
      <w:rPr>
        <w:rFonts w:ascii="Arial" w:hAnsi="Arial" w:hint="default"/>
      </w:rPr>
    </w:lvl>
    <w:lvl w:ilvl="5" w:tplc="6212BFA4" w:tentative="1">
      <w:start w:val="1"/>
      <w:numFmt w:val="bullet"/>
      <w:lvlText w:val="•"/>
      <w:lvlJc w:val="left"/>
      <w:pPr>
        <w:tabs>
          <w:tab w:val="num" w:pos="4320"/>
        </w:tabs>
        <w:ind w:left="4320" w:hanging="360"/>
      </w:pPr>
      <w:rPr>
        <w:rFonts w:ascii="Arial" w:hAnsi="Arial" w:hint="default"/>
      </w:rPr>
    </w:lvl>
    <w:lvl w:ilvl="6" w:tplc="67441C7C" w:tentative="1">
      <w:start w:val="1"/>
      <w:numFmt w:val="bullet"/>
      <w:lvlText w:val="•"/>
      <w:lvlJc w:val="left"/>
      <w:pPr>
        <w:tabs>
          <w:tab w:val="num" w:pos="5040"/>
        </w:tabs>
        <w:ind w:left="5040" w:hanging="360"/>
      </w:pPr>
      <w:rPr>
        <w:rFonts w:ascii="Arial" w:hAnsi="Arial" w:hint="default"/>
      </w:rPr>
    </w:lvl>
    <w:lvl w:ilvl="7" w:tplc="22CC62C8" w:tentative="1">
      <w:start w:val="1"/>
      <w:numFmt w:val="bullet"/>
      <w:lvlText w:val="•"/>
      <w:lvlJc w:val="left"/>
      <w:pPr>
        <w:tabs>
          <w:tab w:val="num" w:pos="5760"/>
        </w:tabs>
        <w:ind w:left="5760" w:hanging="360"/>
      </w:pPr>
      <w:rPr>
        <w:rFonts w:ascii="Arial" w:hAnsi="Arial" w:hint="default"/>
      </w:rPr>
    </w:lvl>
    <w:lvl w:ilvl="8" w:tplc="FA927A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CF0AA3"/>
    <w:multiLevelType w:val="hybridMultilevel"/>
    <w:tmpl w:val="95BAAFEC"/>
    <w:lvl w:ilvl="0" w:tplc="0409000F">
      <w:start w:val="1"/>
      <w:numFmt w:val="decimal"/>
      <w:lvlText w:val="%1."/>
      <w:lvlJc w:val="left"/>
      <w:pPr>
        <w:tabs>
          <w:tab w:val="num" w:pos="2160"/>
        </w:tabs>
        <w:ind w:left="21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B1715"/>
    <w:multiLevelType w:val="hybridMultilevel"/>
    <w:tmpl w:val="7318E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B2994"/>
    <w:multiLevelType w:val="hybridMultilevel"/>
    <w:tmpl w:val="B9FA5D68"/>
    <w:lvl w:ilvl="0" w:tplc="B89829E6">
      <w:start w:val="1"/>
      <w:numFmt w:val="bullet"/>
      <w:lvlText w:val="•"/>
      <w:lvlJc w:val="left"/>
      <w:pPr>
        <w:tabs>
          <w:tab w:val="num" w:pos="720"/>
        </w:tabs>
        <w:ind w:left="720" w:hanging="360"/>
      </w:pPr>
      <w:rPr>
        <w:rFonts w:ascii="Arial" w:hAnsi="Arial" w:hint="default"/>
      </w:rPr>
    </w:lvl>
    <w:lvl w:ilvl="1" w:tplc="C7405FA6">
      <w:numFmt w:val="bullet"/>
      <w:lvlText w:val="•"/>
      <w:lvlJc w:val="left"/>
      <w:pPr>
        <w:tabs>
          <w:tab w:val="num" w:pos="1440"/>
        </w:tabs>
        <w:ind w:left="1440" w:hanging="360"/>
      </w:pPr>
      <w:rPr>
        <w:rFonts w:ascii="Arial" w:hAnsi="Arial" w:hint="default"/>
      </w:rPr>
    </w:lvl>
    <w:lvl w:ilvl="2" w:tplc="DB4221C4" w:tentative="1">
      <w:start w:val="1"/>
      <w:numFmt w:val="bullet"/>
      <w:lvlText w:val="•"/>
      <w:lvlJc w:val="left"/>
      <w:pPr>
        <w:tabs>
          <w:tab w:val="num" w:pos="2160"/>
        </w:tabs>
        <w:ind w:left="2160" w:hanging="360"/>
      </w:pPr>
      <w:rPr>
        <w:rFonts w:ascii="Arial" w:hAnsi="Arial" w:hint="default"/>
      </w:rPr>
    </w:lvl>
    <w:lvl w:ilvl="3" w:tplc="B762BEF4" w:tentative="1">
      <w:start w:val="1"/>
      <w:numFmt w:val="bullet"/>
      <w:lvlText w:val="•"/>
      <w:lvlJc w:val="left"/>
      <w:pPr>
        <w:tabs>
          <w:tab w:val="num" w:pos="2880"/>
        </w:tabs>
        <w:ind w:left="2880" w:hanging="360"/>
      </w:pPr>
      <w:rPr>
        <w:rFonts w:ascii="Arial" w:hAnsi="Arial" w:hint="default"/>
      </w:rPr>
    </w:lvl>
    <w:lvl w:ilvl="4" w:tplc="3996A93E" w:tentative="1">
      <w:start w:val="1"/>
      <w:numFmt w:val="bullet"/>
      <w:lvlText w:val="•"/>
      <w:lvlJc w:val="left"/>
      <w:pPr>
        <w:tabs>
          <w:tab w:val="num" w:pos="3600"/>
        </w:tabs>
        <w:ind w:left="3600" w:hanging="360"/>
      </w:pPr>
      <w:rPr>
        <w:rFonts w:ascii="Arial" w:hAnsi="Arial" w:hint="default"/>
      </w:rPr>
    </w:lvl>
    <w:lvl w:ilvl="5" w:tplc="21065372" w:tentative="1">
      <w:start w:val="1"/>
      <w:numFmt w:val="bullet"/>
      <w:lvlText w:val="•"/>
      <w:lvlJc w:val="left"/>
      <w:pPr>
        <w:tabs>
          <w:tab w:val="num" w:pos="4320"/>
        </w:tabs>
        <w:ind w:left="4320" w:hanging="360"/>
      </w:pPr>
      <w:rPr>
        <w:rFonts w:ascii="Arial" w:hAnsi="Arial" w:hint="default"/>
      </w:rPr>
    </w:lvl>
    <w:lvl w:ilvl="6" w:tplc="9DA097CE" w:tentative="1">
      <w:start w:val="1"/>
      <w:numFmt w:val="bullet"/>
      <w:lvlText w:val="•"/>
      <w:lvlJc w:val="left"/>
      <w:pPr>
        <w:tabs>
          <w:tab w:val="num" w:pos="5040"/>
        </w:tabs>
        <w:ind w:left="5040" w:hanging="360"/>
      </w:pPr>
      <w:rPr>
        <w:rFonts w:ascii="Arial" w:hAnsi="Arial" w:hint="default"/>
      </w:rPr>
    </w:lvl>
    <w:lvl w:ilvl="7" w:tplc="4B7672F4" w:tentative="1">
      <w:start w:val="1"/>
      <w:numFmt w:val="bullet"/>
      <w:lvlText w:val="•"/>
      <w:lvlJc w:val="left"/>
      <w:pPr>
        <w:tabs>
          <w:tab w:val="num" w:pos="5760"/>
        </w:tabs>
        <w:ind w:left="5760" w:hanging="360"/>
      </w:pPr>
      <w:rPr>
        <w:rFonts w:ascii="Arial" w:hAnsi="Arial" w:hint="default"/>
      </w:rPr>
    </w:lvl>
    <w:lvl w:ilvl="8" w:tplc="948ADC6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EB2862"/>
    <w:multiLevelType w:val="hybridMultilevel"/>
    <w:tmpl w:val="C7629256"/>
    <w:lvl w:ilvl="0" w:tplc="79A40DEE">
      <w:start w:val="1"/>
      <w:numFmt w:val="bullet"/>
      <w:lvlText w:val="•"/>
      <w:lvlJc w:val="left"/>
      <w:pPr>
        <w:tabs>
          <w:tab w:val="num" w:pos="720"/>
        </w:tabs>
        <w:ind w:left="720" w:hanging="360"/>
      </w:pPr>
      <w:rPr>
        <w:rFonts w:ascii="Arial" w:hAnsi="Arial" w:hint="default"/>
      </w:rPr>
    </w:lvl>
    <w:lvl w:ilvl="1" w:tplc="D2000430">
      <w:numFmt w:val="bullet"/>
      <w:lvlText w:val="•"/>
      <w:lvlJc w:val="left"/>
      <w:pPr>
        <w:tabs>
          <w:tab w:val="num" w:pos="1440"/>
        </w:tabs>
        <w:ind w:left="1440" w:hanging="360"/>
      </w:pPr>
      <w:rPr>
        <w:rFonts w:ascii="Arial" w:hAnsi="Arial" w:hint="default"/>
      </w:rPr>
    </w:lvl>
    <w:lvl w:ilvl="2" w:tplc="DF78BAAE" w:tentative="1">
      <w:start w:val="1"/>
      <w:numFmt w:val="bullet"/>
      <w:lvlText w:val="•"/>
      <w:lvlJc w:val="left"/>
      <w:pPr>
        <w:tabs>
          <w:tab w:val="num" w:pos="2160"/>
        </w:tabs>
        <w:ind w:left="2160" w:hanging="360"/>
      </w:pPr>
      <w:rPr>
        <w:rFonts w:ascii="Arial" w:hAnsi="Arial" w:hint="default"/>
      </w:rPr>
    </w:lvl>
    <w:lvl w:ilvl="3" w:tplc="35508618" w:tentative="1">
      <w:start w:val="1"/>
      <w:numFmt w:val="bullet"/>
      <w:lvlText w:val="•"/>
      <w:lvlJc w:val="left"/>
      <w:pPr>
        <w:tabs>
          <w:tab w:val="num" w:pos="2880"/>
        </w:tabs>
        <w:ind w:left="2880" w:hanging="360"/>
      </w:pPr>
      <w:rPr>
        <w:rFonts w:ascii="Arial" w:hAnsi="Arial" w:hint="default"/>
      </w:rPr>
    </w:lvl>
    <w:lvl w:ilvl="4" w:tplc="B5DADF54" w:tentative="1">
      <w:start w:val="1"/>
      <w:numFmt w:val="bullet"/>
      <w:lvlText w:val="•"/>
      <w:lvlJc w:val="left"/>
      <w:pPr>
        <w:tabs>
          <w:tab w:val="num" w:pos="3600"/>
        </w:tabs>
        <w:ind w:left="3600" w:hanging="360"/>
      </w:pPr>
      <w:rPr>
        <w:rFonts w:ascii="Arial" w:hAnsi="Arial" w:hint="default"/>
      </w:rPr>
    </w:lvl>
    <w:lvl w:ilvl="5" w:tplc="2D86C276" w:tentative="1">
      <w:start w:val="1"/>
      <w:numFmt w:val="bullet"/>
      <w:lvlText w:val="•"/>
      <w:lvlJc w:val="left"/>
      <w:pPr>
        <w:tabs>
          <w:tab w:val="num" w:pos="4320"/>
        </w:tabs>
        <w:ind w:left="4320" w:hanging="360"/>
      </w:pPr>
      <w:rPr>
        <w:rFonts w:ascii="Arial" w:hAnsi="Arial" w:hint="default"/>
      </w:rPr>
    </w:lvl>
    <w:lvl w:ilvl="6" w:tplc="A88ED064" w:tentative="1">
      <w:start w:val="1"/>
      <w:numFmt w:val="bullet"/>
      <w:lvlText w:val="•"/>
      <w:lvlJc w:val="left"/>
      <w:pPr>
        <w:tabs>
          <w:tab w:val="num" w:pos="5040"/>
        </w:tabs>
        <w:ind w:left="5040" w:hanging="360"/>
      </w:pPr>
      <w:rPr>
        <w:rFonts w:ascii="Arial" w:hAnsi="Arial" w:hint="default"/>
      </w:rPr>
    </w:lvl>
    <w:lvl w:ilvl="7" w:tplc="2E667F52" w:tentative="1">
      <w:start w:val="1"/>
      <w:numFmt w:val="bullet"/>
      <w:lvlText w:val="•"/>
      <w:lvlJc w:val="left"/>
      <w:pPr>
        <w:tabs>
          <w:tab w:val="num" w:pos="5760"/>
        </w:tabs>
        <w:ind w:left="5760" w:hanging="360"/>
      </w:pPr>
      <w:rPr>
        <w:rFonts w:ascii="Arial" w:hAnsi="Arial" w:hint="default"/>
      </w:rPr>
    </w:lvl>
    <w:lvl w:ilvl="8" w:tplc="F4865A6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E353C6"/>
    <w:multiLevelType w:val="hybridMultilevel"/>
    <w:tmpl w:val="8A6E2868"/>
    <w:lvl w:ilvl="0" w:tplc="53C05C12">
      <w:start w:val="1"/>
      <w:numFmt w:val="bullet"/>
      <w:lvlText w:val="•"/>
      <w:lvlJc w:val="left"/>
      <w:pPr>
        <w:tabs>
          <w:tab w:val="num" w:pos="720"/>
        </w:tabs>
        <w:ind w:left="720" w:hanging="360"/>
      </w:pPr>
      <w:rPr>
        <w:rFonts w:ascii="Arial" w:hAnsi="Arial" w:hint="default"/>
      </w:rPr>
    </w:lvl>
    <w:lvl w:ilvl="1" w:tplc="B0808CBC">
      <w:numFmt w:val="bullet"/>
      <w:lvlText w:val="•"/>
      <w:lvlJc w:val="left"/>
      <w:pPr>
        <w:tabs>
          <w:tab w:val="num" w:pos="1440"/>
        </w:tabs>
        <w:ind w:left="1440" w:hanging="360"/>
      </w:pPr>
      <w:rPr>
        <w:rFonts w:ascii="Arial" w:hAnsi="Arial" w:hint="default"/>
      </w:rPr>
    </w:lvl>
    <w:lvl w:ilvl="2" w:tplc="6C36AAC6">
      <w:numFmt w:val="bullet"/>
      <w:lvlText w:val="•"/>
      <w:lvlJc w:val="left"/>
      <w:pPr>
        <w:tabs>
          <w:tab w:val="num" w:pos="2160"/>
        </w:tabs>
        <w:ind w:left="2160" w:hanging="360"/>
      </w:pPr>
      <w:rPr>
        <w:rFonts w:ascii="Arial" w:hAnsi="Arial" w:hint="default"/>
      </w:rPr>
    </w:lvl>
    <w:lvl w:ilvl="3" w:tplc="E7BEFC32" w:tentative="1">
      <w:start w:val="1"/>
      <w:numFmt w:val="bullet"/>
      <w:lvlText w:val="•"/>
      <w:lvlJc w:val="left"/>
      <w:pPr>
        <w:tabs>
          <w:tab w:val="num" w:pos="2880"/>
        </w:tabs>
        <w:ind w:left="2880" w:hanging="360"/>
      </w:pPr>
      <w:rPr>
        <w:rFonts w:ascii="Arial" w:hAnsi="Arial" w:hint="default"/>
      </w:rPr>
    </w:lvl>
    <w:lvl w:ilvl="4" w:tplc="9CBAFA60" w:tentative="1">
      <w:start w:val="1"/>
      <w:numFmt w:val="bullet"/>
      <w:lvlText w:val="•"/>
      <w:lvlJc w:val="left"/>
      <w:pPr>
        <w:tabs>
          <w:tab w:val="num" w:pos="3600"/>
        </w:tabs>
        <w:ind w:left="3600" w:hanging="360"/>
      </w:pPr>
      <w:rPr>
        <w:rFonts w:ascii="Arial" w:hAnsi="Arial" w:hint="default"/>
      </w:rPr>
    </w:lvl>
    <w:lvl w:ilvl="5" w:tplc="EC145F6C" w:tentative="1">
      <w:start w:val="1"/>
      <w:numFmt w:val="bullet"/>
      <w:lvlText w:val="•"/>
      <w:lvlJc w:val="left"/>
      <w:pPr>
        <w:tabs>
          <w:tab w:val="num" w:pos="4320"/>
        </w:tabs>
        <w:ind w:left="4320" w:hanging="360"/>
      </w:pPr>
      <w:rPr>
        <w:rFonts w:ascii="Arial" w:hAnsi="Arial" w:hint="default"/>
      </w:rPr>
    </w:lvl>
    <w:lvl w:ilvl="6" w:tplc="1D467BEA" w:tentative="1">
      <w:start w:val="1"/>
      <w:numFmt w:val="bullet"/>
      <w:lvlText w:val="•"/>
      <w:lvlJc w:val="left"/>
      <w:pPr>
        <w:tabs>
          <w:tab w:val="num" w:pos="5040"/>
        </w:tabs>
        <w:ind w:left="5040" w:hanging="360"/>
      </w:pPr>
      <w:rPr>
        <w:rFonts w:ascii="Arial" w:hAnsi="Arial" w:hint="default"/>
      </w:rPr>
    </w:lvl>
    <w:lvl w:ilvl="7" w:tplc="36C222B0" w:tentative="1">
      <w:start w:val="1"/>
      <w:numFmt w:val="bullet"/>
      <w:lvlText w:val="•"/>
      <w:lvlJc w:val="left"/>
      <w:pPr>
        <w:tabs>
          <w:tab w:val="num" w:pos="5760"/>
        </w:tabs>
        <w:ind w:left="5760" w:hanging="360"/>
      </w:pPr>
      <w:rPr>
        <w:rFonts w:ascii="Arial" w:hAnsi="Arial" w:hint="default"/>
      </w:rPr>
    </w:lvl>
    <w:lvl w:ilvl="8" w:tplc="0EAE84F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6509F4"/>
    <w:multiLevelType w:val="hybridMultilevel"/>
    <w:tmpl w:val="19AE95E6"/>
    <w:lvl w:ilvl="0" w:tplc="18B2D394">
      <w:start w:val="1"/>
      <w:numFmt w:val="bullet"/>
      <w:lvlText w:val="•"/>
      <w:lvlJc w:val="left"/>
      <w:pPr>
        <w:tabs>
          <w:tab w:val="num" w:pos="720"/>
        </w:tabs>
        <w:ind w:left="720" w:hanging="360"/>
      </w:pPr>
      <w:rPr>
        <w:rFonts w:ascii="Arial" w:hAnsi="Arial" w:hint="default"/>
      </w:rPr>
    </w:lvl>
    <w:lvl w:ilvl="1" w:tplc="53EA96E4">
      <w:numFmt w:val="bullet"/>
      <w:lvlText w:val="•"/>
      <w:lvlJc w:val="left"/>
      <w:pPr>
        <w:tabs>
          <w:tab w:val="num" w:pos="1440"/>
        </w:tabs>
        <w:ind w:left="1440" w:hanging="360"/>
      </w:pPr>
      <w:rPr>
        <w:rFonts w:ascii="Arial" w:hAnsi="Arial" w:hint="default"/>
      </w:rPr>
    </w:lvl>
    <w:lvl w:ilvl="2" w:tplc="3FEA4F5C">
      <w:numFmt w:val="bullet"/>
      <w:lvlText w:val="•"/>
      <w:lvlJc w:val="left"/>
      <w:pPr>
        <w:tabs>
          <w:tab w:val="num" w:pos="2160"/>
        </w:tabs>
        <w:ind w:left="2160" w:hanging="360"/>
      </w:pPr>
      <w:rPr>
        <w:rFonts w:ascii="Arial" w:hAnsi="Arial" w:hint="default"/>
      </w:rPr>
    </w:lvl>
    <w:lvl w:ilvl="3" w:tplc="E3EC7A86">
      <w:start w:val="1"/>
      <w:numFmt w:val="bullet"/>
      <w:lvlText w:val="•"/>
      <w:lvlJc w:val="left"/>
      <w:pPr>
        <w:tabs>
          <w:tab w:val="num" w:pos="2880"/>
        </w:tabs>
        <w:ind w:left="2880" w:hanging="360"/>
      </w:pPr>
      <w:rPr>
        <w:rFonts w:ascii="Arial" w:hAnsi="Arial" w:hint="default"/>
      </w:rPr>
    </w:lvl>
    <w:lvl w:ilvl="4" w:tplc="D6D8D71E" w:tentative="1">
      <w:start w:val="1"/>
      <w:numFmt w:val="bullet"/>
      <w:lvlText w:val="•"/>
      <w:lvlJc w:val="left"/>
      <w:pPr>
        <w:tabs>
          <w:tab w:val="num" w:pos="3600"/>
        </w:tabs>
        <w:ind w:left="3600" w:hanging="360"/>
      </w:pPr>
      <w:rPr>
        <w:rFonts w:ascii="Arial" w:hAnsi="Arial" w:hint="default"/>
      </w:rPr>
    </w:lvl>
    <w:lvl w:ilvl="5" w:tplc="58DA0CE8" w:tentative="1">
      <w:start w:val="1"/>
      <w:numFmt w:val="bullet"/>
      <w:lvlText w:val="•"/>
      <w:lvlJc w:val="left"/>
      <w:pPr>
        <w:tabs>
          <w:tab w:val="num" w:pos="4320"/>
        </w:tabs>
        <w:ind w:left="4320" w:hanging="360"/>
      </w:pPr>
      <w:rPr>
        <w:rFonts w:ascii="Arial" w:hAnsi="Arial" w:hint="default"/>
      </w:rPr>
    </w:lvl>
    <w:lvl w:ilvl="6" w:tplc="8B7A6FFC" w:tentative="1">
      <w:start w:val="1"/>
      <w:numFmt w:val="bullet"/>
      <w:lvlText w:val="•"/>
      <w:lvlJc w:val="left"/>
      <w:pPr>
        <w:tabs>
          <w:tab w:val="num" w:pos="5040"/>
        </w:tabs>
        <w:ind w:left="5040" w:hanging="360"/>
      </w:pPr>
      <w:rPr>
        <w:rFonts w:ascii="Arial" w:hAnsi="Arial" w:hint="default"/>
      </w:rPr>
    </w:lvl>
    <w:lvl w:ilvl="7" w:tplc="89C00D08" w:tentative="1">
      <w:start w:val="1"/>
      <w:numFmt w:val="bullet"/>
      <w:lvlText w:val="•"/>
      <w:lvlJc w:val="left"/>
      <w:pPr>
        <w:tabs>
          <w:tab w:val="num" w:pos="5760"/>
        </w:tabs>
        <w:ind w:left="5760" w:hanging="360"/>
      </w:pPr>
      <w:rPr>
        <w:rFonts w:ascii="Arial" w:hAnsi="Arial" w:hint="default"/>
      </w:rPr>
    </w:lvl>
    <w:lvl w:ilvl="8" w:tplc="365242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C46F2C"/>
    <w:multiLevelType w:val="hybridMultilevel"/>
    <w:tmpl w:val="9020AE72"/>
    <w:lvl w:ilvl="0" w:tplc="BD3C48D6">
      <w:start w:val="1"/>
      <w:numFmt w:val="bullet"/>
      <w:lvlText w:val="•"/>
      <w:lvlJc w:val="left"/>
      <w:pPr>
        <w:tabs>
          <w:tab w:val="num" w:pos="720"/>
        </w:tabs>
        <w:ind w:left="720" w:hanging="360"/>
      </w:pPr>
      <w:rPr>
        <w:rFonts w:ascii="Arial" w:hAnsi="Arial" w:hint="default"/>
      </w:rPr>
    </w:lvl>
    <w:lvl w:ilvl="1" w:tplc="9A263E64" w:tentative="1">
      <w:start w:val="1"/>
      <w:numFmt w:val="bullet"/>
      <w:lvlText w:val="•"/>
      <w:lvlJc w:val="left"/>
      <w:pPr>
        <w:tabs>
          <w:tab w:val="num" w:pos="1440"/>
        </w:tabs>
        <w:ind w:left="1440" w:hanging="360"/>
      </w:pPr>
      <w:rPr>
        <w:rFonts w:ascii="Arial" w:hAnsi="Arial" w:hint="default"/>
      </w:rPr>
    </w:lvl>
    <w:lvl w:ilvl="2" w:tplc="EF1A5880" w:tentative="1">
      <w:start w:val="1"/>
      <w:numFmt w:val="bullet"/>
      <w:lvlText w:val="•"/>
      <w:lvlJc w:val="left"/>
      <w:pPr>
        <w:tabs>
          <w:tab w:val="num" w:pos="2160"/>
        </w:tabs>
        <w:ind w:left="2160" w:hanging="360"/>
      </w:pPr>
      <w:rPr>
        <w:rFonts w:ascii="Arial" w:hAnsi="Arial" w:hint="default"/>
      </w:rPr>
    </w:lvl>
    <w:lvl w:ilvl="3" w:tplc="B0263A80" w:tentative="1">
      <w:start w:val="1"/>
      <w:numFmt w:val="bullet"/>
      <w:lvlText w:val="•"/>
      <w:lvlJc w:val="left"/>
      <w:pPr>
        <w:tabs>
          <w:tab w:val="num" w:pos="2880"/>
        </w:tabs>
        <w:ind w:left="2880" w:hanging="360"/>
      </w:pPr>
      <w:rPr>
        <w:rFonts w:ascii="Arial" w:hAnsi="Arial" w:hint="default"/>
      </w:rPr>
    </w:lvl>
    <w:lvl w:ilvl="4" w:tplc="A4B41AF0" w:tentative="1">
      <w:start w:val="1"/>
      <w:numFmt w:val="bullet"/>
      <w:lvlText w:val="•"/>
      <w:lvlJc w:val="left"/>
      <w:pPr>
        <w:tabs>
          <w:tab w:val="num" w:pos="3600"/>
        </w:tabs>
        <w:ind w:left="3600" w:hanging="360"/>
      </w:pPr>
      <w:rPr>
        <w:rFonts w:ascii="Arial" w:hAnsi="Arial" w:hint="default"/>
      </w:rPr>
    </w:lvl>
    <w:lvl w:ilvl="5" w:tplc="B61858EE" w:tentative="1">
      <w:start w:val="1"/>
      <w:numFmt w:val="bullet"/>
      <w:lvlText w:val="•"/>
      <w:lvlJc w:val="left"/>
      <w:pPr>
        <w:tabs>
          <w:tab w:val="num" w:pos="4320"/>
        </w:tabs>
        <w:ind w:left="4320" w:hanging="360"/>
      </w:pPr>
      <w:rPr>
        <w:rFonts w:ascii="Arial" w:hAnsi="Arial" w:hint="default"/>
      </w:rPr>
    </w:lvl>
    <w:lvl w:ilvl="6" w:tplc="FEF483BA" w:tentative="1">
      <w:start w:val="1"/>
      <w:numFmt w:val="bullet"/>
      <w:lvlText w:val="•"/>
      <w:lvlJc w:val="left"/>
      <w:pPr>
        <w:tabs>
          <w:tab w:val="num" w:pos="5040"/>
        </w:tabs>
        <w:ind w:left="5040" w:hanging="360"/>
      </w:pPr>
      <w:rPr>
        <w:rFonts w:ascii="Arial" w:hAnsi="Arial" w:hint="default"/>
      </w:rPr>
    </w:lvl>
    <w:lvl w:ilvl="7" w:tplc="DE2A97CE" w:tentative="1">
      <w:start w:val="1"/>
      <w:numFmt w:val="bullet"/>
      <w:lvlText w:val="•"/>
      <w:lvlJc w:val="left"/>
      <w:pPr>
        <w:tabs>
          <w:tab w:val="num" w:pos="5760"/>
        </w:tabs>
        <w:ind w:left="5760" w:hanging="360"/>
      </w:pPr>
      <w:rPr>
        <w:rFonts w:ascii="Arial" w:hAnsi="Arial" w:hint="default"/>
      </w:rPr>
    </w:lvl>
    <w:lvl w:ilvl="8" w:tplc="3536AF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8D5361"/>
    <w:multiLevelType w:val="hybridMultilevel"/>
    <w:tmpl w:val="E3DACA18"/>
    <w:lvl w:ilvl="0" w:tplc="72A81C7C">
      <w:start w:val="1"/>
      <w:numFmt w:val="bullet"/>
      <w:lvlText w:val="•"/>
      <w:lvlJc w:val="left"/>
      <w:pPr>
        <w:tabs>
          <w:tab w:val="num" w:pos="720"/>
        </w:tabs>
        <w:ind w:left="720" w:hanging="360"/>
      </w:pPr>
      <w:rPr>
        <w:rFonts w:ascii="Arial" w:hAnsi="Arial" w:hint="default"/>
      </w:rPr>
    </w:lvl>
    <w:lvl w:ilvl="1" w:tplc="FFFC0492">
      <w:numFmt w:val="bullet"/>
      <w:lvlText w:val="•"/>
      <w:lvlJc w:val="left"/>
      <w:pPr>
        <w:tabs>
          <w:tab w:val="num" w:pos="1440"/>
        </w:tabs>
        <w:ind w:left="1440" w:hanging="360"/>
      </w:pPr>
      <w:rPr>
        <w:rFonts w:ascii="Arial" w:hAnsi="Arial" w:hint="default"/>
      </w:rPr>
    </w:lvl>
    <w:lvl w:ilvl="2" w:tplc="98846F6C" w:tentative="1">
      <w:start w:val="1"/>
      <w:numFmt w:val="bullet"/>
      <w:lvlText w:val="•"/>
      <w:lvlJc w:val="left"/>
      <w:pPr>
        <w:tabs>
          <w:tab w:val="num" w:pos="2160"/>
        </w:tabs>
        <w:ind w:left="2160" w:hanging="360"/>
      </w:pPr>
      <w:rPr>
        <w:rFonts w:ascii="Arial" w:hAnsi="Arial" w:hint="default"/>
      </w:rPr>
    </w:lvl>
    <w:lvl w:ilvl="3" w:tplc="FEC8D55E" w:tentative="1">
      <w:start w:val="1"/>
      <w:numFmt w:val="bullet"/>
      <w:lvlText w:val="•"/>
      <w:lvlJc w:val="left"/>
      <w:pPr>
        <w:tabs>
          <w:tab w:val="num" w:pos="2880"/>
        </w:tabs>
        <w:ind w:left="2880" w:hanging="360"/>
      </w:pPr>
      <w:rPr>
        <w:rFonts w:ascii="Arial" w:hAnsi="Arial" w:hint="default"/>
      </w:rPr>
    </w:lvl>
    <w:lvl w:ilvl="4" w:tplc="FB185A2C" w:tentative="1">
      <w:start w:val="1"/>
      <w:numFmt w:val="bullet"/>
      <w:lvlText w:val="•"/>
      <w:lvlJc w:val="left"/>
      <w:pPr>
        <w:tabs>
          <w:tab w:val="num" w:pos="3600"/>
        </w:tabs>
        <w:ind w:left="3600" w:hanging="360"/>
      </w:pPr>
      <w:rPr>
        <w:rFonts w:ascii="Arial" w:hAnsi="Arial" w:hint="default"/>
      </w:rPr>
    </w:lvl>
    <w:lvl w:ilvl="5" w:tplc="DD84C552" w:tentative="1">
      <w:start w:val="1"/>
      <w:numFmt w:val="bullet"/>
      <w:lvlText w:val="•"/>
      <w:lvlJc w:val="left"/>
      <w:pPr>
        <w:tabs>
          <w:tab w:val="num" w:pos="4320"/>
        </w:tabs>
        <w:ind w:left="4320" w:hanging="360"/>
      </w:pPr>
      <w:rPr>
        <w:rFonts w:ascii="Arial" w:hAnsi="Arial" w:hint="default"/>
      </w:rPr>
    </w:lvl>
    <w:lvl w:ilvl="6" w:tplc="8B34C8EA" w:tentative="1">
      <w:start w:val="1"/>
      <w:numFmt w:val="bullet"/>
      <w:lvlText w:val="•"/>
      <w:lvlJc w:val="left"/>
      <w:pPr>
        <w:tabs>
          <w:tab w:val="num" w:pos="5040"/>
        </w:tabs>
        <w:ind w:left="5040" w:hanging="360"/>
      </w:pPr>
      <w:rPr>
        <w:rFonts w:ascii="Arial" w:hAnsi="Arial" w:hint="default"/>
      </w:rPr>
    </w:lvl>
    <w:lvl w:ilvl="7" w:tplc="520C1EB0" w:tentative="1">
      <w:start w:val="1"/>
      <w:numFmt w:val="bullet"/>
      <w:lvlText w:val="•"/>
      <w:lvlJc w:val="left"/>
      <w:pPr>
        <w:tabs>
          <w:tab w:val="num" w:pos="5760"/>
        </w:tabs>
        <w:ind w:left="5760" w:hanging="360"/>
      </w:pPr>
      <w:rPr>
        <w:rFonts w:ascii="Arial" w:hAnsi="Arial" w:hint="default"/>
      </w:rPr>
    </w:lvl>
    <w:lvl w:ilvl="8" w:tplc="C964B5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484712"/>
    <w:multiLevelType w:val="hybridMultilevel"/>
    <w:tmpl w:val="5FE2B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8B16F78"/>
    <w:multiLevelType w:val="hybridMultilevel"/>
    <w:tmpl w:val="20E2EC34"/>
    <w:lvl w:ilvl="0" w:tplc="0B1467E8">
      <w:start w:val="1"/>
      <w:numFmt w:val="bullet"/>
      <w:lvlText w:val="•"/>
      <w:lvlJc w:val="left"/>
      <w:pPr>
        <w:tabs>
          <w:tab w:val="num" w:pos="720"/>
        </w:tabs>
        <w:ind w:left="720" w:hanging="360"/>
      </w:pPr>
      <w:rPr>
        <w:rFonts w:ascii="Arial" w:hAnsi="Arial" w:hint="default"/>
      </w:rPr>
    </w:lvl>
    <w:lvl w:ilvl="1" w:tplc="8C24B85E">
      <w:numFmt w:val="bullet"/>
      <w:lvlText w:val="•"/>
      <w:lvlJc w:val="left"/>
      <w:pPr>
        <w:tabs>
          <w:tab w:val="num" w:pos="1440"/>
        </w:tabs>
        <w:ind w:left="1440" w:hanging="360"/>
      </w:pPr>
      <w:rPr>
        <w:rFonts w:ascii="Arial" w:hAnsi="Arial" w:hint="default"/>
      </w:rPr>
    </w:lvl>
    <w:lvl w:ilvl="2" w:tplc="9FA6436C">
      <w:numFmt w:val="bullet"/>
      <w:lvlText w:val="•"/>
      <w:lvlJc w:val="left"/>
      <w:pPr>
        <w:tabs>
          <w:tab w:val="num" w:pos="2160"/>
        </w:tabs>
        <w:ind w:left="2160" w:hanging="360"/>
      </w:pPr>
      <w:rPr>
        <w:rFonts w:ascii="Arial" w:hAnsi="Arial" w:hint="default"/>
      </w:rPr>
    </w:lvl>
    <w:lvl w:ilvl="3" w:tplc="0996FEB0">
      <w:start w:val="1"/>
      <w:numFmt w:val="bullet"/>
      <w:lvlText w:val="•"/>
      <w:lvlJc w:val="left"/>
      <w:pPr>
        <w:tabs>
          <w:tab w:val="num" w:pos="2880"/>
        </w:tabs>
        <w:ind w:left="2880" w:hanging="360"/>
      </w:pPr>
      <w:rPr>
        <w:rFonts w:ascii="Arial" w:hAnsi="Arial" w:hint="default"/>
      </w:rPr>
    </w:lvl>
    <w:lvl w:ilvl="4" w:tplc="46CA2EC0">
      <w:start w:val="1"/>
      <w:numFmt w:val="bullet"/>
      <w:lvlText w:val="•"/>
      <w:lvlJc w:val="left"/>
      <w:pPr>
        <w:tabs>
          <w:tab w:val="num" w:pos="3600"/>
        </w:tabs>
        <w:ind w:left="3600" w:hanging="360"/>
      </w:pPr>
      <w:rPr>
        <w:rFonts w:ascii="Arial" w:hAnsi="Arial" w:hint="default"/>
      </w:rPr>
    </w:lvl>
    <w:lvl w:ilvl="5" w:tplc="D2CEE11E" w:tentative="1">
      <w:start w:val="1"/>
      <w:numFmt w:val="bullet"/>
      <w:lvlText w:val="•"/>
      <w:lvlJc w:val="left"/>
      <w:pPr>
        <w:tabs>
          <w:tab w:val="num" w:pos="4320"/>
        </w:tabs>
        <w:ind w:left="4320" w:hanging="360"/>
      </w:pPr>
      <w:rPr>
        <w:rFonts w:ascii="Arial" w:hAnsi="Arial" w:hint="default"/>
      </w:rPr>
    </w:lvl>
    <w:lvl w:ilvl="6" w:tplc="E9C0334C" w:tentative="1">
      <w:start w:val="1"/>
      <w:numFmt w:val="bullet"/>
      <w:lvlText w:val="•"/>
      <w:lvlJc w:val="left"/>
      <w:pPr>
        <w:tabs>
          <w:tab w:val="num" w:pos="5040"/>
        </w:tabs>
        <w:ind w:left="5040" w:hanging="360"/>
      </w:pPr>
      <w:rPr>
        <w:rFonts w:ascii="Arial" w:hAnsi="Arial" w:hint="default"/>
      </w:rPr>
    </w:lvl>
    <w:lvl w:ilvl="7" w:tplc="77F4445C" w:tentative="1">
      <w:start w:val="1"/>
      <w:numFmt w:val="bullet"/>
      <w:lvlText w:val="•"/>
      <w:lvlJc w:val="left"/>
      <w:pPr>
        <w:tabs>
          <w:tab w:val="num" w:pos="5760"/>
        </w:tabs>
        <w:ind w:left="5760" w:hanging="360"/>
      </w:pPr>
      <w:rPr>
        <w:rFonts w:ascii="Arial" w:hAnsi="Arial" w:hint="default"/>
      </w:rPr>
    </w:lvl>
    <w:lvl w:ilvl="8" w:tplc="D416F4C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DD3646"/>
    <w:multiLevelType w:val="hybridMultilevel"/>
    <w:tmpl w:val="9688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C50EEE"/>
    <w:multiLevelType w:val="hybridMultilevel"/>
    <w:tmpl w:val="0792DE96"/>
    <w:lvl w:ilvl="0" w:tplc="BF68A05C">
      <w:start w:val="1"/>
      <w:numFmt w:val="bullet"/>
      <w:lvlText w:val="•"/>
      <w:lvlJc w:val="left"/>
      <w:pPr>
        <w:tabs>
          <w:tab w:val="num" w:pos="720"/>
        </w:tabs>
        <w:ind w:left="720" w:hanging="360"/>
      </w:pPr>
      <w:rPr>
        <w:rFonts w:ascii="Arial" w:hAnsi="Arial" w:hint="default"/>
      </w:rPr>
    </w:lvl>
    <w:lvl w:ilvl="1" w:tplc="6ADAA374" w:tentative="1">
      <w:start w:val="1"/>
      <w:numFmt w:val="bullet"/>
      <w:lvlText w:val="•"/>
      <w:lvlJc w:val="left"/>
      <w:pPr>
        <w:tabs>
          <w:tab w:val="num" w:pos="1440"/>
        </w:tabs>
        <w:ind w:left="1440" w:hanging="360"/>
      </w:pPr>
      <w:rPr>
        <w:rFonts w:ascii="Arial" w:hAnsi="Arial" w:hint="default"/>
      </w:rPr>
    </w:lvl>
    <w:lvl w:ilvl="2" w:tplc="089C8E06" w:tentative="1">
      <w:start w:val="1"/>
      <w:numFmt w:val="bullet"/>
      <w:lvlText w:val="•"/>
      <w:lvlJc w:val="left"/>
      <w:pPr>
        <w:tabs>
          <w:tab w:val="num" w:pos="2160"/>
        </w:tabs>
        <w:ind w:left="2160" w:hanging="360"/>
      </w:pPr>
      <w:rPr>
        <w:rFonts w:ascii="Arial" w:hAnsi="Arial" w:hint="default"/>
      </w:rPr>
    </w:lvl>
    <w:lvl w:ilvl="3" w:tplc="E4FEA6B2" w:tentative="1">
      <w:start w:val="1"/>
      <w:numFmt w:val="bullet"/>
      <w:lvlText w:val="•"/>
      <w:lvlJc w:val="left"/>
      <w:pPr>
        <w:tabs>
          <w:tab w:val="num" w:pos="2880"/>
        </w:tabs>
        <w:ind w:left="2880" w:hanging="360"/>
      </w:pPr>
      <w:rPr>
        <w:rFonts w:ascii="Arial" w:hAnsi="Arial" w:hint="default"/>
      </w:rPr>
    </w:lvl>
    <w:lvl w:ilvl="4" w:tplc="88A6E0EC" w:tentative="1">
      <w:start w:val="1"/>
      <w:numFmt w:val="bullet"/>
      <w:lvlText w:val="•"/>
      <w:lvlJc w:val="left"/>
      <w:pPr>
        <w:tabs>
          <w:tab w:val="num" w:pos="3600"/>
        </w:tabs>
        <w:ind w:left="3600" w:hanging="360"/>
      </w:pPr>
      <w:rPr>
        <w:rFonts w:ascii="Arial" w:hAnsi="Arial" w:hint="default"/>
      </w:rPr>
    </w:lvl>
    <w:lvl w:ilvl="5" w:tplc="612E8F98" w:tentative="1">
      <w:start w:val="1"/>
      <w:numFmt w:val="bullet"/>
      <w:lvlText w:val="•"/>
      <w:lvlJc w:val="left"/>
      <w:pPr>
        <w:tabs>
          <w:tab w:val="num" w:pos="4320"/>
        </w:tabs>
        <w:ind w:left="4320" w:hanging="360"/>
      </w:pPr>
      <w:rPr>
        <w:rFonts w:ascii="Arial" w:hAnsi="Arial" w:hint="default"/>
      </w:rPr>
    </w:lvl>
    <w:lvl w:ilvl="6" w:tplc="2FD43A6E" w:tentative="1">
      <w:start w:val="1"/>
      <w:numFmt w:val="bullet"/>
      <w:lvlText w:val="•"/>
      <w:lvlJc w:val="left"/>
      <w:pPr>
        <w:tabs>
          <w:tab w:val="num" w:pos="5040"/>
        </w:tabs>
        <w:ind w:left="5040" w:hanging="360"/>
      </w:pPr>
      <w:rPr>
        <w:rFonts w:ascii="Arial" w:hAnsi="Arial" w:hint="default"/>
      </w:rPr>
    </w:lvl>
    <w:lvl w:ilvl="7" w:tplc="F4029534" w:tentative="1">
      <w:start w:val="1"/>
      <w:numFmt w:val="bullet"/>
      <w:lvlText w:val="•"/>
      <w:lvlJc w:val="left"/>
      <w:pPr>
        <w:tabs>
          <w:tab w:val="num" w:pos="5760"/>
        </w:tabs>
        <w:ind w:left="5760" w:hanging="360"/>
      </w:pPr>
      <w:rPr>
        <w:rFonts w:ascii="Arial" w:hAnsi="Arial" w:hint="default"/>
      </w:rPr>
    </w:lvl>
    <w:lvl w:ilvl="8" w:tplc="743243D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786372"/>
    <w:multiLevelType w:val="hybridMultilevel"/>
    <w:tmpl w:val="A1F85A10"/>
    <w:lvl w:ilvl="0" w:tplc="8D2C6F28">
      <w:start w:val="1"/>
      <w:numFmt w:val="bullet"/>
      <w:lvlText w:val="•"/>
      <w:lvlJc w:val="left"/>
      <w:pPr>
        <w:tabs>
          <w:tab w:val="num" w:pos="720"/>
        </w:tabs>
        <w:ind w:left="720" w:hanging="360"/>
      </w:pPr>
      <w:rPr>
        <w:rFonts w:ascii="Arial" w:hAnsi="Arial" w:hint="default"/>
      </w:rPr>
    </w:lvl>
    <w:lvl w:ilvl="1" w:tplc="E87EA8C6">
      <w:numFmt w:val="bullet"/>
      <w:lvlText w:val="•"/>
      <w:lvlJc w:val="left"/>
      <w:pPr>
        <w:tabs>
          <w:tab w:val="num" w:pos="1440"/>
        </w:tabs>
        <w:ind w:left="1440" w:hanging="360"/>
      </w:pPr>
      <w:rPr>
        <w:rFonts w:ascii="Arial" w:hAnsi="Arial" w:hint="default"/>
      </w:rPr>
    </w:lvl>
    <w:lvl w:ilvl="2" w:tplc="46B4C514">
      <w:numFmt w:val="bullet"/>
      <w:lvlText w:val="•"/>
      <w:lvlJc w:val="left"/>
      <w:pPr>
        <w:tabs>
          <w:tab w:val="num" w:pos="2160"/>
        </w:tabs>
        <w:ind w:left="2160" w:hanging="360"/>
      </w:pPr>
      <w:rPr>
        <w:rFonts w:ascii="Arial" w:hAnsi="Arial" w:hint="default"/>
      </w:rPr>
    </w:lvl>
    <w:lvl w:ilvl="3" w:tplc="4A00376E" w:tentative="1">
      <w:start w:val="1"/>
      <w:numFmt w:val="bullet"/>
      <w:lvlText w:val="•"/>
      <w:lvlJc w:val="left"/>
      <w:pPr>
        <w:tabs>
          <w:tab w:val="num" w:pos="2880"/>
        </w:tabs>
        <w:ind w:left="2880" w:hanging="360"/>
      </w:pPr>
      <w:rPr>
        <w:rFonts w:ascii="Arial" w:hAnsi="Arial" w:hint="default"/>
      </w:rPr>
    </w:lvl>
    <w:lvl w:ilvl="4" w:tplc="027231B2" w:tentative="1">
      <w:start w:val="1"/>
      <w:numFmt w:val="bullet"/>
      <w:lvlText w:val="•"/>
      <w:lvlJc w:val="left"/>
      <w:pPr>
        <w:tabs>
          <w:tab w:val="num" w:pos="3600"/>
        </w:tabs>
        <w:ind w:left="3600" w:hanging="360"/>
      </w:pPr>
      <w:rPr>
        <w:rFonts w:ascii="Arial" w:hAnsi="Arial" w:hint="default"/>
      </w:rPr>
    </w:lvl>
    <w:lvl w:ilvl="5" w:tplc="D3864C4C" w:tentative="1">
      <w:start w:val="1"/>
      <w:numFmt w:val="bullet"/>
      <w:lvlText w:val="•"/>
      <w:lvlJc w:val="left"/>
      <w:pPr>
        <w:tabs>
          <w:tab w:val="num" w:pos="4320"/>
        </w:tabs>
        <w:ind w:left="4320" w:hanging="360"/>
      </w:pPr>
      <w:rPr>
        <w:rFonts w:ascii="Arial" w:hAnsi="Arial" w:hint="default"/>
      </w:rPr>
    </w:lvl>
    <w:lvl w:ilvl="6" w:tplc="6E8EB7F0" w:tentative="1">
      <w:start w:val="1"/>
      <w:numFmt w:val="bullet"/>
      <w:lvlText w:val="•"/>
      <w:lvlJc w:val="left"/>
      <w:pPr>
        <w:tabs>
          <w:tab w:val="num" w:pos="5040"/>
        </w:tabs>
        <w:ind w:left="5040" w:hanging="360"/>
      </w:pPr>
      <w:rPr>
        <w:rFonts w:ascii="Arial" w:hAnsi="Arial" w:hint="default"/>
      </w:rPr>
    </w:lvl>
    <w:lvl w:ilvl="7" w:tplc="FD7AF948" w:tentative="1">
      <w:start w:val="1"/>
      <w:numFmt w:val="bullet"/>
      <w:lvlText w:val="•"/>
      <w:lvlJc w:val="left"/>
      <w:pPr>
        <w:tabs>
          <w:tab w:val="num" w:pos="5760"/>
        </w:tabs>
        <w:ind w:left="5760" w:hanging="360"/>
      </w:pPr>
      <w:rPr>
        <w:rFonts w:ascii="Arial" w:hAnsi="Arial" w:hint="default"/>
      </w:rPr>
    </w:lvl>
    <w:lvl w:ilvl="8" w:tplc="D19859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3621CC2"/>
    <w:multiLevelType w:val="hybridMultilevel"/>
    <w:tmpl w:val="CE8C8E0E"/>
    <w:lvl w:ilvl="0" w:tplc="6C36AAC6">
      <w:numFmt w:val="bullet"/>
      <w:lvlText w:val="•"/>
      <w:lvlJc w:val="left"/>
      <w:pPr>
        <w:tabs>
          <w:tab w:val="num" w:pos="2160"/>
        </w:tabs>
        <w:ind w:left="21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917E01"/>
    <w:multiLevelType w:val="hybridMultilevel"/>
    <w:tmpl w:val="9922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73A75"/>
    <w:multiLevelType w:val="hybridMultilevel"/>
    <w:tmpl w:val="BF0E159E"/>
    <w:lvl w:ilvl="0" w:tplc="D58A9F2C">
      <w:start w:val="1"/>
      <w:numFmt w:val="bullet"/>
      <w:lvlText w:val="•"/>
      <w:lvlJc w:val="left"/>
      <w:pPr>
        <w:tabs>
          <w:tab w:val="num" w:pos="720"/>
        </w:tabs>
        <w:ind w:left="720" w:hanging="360"/>
      </w:pPr>
      <w:rPr>
        <w:rFonts w:ascii="Arial" w:hAnsi="Arial" w:hint="default"/>
      </w:rPr>
    </w:lvl>
    <w:lvl w:ilvl="1" w:tplc="E4B8E5B2">
      <w:numFmt w:val="bullet"/>
      <w:lvlText w:val="•"/>
      <w:lvlJc w:val="left"/>
      <w:pPr>
        <w:tabs>
          <w:tab w:val="num" w:pos="1440"/>
        </w:tabs>
        <w:ind w:left="1440" w:hanging="360"/>
      </w:pPr>
      <w:rPr>
        <w:rFonts w:ascii="Arial" w:hAnsi="Arial" w:hint="default"/>
      </w:rPr>
    </w:lvl>
    <w:lvl w:ilvl="2" w:tplc="6F8CBA12">
      <w:numFmt w:val="bullet"/>
      <w:lvlText w:val="•"/>
      <w:lvlJc w:val="left"/>
      <w:pPr>
        <w:tabs>
          <w:tab w:val="num" w:pos="2160"/>
        </w:tabs>
        <w:ind w:left="2160" w:hanging="360"/>
      </w:pPr>
      <w:rPr>
        <w:rFonts w:ascii="Arial" w:hAnsi="Arial" w:hint="default"/>
      </w:rPr>
    </w:lvl>
    <w:lvl w:ilvl="3" w:tplc="BFE89B9A" w:tentative="1">
      <w:start w:val="1"/>
      <w:numFmt w:val="bullet"/>
      <w:lvlText w:val="•"/>
      <w:lvlJc w:val="left"/>
      <w:pPr>
        <w:tabs>
          <w:tab w:val="num" w:pos="2880"/>
        </w:tabs>
        <w:ind w:left="2880" w:hanging="360"/>
      </w:pPr>
      <w:rPr>
        <w:rFonts w:ascii="Arial" w:hAnsi="Arial" w:hint="default"/>
      </w:rPr>
    </w:lvl>
    <w:lvl w:ilvl="4" w:tplc="F2509262" w:tentative="1">
      <w:start w:val="1"/>
      <w:numFmt w:val="bullet"/>
      <w:lvlText w:val="•"/>
      <w:lvlJc w:val="left"/>
      <w:pPr>
        <w:tabs>
          <w:tab w:val="num" w:pos="3600"/>
        </w:tabs>
        <w:ind w:left="3600" w:hanging="360"/>
      </w:pPr>
      <w:rPr>
        <w:rFonts w:ascii="Arial" w:hAnsi="Arial" w:hint="default"/>
      </w:rPr>
    </w:lvl>
    <w:lvl w:ilvl="5" w:tplc="46463B00" w:tentative="1">
      <w:start w:val="1"/>
      <w:numFmt w:val="bullet"/>
      <w:lvlText w:val="•"/>
      <w:lvlJc w:val="left"/>
      <w:pPr>
        <w:tabs>
          <w:tab w:val="num" w:pos="4320"/>
        </w:tabs>
        <w:ind w:left="4320" w:hanging="360"/>
      </w:pPr>
      <w:rPr>
        <w:rFonts w:ascii="Arial" w:hAnsi="Arial" w:hint="default"/>
      </w:rPr>
    </w:lvl>
    <w:lvl w:ilvl="6" w:tplc="BB0657FE" w:tentative="1">
      <w:start w:val="1"/>
      <w:numFmt w:val="bullet"/>
      <w:lvlText w:val="•"/>
      <w:lvlJc w:val="left"/>
      <w:pPr>
        <w:tabs>
          <w:tab w:val="num" w:pos="5040"/>
        </w:tabs>
        <w:ind w:left="5040" w:hanging="360"/>
      </w:pPr>
      <w:rPr>
        <w:rFonts w:ascii="Arial" w:hAnsi="Arial" w:hint="default"/>
      </w:rPr>
    </w:lvl>
    <w:lvl w:ilvl="7" w:tplc="074C51B8" w:tentative="1">
      <w:start w:val="1"/>
      <w:numFmt w:val="bullet"/>
      <w:lvlText w:val="•"/>
      <w:lvlJc w:val="left"/>
      <w:pPr>
        <w:tabs>
          <w:tab w:val="num" w:pos="5760"/>
        </w:tabs>
        <w:ind w:left="5760" w:hanging="360"/>
      </w:pPr>
      <w:rPr>
        <w:rFonts w:ascii="Arial" w:hAnsi="Arial" w:hint="default"/>
      </w:rPr>
    </w:lvl>
    <w:lvl w:ilvl="8" w:tplc="8BCA61D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ED781F"/>
    <w:multiLevelType w:val="hybridMultilevel"/>
    <w:tmpl w:val="1C868B52"/>
    <w:lvl w:ilvl="0" w:tplc="A8DEE528">
      <w:start w:val="1"/>
      <w:numFmt w:val="bullet"/>
      <w:lvlText w:val="•"/>
      <w:lvlJc w:val="left"/>
      <w:pPr>
        <w:tabs>
          <w:tab w:val="num" w:pos="720"/>
        </w:tabs>
        <w:ind w:left="720" w:hanging="360"/>
      </w:pPr>
      <w:rPr>
        <w:rFonts w:ascii="Arial" w:hAnsi="Arial" w:hint="default"/>
      </w:rPr>
    </w:lvl>
    <w:lvl w:ilvl="1" w:tplc="C6066E94">
      <w:numFmt w:val="bullet"/>
      <w:lvlText w:val="•"/>
      <w:lvlJc w:val="left"/>
      <w:pPr>
        <w:tabs>
          <w:tab w:val="num" w:pos="1440"/>
        </w:tabs>
        <w:ind w:left="1440" w:hanging="360"/>
      </w:pPr>
      <w:rPr>
        <w:rFonts w:ascii="Arial" w:hAnsi="Arial" w:hint="default"/>
      </w:rPr>
    </w:lvl>
    <w:lvl w:ilvl="2" w:tplc="B23C4168">
      <w:numFmt w:val="bullet"/>
      <w:lvlText w:val="•"/>
      <w:lvlJc w:val="left"/>
      <w:pPr>
        <w:tabs>
          <w:tab w:val="num" w:pos="2160"/>
        </w:tabs>
        <w:ind w:left="2160" w:hanging="360"/>
      </w:pPr>
      <w:rPr>
        <w:rFonts w:ascii="Arial" w:hAnsi="Arial" w:hint="default"/>
      </w:rPr>
    </w:lvl>
    <w:lvl w:ilvl="3" w:tplc="7D50E146">
      <w:start w:val="1"/>
      <w:numFmt w:val="bullet"/>
      <w:lvlText w:val="•"/>
      <w:lvlJc w:val="left"/>
      <w:pPr>
        <w:tabs>
          <w:tab w:val="num" w:pos="2880"/>
        </w:tabs>
        <w:ind w:left="2880" w:hanging="360"/>
      </w:pPr>
      <w:rPr>
        <w:rFonts w:ascii="Arial" w:hAnsi="Arial" w:hint="default"/>
      </w:rPr>
    </w:lvl>
    <w:lvl w:ilvl="4" w:tplc="B9D247DA" w:tentative="1">
      <w:start w:val="1"/>
      <w:numFmt w:val="bullet"/>
      <w:lvlText w:val="•"/>
      <w:lvlJc w:val="left"/>
      <w:pPr>
        <w:tabs>
          <w:tab w:val="num" w:pos="3600"/>
        </w:tabs>
        <w:ind w:left="3600" w:hanging="360"/>
      </w:pPr>
      <w:rPr>
        <w:rFonts w:ascii="Arial" w:hAnsi="Arial" w:hint="default"/>
      </w:rPr>
    </w:lvl>
    <w:lvl w:ilvl="5" w:tplc="F2985724" w:tentative="1">
      <w:start w:val="1"/>
      <w:numFmt w:val="bullet"/>
      <w:lvlText w:val="•"/>
      <w:lvlJc w:val="left"/>
      <w:pPr>
        <w:tabs>
          <w:tab w:val="num" w:pos="4320"/>
        </w:tabs>
        <w:ind w:left="4320" w:hanging="360"/>
      </w:pPr>
      <w:rPr>
        <w:rFonts w:ascii="Arial" w:hAnsi="Arial" w:hint="default"/>
      </w:rPr>
    </w:lvl>
    <w:lvl w:ilvl="6" w:tplc="93801F70" w:tentative="1">
      <w:start w:val="1"/>
      <w:numFmt w:val="bullet"/>
      <w:lvlText w:val="•"/>
      <w:lvlJc w:val="left"/>
      <w:pPr>
        <w:tabs>
          <w:tab w:val="num" w:pos="5040"/>
        </w:tabs>
        <w:ind w:left="5040" w:hanging="360"/>
      </w:pPr>
      <w:rPr>
        <w:rFonts w:ascii="Arial" w:hAnsi="Arial" w:hint="default"/>
      </w:rPr>
    </w:lvl>
    <w:lvl w:ilvl="7" w:tplc="8BA6EF34" w:tentative="1">
      <w:start w:val="1"/>
      <w:numFmt w:val="bullet"/>
      <w:lvlText w:val="•"/>
      <w:lvlJc w:val="left"/>
      <w:pPr>
        <w:tabs>
          <w:tab w:val="num" w:pos="5760"/>
        </w:tabs>
        <w:ind w:left="5760" w:hanging="360"/>
      </w:pPr>
      <w:rPr>
        <w:rFonts w:ascii="Arial" w:hAnsi="Arial" w:hint="default"/>
      </w:rPr>
    </w:lvl>
    <w:lvl w:ilvl="8" w:tplc="233E79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8A7B1D"/>
    <w:multiLevelType w:val="hybridMultilevel"/>
    <w:tmpl w:val="A53A2E40"/>
    <w:lvl w:ilvl="0" w:tplc="D4FED160">
      <w:start w:val="1"/>
      <w:numFmt w:val="decimal"/>
      <w:lvlText w:val="%1."/>
      <w:lvlJc w:val="left"/>
      <w:pPr>
        <w:tabs>
          <w:tab w:val="num" w:pos="720"/>
        </w:tabs>
        <w:ind w:left="720" w:hanging="360"/>
      </w:pPr>
    </w:lvl>
    <w:lvl w:ilvl="1" w:tplc="FCDE78FE">
      <w:start w:val="1"/>
      <w:numFmt w:val="lowerLetter"/>
      <w:lvlText w:val="%2."/>
      <w:lvlJc w:val="left"/>
      <w:pPr>
        <w:tabs>
          <w:tab w:val="num" w:pos="1440"/>
        </w:tabs>
        <w:ind w:left="1440" w:hanging="360"/>
      </w:pPr>
    </w:lvl>
    <w:lvl w:ilvl="2" w:tplc="3C0E56BC" w:tentative="1">
      <w:start w:val="1"/>
      <w:numFmt w:val="decimal"/>
      <w:lvlText w:val="%3."/>
      <w:lvlJc w:val="left"/>
      <w:pPr>
        <w:tabs>
          <w:tab w:val="num" w:pos="2160"/>
        </w:tabs>
        <w:ind w:left="2160" w:hanging="360"/>
      </w:pPr>
    </w:lvl>
    <w:lvl w:ilvl="3" w:tplc="E2A2F3E4" w:tentative="1">
      <w:start w:val="1"/>
      <w:numFmt w:val="decimal"/>
      <w:lvlText w:val="%4."/>
      <w:lvlJc w:val="left"/>
      <w:pPr>
        <w:tabs>
          <w:tab w:val="num" w:pos="2880"/>
        </w:tabs>
        <w:ind w:left="2880" w:hanging="360"/>
      </w:pPr>
    </w:lvl>
    <w:lvl w:ilvl="4" w:tplc="0A6C20CC" w:tentative="1">
      <w:start w:val="1"/>
      <w:numFmt w:val="decimal"/>
      <w:lvlText w:val="%5."/>
      <w:lvlJc w:val="left"/>
      <w:pPr>
        <w:tabs>
          <w:tab w:val="num" w:pos="3600"/>
        </w:tabs>
        <w:ind w:left="3600" w:hanging="360"/>
      </w:pPr>
    </w:lvl>
    <w:lvl w:ilvl="5" w:tplc="AE963426" w:tentative="1">
      <w:start w:val="1"/>
      <w:numFmt w:val="decimal"/>
      <w:lvlText w:val="%6."/>
      <w:lvlJc w:val="left"/>
      <w:pPr>
        <w:tabs>
          <w:tab w:val="num" w:pos="4320"/>
        </w:tabs>
        <w:ind w:left="4320" w:hanging="360"/>
      </w:pPr>
    </w:lvl>
    <w:lvl w:ilvl="6" w:tplc="03B69EE0" w:tentative="1">
      <w:start w:val="1"/>
      <w:numFmt w:val="decimal"/>
      <w:lvlText w:val="%7."/>
      <w:lvlJc w:val="left"/>
      <w:pPr>
        <w:tabs>
          <w:tab w:val="num" w:pos="5040"/>
        </w:tabs>
        <w:ind w:left="5040" w:hanging="360"/>
      </w:pPr>
    </w:lvl>
    <w:lvl w:ilvl="7" w:tplc="75AA94E2" w:tentative="1">
      <w:start w:val="1"/>
      <w:numFmt w:val="decimal"/>
      <w:lvlText w:val="%8."/>
      <w:lvlJc w:val="left"/>
      <w:pPr>
        <w:tabs>
          <w:tab w:val="num" w:pos="5760"/>
        </w:tabs>
        <w:ind w:left="5760" w:hanging="360"/>
      </w:pPr>
    </w:lvl>
    <w:lvl w:ilvl="8" w:tplc="4222A380" w:tentative="1">
      <w:start w:val="1"/>
      <w:numFmt w:val="decimal"/>
      <w:lvlText w:val="%9."/>
      <w:lvlJc w:val="left"/>
      <w:pPr>
        <w:tabs>
          <w:tab w:val="num" w:pos="6480"/>
        </w:tabs>
        <w:ind w:left="6480" w:hanging="360"/>
      </w:pPr>
    </w:lvl>
  </w:abstractNum>
  <w:abstractNum w:abstractNumId="23" w15:restartNumberingAfterBreak="0">
    <w:nsid w:val="78483A20"/>
    <w:multiLevelType w:val="hybridMultilevel"/>
    <w:tmpl w:val="47A84CD2"/>
    <w:lvl w:ilvl="0" w:tplc="656AE9DA">
      <w:start w:val="1"/>
      <w:numFmt w:val="bullet"/>
      <w:lvlText w:val="•"/>
      <w:lvlJc w:val="left"/>
      <w:pPr>
        <w:tabs>
          <w:tab w:val="num" w:pos="720"/>
        </w:tabs>
        <w:ind w:left="720" w:hanging="360"/>
      </w:pPr>
      <w:rPr>
        <w:rFonts w:ascii="Arial" w:hAnsi="Arial" w:hint="default"/>
      </w:rPr>
    </w:lvl>
    <w:lvl w:ilvl="1" w:tplc="CCD83460">
      <w:numFmt w:val="bullet"/>
      <w:lvlText w:val="•"/>
      <w:lvlJc w:val="left"/>
      <w:pPr>
        <w:tabs>
          <w:tab w:val="num" w:pos="1440"/>
        </w:tabs>
        <w:ind w:left="1440" w:hanging="360"/>
      </w:pPr>
      <w:rPr>
        <w:rFonts w:ascii="Arial" w:hAnsi="Arial" w:hint="default"/>
      </w:rPr>
    </w:lvl>
    <w:lvl w:ilvl="2" w:tplc="C2D03D76" w:tentative="1">
      <w:start w:val="1"/>
      <w:numFmt w:val="bullet"/>
      <w:lvlText w:val="•"/>
      <w:lvlJc w:val="left"/>
      <w:pPr>
        <w:tabs>
          <w:tab w:val="num" w:pos="2160"/>
        </w:tabs>
        <w:ind w:left="2160" w:hanging="360"/>
      </w:pPr>
      <w:rPr>
        <w:rFonts w:ascii="Arial" w:hAnsi="Arial" w:hint="default"/>
      </w:rPr>
    </w:lvl>
    <w:lvl w:ilvl="3" w:tplc="50621148" w:tentative="1">
      <w:start w:val="1"/>
      <w:numFmt w:val="bullet"/>
      <w:lvlText w:val="•"/>
      <w:lvlJc w:val="left"/>
      <w:pPr>
        <w:tabs>
          <w:tab w:val="num" w:pos="2880"/>
        </w:tabs>
        <w:ind w:left="2880" w:hanging="360"/>
      </w:pPr>
      <w:rPr>
        <w:rFonts w:ascii="Arial" w:hAnsi="Arial" w:hint="default"/>
      </w:rPr>
    </w:lvl>
    <w:lvl w:ilvl="4" w:tplc="3B2A1984" w:tentative="1">
      <w:start w:val="1"/>
      <w:numFmt w:val="bullet"/>
      <w:lvlText w:val="•"/>
      <w:lvlJc w:val="left"/>
      <w:pPr>
        <w:tabs>
          <w:tab w:val="num" w:pos="3600"/>
        </w:tabs>
        <w:ind w:left="3600" w:hanging="360"/>
      </w:pPr>
      <w:rPr>
        <w:rFonts w:ascii="Arial" w:hAnsi="Arial" w:hint="default"/>
      </w:rPr>
    </w:lvl>
    <w:lvl w:ilvl="5" w:tplc="62DC169A" w:tentative="1">
      <w:start w:val="1"/>
      <w:numFmt w:val="bullet"/>
      <w:lvlText w:val="•"/>
      <w:lvlJc w:val="left"/>
      <w:pPr>
        <w:tabs>
          <w:tab w:val="num" w:pos="4320"/>
        </w:tabs>
        <w:ind w:left="4320" w:hanging="360"/>
      </w:pPr>
      <w:rPr>
        <w:rFonts w:ascii="Arial" w:hAnsi="Arial" w:hint="default"/>
      </w:rPr>
    </w:lvl>
    <w:lvl w:ilvl="6" w:tplc="55B449A0" w:tentative="1">
      <w:start w:val="1"/>
      <w:numFmt w:val="bullet"/>
      <w:lvlText w:val="•"/>
      <w:lvlJc w:val="left"/>
      <w:pPr>
        <w:tabs>
          <w:tab w:val="num" w:pos="5040"/>
        </w:tabs>
        <w:ind w:left="5040" w:hanging="360"/>
      </w:pPr>
      <w:rPr>
        <w:rFonts w:ascii="Arial" w:hAnsi="Arial" w:hint="default"/>
      </w:rPr>
    </w:lvl>
    <w:lvl w:ilvl="7" w:tplc="D4E4AD8E" w:tentative="1">
      <w:start w:val="1"/>
      <w:numFmt w:val="bullet"/>
      <w:lvlText w:val="•"/>
      <w:lvlJc w:val="left"/>
      <w:pPr>
        <w:tabs>
          <w:tab w:val="num" w:pos="5760"/>
        </w:tabs>
        <w:ind w:left="5760" w:hanging="360"/>
      </w:pPr>
      <w:rPr>
        <w:rFonts w:ascii="Arial" w:hAnsi="Arial" w:hint="default"/>
      </w:rPr>
    </w:lvl>
    <w:lvl w:ilvl="8" w:tplc="C1B4B44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B693804"/>
    <w:multiLevelType w:val="hybridMultilevel"/>
    <w:tmpl w:val="3D04554A"/>
    <w:lvl w:ilvl="0" w:tplc="60F295A0">
      <w:start w:val="1"/>
      <w:numFmt w:val="bullet"/>
      <w:lvlText w:val="•"/>
      <w:lvlJc w:val="left"/>
      <w:pPr>
        <w:tabs>
          <w:tab w:val="num" w:pos="720"/>
        </w:tabs>
        <w:ind w:left="720" w:hanging="360"/>
      </w:pPr>
      <w:rPr>
        <w:rFonts w:ascii="Arial" w:hAnsi="Arial" w:hint="default"/>
      </w:rPr>
    </w:lvl>
    <w:lvl w:ilvl="1" w:tplc="7F986190">
      <w:numFmt w:val="bullet"/>
      <w:lvlText w:val="•"/>
      <w:lvlJc w:val="left"/>
      <w:pPr>
        <w:tabs>
          <w:tab w:val="num" w:pos="1440"/>
        </w:tabs>
        <w:ind w:left="1440" w:hanging="360"/>
      </w:pPr>
      <w:rPr>
        <w:rFonts w:ascii="Arial" w:hAnsi="Arial" w:hint="default"/>
      </w:rPr>
    </w:lvl>
    <w:lvl w:ilvl="2" w:tplc="5CCA49B4" w:tentative="1">
      <w:start w:val="1"/>
      <w:numFmt w:val="bullet"/>
      <w:lvlText w:val="•"/>
      <w:lvlJc w:val="left"/>
      <w:pPr>
        <w:tabs>
          <w:tab w:val="num" w:pos="2160"/>
        </w:tabs>
        <w:ind w:left="2160" w:hanging="360"/>
      </w:pPr>
      <w:rPr>
        <w:rFonts w:ascii="Arial" w:hAnsi="Arial" w:hint="default"/>
      </w:rPr>
    </w:lvl>
    <w:lvl w:ilvl="3" w:tplc="129659E4" w:tentative="1">
      <w:start w:val="1"/>
      <w:numFmt w:val="bullet"/>
      <w:lvlText w:val="•"/>
      <w:lvlJc w:val="left"/>
      <w:pPr>
        <w:tabs>
          <w:tab w:val="num" w:pos="2880"/>
        </w:tabs>
        <w:ind w:left="2880" w:hanging="360"/>
      </w:pPr>
      <w:rPr>
        <w:rFonts w:ascii="Arial" w:hAnsi="Arial" w:hint="default"/>
      </w:rPr>
    </w:lvl>
    <w:lvl w:ilvl="4" w:tplc="1772EFEC" w:tentative="1">
      <w:start w:val="1"/>
      <w:numFmt w:val="bullet"/>
      <w:lvlText w:val="•"/>
      <w:lvlJc w:val="left"/>
      <w:pPr>
        <w:tabs>
          <w:tab w:val="num" w:pos="3600"/>
        </w:tabs>
        <w:ind w:left="3600" w:hanging="360"/>
      </w:pPr>
      <w:rPr>
        <w:rFonts w:ascii="Arial" w:hAnsi="Arial" w:hint="default"/>
      </w:rPr>
    </w:lvl>
    <w:lvl w:ilvl="5" w:tplc="BA4C7164" w:tentative="1">
      <w:start w:val="1"/>
      <w:numFmt w:val="bullet"/>
      <w:lvlText w:val="•"/>
      <w:lvlJc w:val="left"/>
      <w:pPr>
        <w:tabs>
          <w:tab w:val="num" w:pos="4320"/>
        </w:tabs>
        <w:ind w:left="4320" w:hanging="360"/>
      </w:pPr>
      <w:rPr>
        <w:rFonts w:ascii="Arial" w:hAnsi="Arial" w:hint="default"/>
      </w:rPr>
    </w:lvl>
    <w:lvl w:ilvl="6" w:tplc="8B328074" w:tentative="1">
      <w:start w:val="1"/>
      <w:numFmt w:val="bullet"/>
      <w:lvlText w:val="•"/>
      <w:lvlJc w:val="left"/>
      <w:pPr>
        <w:tabs>
          <w:tab w:val="num" w:pos="5040"/>
        </w:tabs>
        <w:ind w:left="5040" w:hanging="360"/>
      </w:pPr>
      <w:rPr>
        <w:rFonts w:ascii="Arial" w:hAnsi="Arial" w:hint="default"/>
      </w:rPr>
    </w:lvl>
    <w:lvl w:ilvl="7" w:tplc="68B441D6" w:tentative="1">
      <w:start w:val="1"/>
      <w:numFmt w:val="bullet"/>
      <w:lvlText w:val="•"/>
      <w:lvlJc w:val="left"/>
      <w:pPr>
        <w:tabs>
          <w:tab w:val="num" w:pos="5760"/>
        </w:tabs>
        <w:ind w:left="5760" w:hanging="360"/>
      </w:pPr>
      <w:rPr>
        <w:rFonts w:ascii="Arial" w:hAnsi="Arial" w:hint="default"/>
      </w:rPr>
    </w:lvl>
    <w:lvl w:ilvl="8" w:tplc="0E3ED89A" w:tentative="1">
      <w:start w:val="1"/>
      <w:numFmt w:val="bullet"/>
      <w:lvlText w:val="•"/>
      <w:lvlJc w:val="left"/>
      <w:pPr>
        <w:tabs>
          <w:tab w:val="num" w:pos="6480"/>
        </w:tabs>
        <w:ind w:left="6480" w:hanging="360"/>
      </w:pPr>
      <w:rPr>
        <w:rFonts w:ascii="Arial" w:hAnsi="Arial" w:hint="default"/>
      </w:rPr>
    </w:lvl>
  </w:abstractNum>
  <w:num w:numId="1" w16cid:durableId="146946187">
    <w:abstractNumId w:val="13"/>
  </w:num>
  <w:num w:numId="2" w16cid:durableId="1923643440">
    <w:abstractNumId w:val="6"/>
  </w:num>
  <w:num w:numId="3" w16cid:durableId="55668215">
    <w:abstractNumId w:val="19"/>
  </w:num>
  <w:num w:numId="4" w16cid:durableId="1120145371">
    <w:abstractNumId w:val="9"/>
  </w:num>
  <w:num w:numId="5" w16cid:durableId="2093310687">
    <w:abstractNumId w:val="17"/>
  </w:num>
  <w:num w:numId="6" w16cid:durableId="1417937831">
    <w:abstractNumId w:val="10"/>
  </w:num>
  <w:num w:numId="7" w16cid:durableId="161437428">
    <w:abstractNumId w:val="13"/>
  </w:num>
  <w:num w:numId="8" w16cid:durableId="1157845490">
    <w:abstractNumId w:val="2"/>
  </w:num>
  <w:num w:numId="9" w16cid:durableId="1808472182">
    <w:abstractNumId w:val="1"/>
  </w:num>
  <w:num w:numId="10" w16cid:durableId="1020854445">
    <w:abstractNumId w:val="20"/>
  </w:num>
  <w:num w:numId="11" w16cid:durableId="611325977">
    <w:abstractNumId w:val="0"/>
  </w:num>
  <w:num w:numId="12" w16cid:durableId="1850829539">
    <w:abstractNumId w:val="3"/>
  </w:num>
  <w:num w:numId="13" w16cid:durableId="479732505">
    <w:abstractNumId w:val="24"/>
  </w:num>
  <w:num w:numId="14" w16cid:durableId="31465239">
    <w:abstractNumId w:val="8"/>
  </w:num>
  <w:num w:numId="15" w16cid:durableId="1178541108">
    <w:abstractNumId w:val="4"/>
  </w:num>
  <w:num w:numId="16" w16cid:durableId="25641937">
    <w:abstractNumId w:val="23"/>
  </w:num>
  <w:num w:numId="17" w16cid:durableId="1742675702">
    <w:abstractNumId w:val="7"/>
  </w:num>
  <w:num w:numId="18" w16cid:durableId="657537013">
    <w:abstractNumId w:val="16"/>
  </w:num>
  <w:num w:numId="19" w16cid:durableId="228464754">
    <w:abstractNumId w:val="18"/>
  </w:num>
  <w:num w:numId="20" w16cid:durableId="1617130066">
    <w:abstractNumId w:val="5"/>
  </w:num>
  <w:num w:numId="21" w16cid:durableId="916595169">
    <w:abstractNumId w:val="21"/>
  </w:num>
  <w:num w:numId="22" w16cid:durableId="1639913396">
    <w:abstractNumId w:val="14"/>
  </w:num>
  <w:num w:numId="23" w16cid:durableId="769859924">
    <w:abstractNumId w:val="11"/>
  </w:num>
  <w:num w:numId="24" w16cid:durableId="1423531908">
    <w:abstractNumId w:val="22"/>
  </w:num>
  <w:num w:numId="25" w16cid:durableId="1455366495">
    <w:abstractNumId w:val="12"/>
  </w:num>
  <w:num w:numId="26" w16cid:durableId="72209378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up, Benjamin">
    <w15:presenceInfo w15:providerId="AD" w15:userId="S::benjamin.jessup@tetratech.com::a95db8e4-7e32-4f96-93a8-e3beb45bd655"/>
  </w15:person>
  <w15:person w15:author="Hargett, Eric">
    <w15:presenceInfo w15:providerId="AD" w15:userId="S-1-5-21-320525181-1064506334-1441440523-4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3sTAzNzMyNrY0NDBT0lEKTi0uzszPAykwrAUAwvf32iwAAAA="/>
  </w:docVars>
  <w:rsids>
    <w:rsidRoot w:val="00D73D37"/>
    <w:rsid w:val="00000170"/>
    <w:rsid w:val="00000A1C"/>
    <w:rsid w:val="00000D74"/>
    <w:rsid w:val="000046A0"/>
    <w:rsid w:val="00006341"/>
    <w:rsid w:val="00014515"/>
    <w:rsid w:val="00016471"/>
    <w:rsid w:val="000166EF"/>
    <w:rsid w:val="00021866"/>
    <w:rsid w:val="00022381"/>
    <w:rsid w:val="00027152"/>
    <w:rsid w:val="00027EE8"/>
    <w:rsid w:val="00032573"/>
    <w:rsid w:val="00032840"/>
    <w:rsid w:val="00045854"/>
    <w:rsid w:val="00065829"/>
    <w:rsid w:val="00075111"/>
    <w:rsid w:val="00075831"/>
    <w:rsid w:val="00080691"/>
    <w:rsid w:val="000835B1"/>
    <w:rsid w:val="00084530"/>
    <w:rsid w:val="000870B2"/>
    <w:rsid w:val="000A3791"/>
    <w:rsid w:val="000A499B"/>
    <w:rsid w:val="000A6A81"/>
    <w:rsid w:val="000B3875"/>
    <w:rsid w:val="000C0C2A"/>
    <w:rsid w:val="000C153C"/>
    <w:rsid w:val="000C243B"/>
    <w:rsid w:val="000D1156"/>
    <w:rsid w:val="000D47A3"/>
    <w:rsid w:val="000D67AC"/>
    <w:rsid w:val="000E03C7"/>
    <w:rsid w:val="000E45D8"/>
    <w:rsid w:val="000E535A"/>
    <w:rsid w:val="000E6CB8"/>
    <w:rsid w:val="000F4BF2"/>
    <w:rsid w:val="000F5F4C"/>
    <w:rsid w:val="0010474A"/>
    <w:rsid w:val="001047C9"/>
    <w:rsid w:val="0010704B"/>
    <w:rsid w:val="00114F55"/>
    <w:rsid w:val="001165EF"/>
    <w:rsid w:val="00116658"/>
    <w:rsid w:val="00117F50"/>
    <w:rsid w:val="00124BAC"/>
    <w:rsid w:val="00126825"/>
    <w:rsid w:val="00126DDE"/>
    <w:rsid w:val="001278CA"/>
    <w:rsid w:val="00127BBD"/>
    <w:rsid w:val="00130DB5"/>
    <w:rsid w:val="00132A41"/>
    <w:rsid w:val="00136127"/>
    <w:rsid w:val="001363C4"/>
    <w:rsid w:val="00136DA4"/>
    <w:rsid w:val="00137732"/>
    <w:rsid w:val="00141969"/>
    <w:rsid w:val="00141DDC"/>
    <w:rsid w:val="00142AF7"/>
    <w:rsid w:val="00142D93"/>
    <w:rsid w:val="001447B9"/>
    <w:rsid w:val="00147900"/>
    <w:rsid w:val="0015272A"/>
    <w:rsid w:val="001604A3"/>
    <w:rsid w:val="001604DF"/>
    <w:rsid w:val="001633AE"/>
    <w:rsid w:val="0016383D"/>
    <w:rsid w:val="00164D98"/>
    <w:rsid w:val="00165407"/>
    <w:rsid w:val="00166494"/>
    <w:rsid w:val="00166FB5"/>
    <w:rsid w:val="0017029E"/>
    <w:rsid w:val="00171566"/>
    <w:rsid w:val="00171FDC"/>
    <w:rsid w:val="00174BCF"/>
    <w:rsid w:val="0017631D"/>
    <w:rsid w:val="0018688B"/>
    <w:rsid w:val="00190C27"/>
    <w:rsid w:val="00193310"/>
    <w:rsid w:val="00194768"/>
    <w:rsid w:val="001A5601"/>
    <w:rsid w:val="001B09C9"/>
    <w:rsid w:val="001B0A6A"/>
    <w:rsid w:val="001B25FC"/>
    <w:rsid w:val="001B50A2"/>
    <w:rsid w:val="001C1B69"/>
    <w:rsid w:val="001C5D25"/>
    <w:rsid w:val="001D1457"/>
    <w:rsid w:val="001D38F7"/>
    <w:rsid w:val="001D5850"/>
    <w:rsid w:val="001E0CBB"/>
    <w:rsid w:val="001E1CE9"/>
    <w:rsid w:val="001E2E2B"/>
    <w:rsid w:val="001E4ADC"/>
    <w:rsid w:val="001E62BB"/>
    <w:rsid w:val="001F0921"/>
    <w:rsid w:val="002064EB"/>
    <w:rsid w:val="002139AD"/>
    <w:rsid w:val="0021571B"/>
    <w:rsid w:val="0022391C"/>
    <w:rsid w:val="002249FD"/>
    <w:rsid w:val="00224FD7"/>
    <w:rsid w:val="00233AF9"/>
    <w:rsid w:val="002362F6"/>
    <w:rsid w:val="0023703A"/>
    <w:rsid w:val="00242C16"/>
    <w:rsid w:val="00247D11"/>
    <w:rsid w:val="00250581"/>
    <w:rsid w:val="0025261C"/>
    <w:rsid w:val="00254E55"/>
    <w:rsid w:val="00255D5C"/>
    <w:rsid w:val="00255DDE"/>
    <w:rsid w:val="00261A55"/>
    <w:rsid w:val="00262A65"/>
    <w:rsid w:val="00262E94"/>
    <w:rsid w:val="00266856"/>
    <w:rsid w:val="0027226E"/>
    <w:rsid w:val="00272FB6"/>
    <w:rsid w:val="00273F38"/>
    <w:rsid w:val="002741A8"/>
    <w:rsid w:val="0027468B"/>
    <w:rsid w:val="00275833"/>
    <w:rsid w:val="00281420"/>
    <w:rsid w:val="0028199A"/>
    <w:rsid w:val="00283CAA"/>
    <w:rsid w:val="00284560"/>
    <w:rsid w:val="00290D0B"/>
    <w:rsid w:val="00292C52"/>
    <w:rsid w:val="0029353B"/>
    <w:rsid w:val="00293AA6"/>
    <w:rsid w:val="002A17D3"/>
    <w:rsid w:val="002A2E90"/>
    <w:rsid w:val="002A5161"/>
    <w:rsid w:val="002A5C49"/>
    <w:rsid w:val="002B4B82"/>
    <w:rsid w:val="002B4E98"/>
    <w:rsid w:val="002B6310"/>
    <w:rsid w:val="002C1BA0"/>
    <w:rsid w:val="002C2A27"/>
    <w:rsid w:val="002C357E"/>
    <w:rsid w:val="002C62C5"/>
    <w:rsid w:val="002C6612"/>
    <w:rsid w:val="002D08EF"/>
    <w:rsid w:val="002D12DA"/>
    <w:rsid w:val="002D1449"/>
    <w:rsid w:val="002D179A"/>
    <w:rsid w:val="002D3D84"/>
    <w:rsid w:val="002D62E9"/>
    <w:rsid w:val="002F1AEC"/>
    <w:rsid w:val="002F5FA6"/>
    <w:rsid w:val="0030415D"/>
    <w:rsid w:val="00304E0A"/>
    <w:rsid w:val="00307971"/>
    <w:rsid w:val="00317D5B"/>
    <w:rsid w:val="00330DE4"/>
    <w:rsid w:val="003316B8"/>
    <w:rsid w:val="0033276F"/>
    <w:rsid w:val="00332EB4"/>
    <w:rsid w:val="0033302A"/>
    <w:rsid w:val="003336FA"/>
    <w:rsid w:val="003369D3"/>
    <w:rsid w:val="0034364C"/>
    <w:rsid w:val="00344720"/>
    <w:rsid w:val="003457CF"/>
    <w:rsid w:val="00347D64"/>
    <w:rsid w:val="0035574E"/>
    <w:rsid w:val="0035673A"/>
    <w:rsid w:val="0036776E"/>
    <w:rsid w:val="00375CCB"/>
    <w:rsid w:val="00377941"/>
    <w:rsid w:val="003803B1"/>
    <w:rsid w:val="003865BC"/>
    <w:rsid w:val="003937DF"/>
    <w:rsid w:val="003A1AAC"/>
    <w:rsid w:val="003A68C1"/>
    <w:rsid w:val="003A7F20"/>
    <w:rsid w:val="003B4369"/>
    <w:rsid w:val="003B6840"/>
    <w:rsid w:val="003C0ADF"/>
    <w:rsid w:val="003C2B68"/>
    <w:rsid w:val="003C63D7"/>
    <w:rsid w:val="003C66F6"/>
    <w:rsid w:val="003C7DF2"/>
    <w:rsid w:val="003D025E"/>
    <w:rsid w:val="003D2361"/>
    <w:rsid w:val="003E01D8"/>
    <w:rsid w:val="003E234B"/>
    <w:rsid w:val="003E4C04"/>
    <w:rsid w:val="003F3B46"/>
    <w:rsid w:val="003F3D7E"/>
    <w:rsid w:val="003F63BF"/>
    <w:rsid w:val="003F7BFC"/>
    <w:rsid w:val="00401074"/>
    <w:rsid w:val="00402491"/>
    <w:rsid w:val="0040380B"/>
    <w:rsid w:val="00403B9D"/>
    <w:rsid w:val="00404499"/>
    <w:rsid w:val="004045AF"/>
    <w:rsid w:val="00406231"/>
    <w:rsid w:val="004142DB"/>
    <w:rsid w:val="00420955"/>
    <w:rsid w:val="004209A2"/>
    <w:rsid w:val="00421533"/>
    <w:rsid w:val="0042166F"/>
    <w:rsid w:val="0042784A"/>
    <w:rsid w:val="004334F1"/>
    <w:rsid w:val="00443866"/>
    <w:rsid w:val="0044577D"/>
    <w:rsid w:val="00452094"/>
    <w:rsid w:val="00452E8E"/>
    <w:rsid w:val="0045573B"/>
    <w:rsid w:val="004606C0"/>
    <w:rsid w:val="00471A1E"/>
    <w:rsid w:val="004805FC"/>
    <w:rsid w:val="0048343B"/>
    <w:rsid w:val="00490B3C"/>
    <w:rsid w:val="004943F1"/>
    <w:rsid w:val="004A6A52"/>
    <w:rsid w:val="004B0B49"/>
    <w:rsid w:val="004B2C3F"/>
    <w:rsid w:val="004C3455"/>
    <w:rsid w:val="004C6B6B"/>
    <w:rsid w:val="004C79D5"/>
    <w:rsid w:val="004D3130"/>
    <w:rsid w:val="004D3C5A"/>
    <w:rsid w:val="004E058E"/>
    <w:rsid w:val="004E05C5"/>
    <w:rsid w:val="004E72DE"/>
    <w:rsid w:val="004E755F"/>
    <w:rsid w:val="004F1444"/>
    <w:rsid w:val="004F4B3A"/>
    <w:rsid w:val="004F5F89"/>
    <w:rsid w:val="004F690E"/>
    <w:rsid w:val="005004CC"/>
    <w:rsid w:val="0050077A"/>
    <w:rsid w:val="00500AD8"/>
    <w:rsid w:val="005026AF"/>
    <w:rsid w:val="00512B89"/>
    <w:rsid w:val="005140AA"/>
    <w:rsid w:val="00514387"/>
    <w:rsid w:val="00522D73"/>
    <w:rsid w:val="0052488E"/>
    <w:rsid w:val="00525C27"/>
    <w:rsid w:val="00526CF9"/>
    <w:rsid w:val="00530C56"/>
    <w:rsid w:val="00536C1E"/>
    <w:rsid w:val="005375CC"/>
    <w:rsid w:val="00537BAF"/>
    <w:rsid w:val="005448BF"/>
    <w:rsid w:val="00551EEE"/>
    <w:rsid w:val="005522B0"/>
    <w:rsid w:val="00552333"/>
    <w:rsid w:val="00552B70"/>
    <w:rsid w:val="0055677B"/>
    <w:rsid w:val="00556917"/>
    <w:rsid w:val="00556AD9"/>
    <w:rsid w:val="005572BC"/>
    <w:rsid w:val="005632FF"/>
    <w:rsid w:val="00564486"/>
    <w:rsid w:val="00567661"/>
    <w:rsid w:val="00567F7E"/>
    <w:rsid w:val="00570940"/>
    <w:rsid w:val="0057139E"/>
    <w:rsid w:val="00571C75"/>
    <w:rsid w:val="00572B1F"/>
    <w:rsid w:val="005736F0"/>
    <w:rsid w:val="005766F5"/>
    <w:rsid w:val="00576ADB"/>
    <w:rsid w:val="005827C1"/>
    <w:rsid w:val="0058350F"/>
    <w:rsid w:val="00586201"/>
    <w:rsid w:val="0059366F"/>
    <w:rsid w:val="00593A77"/>
    <w:rsid w:val="00594014"/>
    <w:rsid w:val="00597A22"/>
    <w:rsid w:val="005A3C5E"/>
    <w:rsid w:val="005A7F54"/>
    <w:rsid w:val="005B2BF0"/>
    <w:rsid w:val="005B3C2C"/>
    <w:rsid w:val="005B6A76"/>
    <w:rsid w:val="005B7FC7"/>
    <w:rsid w:val="005C6932"/>
    <w:rsid w:val="005D4F61"/>
    <w:rsid w:val="005D6E9C"/>
    <w:rsid w:val="005D7320"/>
    <w:rsid w:val="005E1D4E"/>
    <w:rsid w:val="005E2FBA"/>
    <w:rsid w:val="005F4F77"/>
    <w:rsid w:val="005F6EE5"/>
    <w:rsid w:val="00606570"/>
    <w:rsid w:val="0061009A"/>
    <w:rsid w:val="00610C39"/>
    <w:rsid w:val="00613417"/>
    <w:rsid w:val="00616F9E"/>
    <w:rsid w:val="00625C59"/>
    <w:rsid w:val="0062721A"/>
    <w:rsid w:val="00632D6E"/>
    <w:rsid w:val="0063593D"/>
    <w:rsid w:val="00636CAE"/>
    <w:rsid w:val="00636F44"/>
    <w:rsid w:val="00637A43"/>
    <w:rsid w:val="006401BE"/>
    <w:rsid w:val="0064039B"/>
    <w:rsid w:val="00644F9E"/>
    <w:rsid w:val="00650783"/>
    <w:rsid w:val="00654108"/>
    <w:rsid w:val="00667BCC"/>
    <w:rsid w:val="0067387B"/>
    <w:rsid w:val="00674F75"/>
    <w:rsid w:val="00681D24"/>
    <w:rsid w:val="006828BE"/>
    <w:rsid w:val="0068475B"/>
    <w:rsid w:val="00687FE9"/>
    <w:rsid w:val="0069038E"/>
    <w:rsid w:val="006926D1"/>
    <w:rsid w:val="00694596"/>
    <w:rsid w:val="00695E86"/>
    <w:rsid w:val="006A1C58"/>
    <w:rsid w:val="006A6EFF"/>
    <w:rsid w:val="006C00A9"/>
    <w:rsid w:val="006C13F7"/>
    <w:rsid w:val="006C260B"/>
    <w:rsid w:val="006C3AB4"/>
    <w:rsid w:val="006C4704"/>
    <w:rsid w:val="006D03BC"/>
    <w:rsid w:val="006D3B2C"/>
    <w:rsid w:val="006E5AC1"/>
    <w:rsid w:val="006F48E3"/>
    <w:rsid w:val="00703435"/>
    <w:rsid w:val="007039D6"/>
    <w:rsid w:val="00720354"/>
    <w:rsid w:val="00723C4F"/>
    <w:rsid w:val="00731F28"/>
    <w:rsid w:val="00733618"/>
    <w:rsid w:val="00733E9B"/>
    <w:rsid w:val="00743F2B"/>
    <w:rsid w:val="0074496D"/>
    <w:rsid w:val="00745963"/>
    <w:rsid w:val="007469C0"/>
    <w:rsid w:val="007504CB"/>
    <w:rsid w:val="0075247D"/>
    <w:rsid w:val="0075349B"/>
    <w:rsid w:val="00755789"/>
    <w:rsid w:val="00760369"/>
    <w:rsid w:val="00762295"/>
    <w:rsid w:val="0076470A"/>
    <w:rsid w:val="0077102F"/>
    <w:rsid w:val="00774C4E"/>
    <w:rsid w:val="00776CA4"/>
    <w:rsid w:val="00786DF8"/>
    <w:rsid w:val="007909CA"/>
    <w:rsid w:val="0079773C"/>
    <w:rsid w:val="007A3EA2"/>
    <w:rsid w:val="007A7D85"/>
    <w:rsid w:val="007B4E8F"/>
    <w:rsid w:val="007B7797"/>
    <w:rsid w:val="007C20A4"/>
    <w:rsid w:val="007C26A0"/>
    <w:rsid w:val="007C286D"/>
    <w:rsid w:val="007D4869"/>
    <w:rsid w:val="007D6F5B"/>
    <w:rsid w:val="007E1A98"/>
    <w:rsid w:val="007E445A"/>
    <w:rsid w:val="007E6A69"/>
    <w:rsid w:val="007E7004"/>
    <w:rsid w:val="007F1AAA"/>
    <w:rsid w:val="007F303D"/>
    <w:rsid w:val="007F4C4E"/>
    <w:rsid w:val="00800004"/>
    <w:rsid w:val="00803F88"/>
    <w:rsid w:val="00814251"/>
    <w:rsid w:val="00816BD8"/>
    <w:rsid w:val="0082378E"/>
    <w:rsid w:val="00826242"/>
    <w:rsid w:val="008308EC"/>
    <w:rsid w:val="00831956"/>
    <w:rsid w:val="00833A61"/>
    <w:rsid w:val="00843AD2"/>
    <w:rsid w:val="00844021"/>
    <w:rsid w:val="008450CA"/>
    <w:rsid w:val="00845B0E"/>
    <w:rsid w:val="00846B06"/>
    <w:rsid w:val="00850D16"/>
    <w:rsid w:val="00854289"/>
    <w:rsid w:val="008606A6"/>
    <w:rsid w:val="008661E7"/>
    <w:rsid w:val="00866CF8"/>
    <w:rsid w:val="0087081F"/>
    <w:rsid w:val="0087160D"/>
    <w:rsid w:val="00873FB9"/>
    <w:rsid w:val="00875FD0"/>
    <w:rsid w:val="00876136"/>
    <w:rsid w:val="00881165"/>
    <w:rsid w:val="00882527"/>
    <w:rsid w:val="00882AE9"/>
    <w:rsid w:val="00887D33"/>
    <w:rsid w:val="00891EE1"/>
    <w:rsid w:val="008A222C"/>
    <w:rsid w:val="008A3DD4"/>
    <w:rsid w:val="008A4CB9"/>
    <w:rsid w:val="008B09DA"/>
    <w:rsid w:val="008B2141"/>
    <w:rsid w:val="008B2BF1"/>
    <w:rsid w:val="008C7ACB"/>
    <w:rsid w:val="008D2F1E"/>
    <w:rsid w:val="008D7184"/>
    <w:rsid w:val="008E4D2D"/>
    <w:rsid w:val="008E516E"/>
    <w:rsid w:val="008E7D92"/>
    <w:rsid w:val="008F0801"/>
    <w:rsid w:val="008F0EB2"/>
    <w:rsid w:val="008F3B98"/>
    <w:rsid w:val="008F45CA"/>
    <w:rsid w:val="008F535C"/>
    <w:rsid w:val="008F7789"/>
    <w:rsid w:val="008F7D97"/>
    <w:rsid w:val="009002FC"/>
    <w:rsid w:val="00900F19"/>
    <w:rsid w:val="00901579"/>
    <w:rsid w:val="00904FC1"/>
    <w:rsid w:val="009050DA"/>
    <w:rsid w:val="00911FFC"/>
    <w:rsid w:val="009127BD"/>
    <w:rsid w:val="00915D19"/>
    <w:rsid w:val="00926977"/>
    <w:rsid w:val="00930B55"/>
    <w:rsid w:val="00935925"/>
    <w:rsid w:val="00937537"/>
    <w:rsid w:val="0094326B"/>
    <w:rsid w:val="0095043A"/>
    <w:rsid w:val="00952D20"/>
    <w:rsid w:val="00955CCE"/>
    <w:rsid w:val="009610B5"/>
    <w:rsid w:val="0096593C"/>
    <w:rsid w:val="0096593F"/>
    <w:rsid w:val="00966CEA"/>
    <w:rsid w:val="00981258"/>
    <w:rsid w:val="00983B78"/>
    <w:rsid w:val="009854F5"/>
    <w:rsid w:val="00991D95"/>
    <w:rsid w:val="00997403"/>
    <w:rsid w:val="00997695"/>
    <w:rsid w:val="009A0432"/>
    <w:rsid w:val="009A4D0E"/>
    <w:rsid w:val="009B0543"/>
    <w:rsid w:val="009B1CF9"/>
    <w:rsid w:val="009B7381"/>
    <w:rsid w:val="009B7C9E"/>
    <w:rsid w:val="009C2FC4"/>
    <w:rsid w:val="009C3626"/>
    <w:rsid w:val="009D3E9B"/>
    <w:rsid w:val="009D4C24"/>
    <w:rsid w:val="009D4E5F"/>
    <w:rsid w:val="009E07F7"/>
    <w:rsid w:val="009E4583"/>
    <w:rsid w:val="009E4B68"/>
    <w:rsid w:val="009F0AD8"/>
    <w:rsid w:val="009F0EFC"/>
    <w:rsid w:val="009F1546"/>
    <w:rsid w:val="009F711B"/>
    <w:rsid w:val="009F7BA7"/>
    <w:rsid w:val="00A004A1"/>
    <w:rsid w:val="00A00BC8"/>
    <w:rsid w:val="00A06AA7"/>
    <w:rsid w:val="00A071A4"/>
    <w:rsid w:val="00A11F9D"/>
    <w:rsid w:val="00A12E24"/>
    <w:rsid w:val="00A13BE9"/>
    <w:rsid w:val="00A20C0F"/>
    <w:rsid w:val="00A21D68"/>
    <w:rsid w:val="00A26DB3"/>
    <w:rsid w:val="00A271A3"/>
    <w:rsid w:val="00A31FE8"/>
    <w:rsid w:val="00A34B34"/>
    <w:rsid w:val="00A409E7"/>
    <w:rsid w:val="00A41AAE"/>
    <w:rsid w:val="00A507E5"/>
    <w:rsid w:val="00A51CC2"/>
    <w:rsid w:val="00A53F38"/>
    <w:rsid w:val="00A60F26"/>
    <w:rsid w:val="00A61EE2"/>
    <w:rsid w:val="00A622AF"/>
    <w:rsid w:val="00A63C60"/>
    <w:rsid w:val="00A66E6E"/>
    <w:rsid w:val="00A704FE"/>
    <w:rsid w:val="00A7060B"/>
    <w:rsid w:val="00A82E40"/>
    <w:rsid w:val="00A830E2"/>
    <w:rsid w:val="00A83344"/>
    <w:rsid w:val="00A83539"/>
    <w:rsid w:val="00AB2C8F"/>
    <w:rsid w:val="00AB3D9C"/>
    <w:rsid w:val="00AB66C0"/>
    <w:rsid w:val="00AB734B"/>
    <w:rsid w:val="00AC32D4"/>
    <w:rsid w:val="00AC5607"/>
    <w:rsid w:val="00AC7F95"/>
    <w:rsid w:val="00AD183A"/>
    <w:rsid w:val="00AD3D11"/>
    <w:rsid w:val="00AD723C"/>
    <w:rsid w:val="00AD7653"/>
    <w:rsid w:val="00AE10EF"/>
    <w:rsid w:val="00AE5896"/>
    <w:rsid w:val="00AE7D15"/>
    <w:rsid w:val="00AF0761"/>
    <w:rsid w:val="00AF0A25"/>
    <w:rsid w:val="00AF54A2"/>
    <w:rsid w:val="00B106D2"/>
    <w:rsid w:val="00B12284"/>
    <w:rsid w:val="00B20159"/>
    <w:rsid w:val="00B22C8E"/>
    <w:rsid w:val="00B25730"/>
    <w:rsid w:val="00B30135"/>
    <w:rsid w:val="00B33929"/>
    <w:rsid w:val="00B33D7E"/>
    <w:rsid w:val="00B3568A"/>
    <w:rsid w:val="00B407A5"/>
    <w:rsid w:val="00B44209"/>
    <w:rsid w:val="00B44CA9"/>
    <w:rsid w:val="00B4665B"/>
    <w:rsid w:val="00B46952"/>
    <w:rsid w:val="00B52B65"/>
    <w:rsid w:val="00B55139"/>
    <w:rsid w:val="00B55BAF"/>
    <w:rsid w:val="00B57935"/>
    <w:rsid w:val="00B579AD"/>
    <w:rsid w:val="00B61C28"/>
    <w:rsid w:val="00B63208"/>
    <w:rsid w:val="00B63C27"/>
    <w:rsid w:val="00B668B6"/>
    <w:rsid w:val="00B669E6"/>
    <w:rsid w:val="00B67A62"/>
    <w:rsid w:val="00B70C90"/>
    <w:rsid w:val="00B75F6F"/>
    <w:rsid w:val="00B82149"/>
    <w:rsid w:val="00B83640"/>
    <w:rsid w:val="00B852B6"/>
    <w:rsid w:val="00B86769"/>
    <w:rsid w:val="00B90880"/>
    <w:rsid w:val="00B968B5"/>
    <w:rsid w:val="00BA3FFB"/>
    <w:rsid w:val="00BA43FA"/>
    <w:rsid w:val="00BA4BF5"/>
    <w:rsid w:val="00BA6AEA"/>
    <w:rsid w:val="00BB5ED5"/>
    <w:rsid w:val="00BC20EA"/>
    <w:rsid w:val="00BC7789"/>
    <w:rsid w:val="00BD2026"/>
    <w:rsid w:val="00BD299D"/>
    <w:rsid w:val="00BD5294"/>
    <w:rsid w:val="00BD6862"/>
    <w:rsid w:val="00BE46D7"/>
    <w:rsid w:val="00BE5AA7"/>
    <w:rsid w:val="00BE79E6"/>
    <w:rsid w:val="00BF76A6"/>
    <w:rsid w:val="00BF77F6"/>
    <w:rsid w:val="00C0787D"/>
    <w:rsid w:val="00C12F9E"/>
    <w:rsid w:val="00C13B22"/>
    <w:rsid w:val="00C209F6"/>
    <w:rsid w:val="00C21B41"/>
    <w:rsid w:val="00C2561A"/>
    <w:rsid w:val="00C2640E"/>
    <w:rsid w:val="00C30484"/>
    <w:rsid w:val="00C320EF"/>
    <w:rsid w:val="00C339AA"/>
    <w:rsid w:val="00C3513F"/>
    <w:rsid w:val="00C35890"/>
    <w:rsid w:val="00C413B3"/>
    <w:rsid w:val="00C425DB"/>
    <w:rsid w:val="00C438AF"/>
    <w:rsid w:val="00C462BA"/>
    <w:rsid w:val="00C54217"/>
    <w:rsid w:val="00C6079E"/>
    <w:rsid w:val="00C67344"/>
    <w:rsid w:val="00C710C6"/>
    <w:rsid w:val="00C769FA"/>
    <w:rsid w:val="00C77C5F"/>
    <w:rsid w:val="00C81F80"/>
    <w:rsid w:val="00C8360F"/>
    <w:rsid w:val="00C918AF"/>
    <w:rsid w:val="00C9231A"/>
    <w:rsid w:val="00C9418D"/>
    <w:rsid w:val="00C94ACB"/>
    <w:rsid w:val="00C97C0D"/>
    <w:rsid w:val="00CA1F3E"/>
    <w:rsid w:val="00CA2EB7"/>
    <w:rsid w:val="00CA2F1D"/>
    <w:rsid w:val="00CA7B9B"/>
    <w:rsid w:val="00CB0F35"/>
    <w:rsid w:val="00CB11F0"/>
    <w:rsid w:val="00CB60E2"/>
    <w:rsid w:val="00CB7C46"/>
    <w:rsid w:val="00CB7DA1"/>
    <w:rsid w:val="00CC4873"/>
    <w:rsid w:val="00CC4B7F"/>
    <w:rsid w:val="00CC5402"/>
    <w:rsid w:val="00CD0DA8"/>
    <w:rsid w:val="00CD2931"/>
    <w:rsid w:val="00CD5906"/>
    <w:rsid w:val="00D12102"/>
    <w:rsid w:val="00D136AB"/>
    <w:rsid w:val="00D361CA"/>
    <w:rsid w:val="00D3744E"/>
    <w:rsid w:val="00D40291"/>
    <w:rsid w:val="00D41B3E"/>
    <w:rsid w:val="00D423B5"/>
    <w:rsid w:val="00D43496"/>
    <w:rsid w:val="00D44379"/>
    <w:rsid w:val="00D44EB6"/>
    <w:rsid w:val="00D454DF"/>
    <w:rsid w:val="00D53CBC"/>
    <w:rsid w:val="00D53EA6"/>
    <w:rsid w:val="00D57DCF"/>
    <w:rsid w:val="00D60D53"/>
    <w:rsid w:val="00D654F3"/>
    <w:rsid w:val="00D70337"/>
    <w:rsid w:val="00D73D37"/>
    <w:rsid w:val="00D73FA8"/>
    <w:rsid w:val="00D759A5"/>
    <w:rsid w:val="00D90D5F"/>
    <w:rsid w:val="00D91462"/>
    <w:rsid w:val="00D91B27"/>
    <w:rsid w:val="00D974B8"/>
    <w:rsid w:val="00D97755"/>
    <w:rsid w:val="00DA33D5"/>
    <w:rsid w:val="00DA357E"/>
    <w:rsid w:val="00DA4966"/>
    <w:rsid w:val="00DA55E7"/>
    <w:rsid w:val="00DA7CDA"/>
    <w:rsid w:val="00DB3AAD"/>
    <w:rsid w:val="00DB4C93"/>
    <w:rsid w:val="00DB52B0"/>
    <w:rsid w:val="00DB5CE1"/>
    <w:rsid w:val="00DB6B0F"/>
    <w:rsid w:val="00DB6B76"/>
    <w:rsid w:val="00DC0D22"/>
    <w:rsid w:val="00DC1F3A"/>
    <w:rsid w:val="00DC574C"/>
    <w:rsid w:val="00DC5F94"/>
    <w:rsid w:val="00DC6343"/>
    <w:rsid w:val="00DC7C46"/>
    <w:rsid w:val="00DD1345"/>
    <w:rsid w:val="00DD248F"/>
    <w:rsid w:val="00DD35B1"/>
    <w:rsid w:val="00DD6995"/>
    <w:rsid w:val="00DE284C"/>
    <w:rsid w:val="00DE2C1F"/>
    <w:rsid w:val="00DE6FE3"/>
    <w:rsid w:val="00DE7923"/>
    <w:rsid w:val="00DF4B49"/>
    <w:rsid w:val="00DF6177"/>
    <w:rsid w:val="00E02308"/>
    <w:rsid w:val="00E033D1"/>
    <w:rsid w:val="00E072FE"/>
    <w:rsid w:val="00E107D9"/>
    <w:rsid w:val="00E10FD2"/>
    <w:rsid w:val="00E137F3"/>
    <w:rsid w:val="00E17297"/>
    <w:rsid w:val="00E2746E"/>
    <w:rsid w:val="00E33708"/>
    <w:rsid w:val="00E357AF"/>
    <w:rsid w:val="00E44760"/>
    <w:rsid w:val="00E44B11"/>
    <w:rsid w:val="00E45292"/>
    <w:rsid w:val="00E4606B"/>
    <w:rsid w:val="00E4700F"/>
    <w:rsid w:val="00E50CAB"/>
    <w:rsid w:val="00E51101"/>
    <w:rsid w:val="00E52B19"/>
    <w:rsid w:val="00E52D4A"/>
    <w:rsid w:val="00E53AC2"/>
    <w:rsid w:val="00E54D24"/>
    <w:rsid w:val="00E56213"/>
    <w:rsid w:val="00E61454"/>
    <w:rsid w:val="00E62B6F"/>
    <w:rsid w:val="00E63C8F"/>
    <w:rsid w:val="00E67C86"/>
    <w:rsid w:val="00E7782F"/>
    <w:rsid w:val="00E77BA4"/>
    <w:rsid w:val="00E80BB3"/>
    <w:rsid w:val="00E82D66"/>
    <w:rsid w:val="00E918AE"/>
    <w:rsid w:val="00E92082"/>
    <w:rsid w:val="00E95640"/>
    <w:rsid w:val="00EA1341"/>
    <w:rsid w:val="00EA5B5D"/>
    <w:rsid w:val="00EA6694"/>
    <w:rsid w:val="00EA7293"/>
    <w:rsid w:val="00EB05E5"/>
    <w:rsid w:val="00EB151E"/>
    <w:rsid w:val="00EB33B7"/>
    <w:rsid w:val="00EB5BBA"/>
    <w:rsid w:val="00EC2863"/>
    <w:rsid w:val="00EC6750"/>
    <w:rsid w:val="00EC6BB8"/>
    <w:rsid w:val="00ED0816"/>
    <w:rsid w:val="00ED0B32"/>
    <w:rsid w:val="00ED3C25"/>
    <w:rsid w:val="00ED4C61"/>
    <w:rsid w:val="00EE2F31"/>
    <w:rsid w:val="00EE46A6"/>
    <w:rsid w:val="00EE608C"/>
    <w:rsid w:val="00EE7BE3"/>
    <w:rsid w:val="00EF16AB"/>
    <w:rsid w:val="00EF24E9"/>
    <w:rsid w:val="00EF50D1"/>
    <w:rsid w:val="00F03896"/>
    <w:rsid w:val="00F05730"/>
    <w:rsid w:val="00F063F1"/>
    <w:rsid w:val="00F10683"/>
    <w:rsid w:val="00F12C70"/>
    <w:rsid w:val="00F15C18"/>
    <w:rsid w:val="00F177C8"/>
    <w:rsid w:val="00F2275A"/>
    <w:rsid w:val="00F23410"/>
    <w:rsid w:val="00F24B45"/>
    <w:rsid w:val="00F26D16"/>
    <w:rsid w:val="00F27848"/>
    <w:rsid w:val="00F3000B"/>
    <w:rsid w:val="00F33B12"/>
    <w:rsid w:val="00F37018"/>
    <w:rsid w:val="00F408B0"/>
    <w:rsid w:val="00F42B63"/>
    <w:rsid w:val="00F51E58"/>
    <w:rsid w:val="00F544C9"/>
    <w:rsid w:val="00F566B7"/>
    <w:rsid w:val="00F6191E"/>
    <w:rsid w:val="00F6441C"/>
    <w:rsid w:val="00F67350"/>
    <w:rsid w:val="00F73544"/>
    <w:rsid w:val="00F7699B"/>
    <w:rsid w:val="00F80C92"/>
    <w:rsid w:val="00F822E8"/>
    <w:rsid w:val="00F91E42"/>
    <w:rsid w:val="00F92276"/>
    <w:rsid w:val="00F96E1A"/>
    <w:rsid w:val="00FA0374"/>
    <w:rsid w:val="00FA1614"/>
    <w:rsid w:val="00FA4A3D"/>
    <w:rsid w:val="00FA67C6"/>
    <w:rsid w:val="00FA6A88"/>
    <w:rsid w:val="00FA6CCD"/>
    <w:rsid w:val="00FB2D87"/>
    <w:rsid w:val="00FB6B95"/>
    <w:rsid w:val="00FC0118"/>
    <w:rsid w:val="00FC22DA"/>
    <w:rsid w:val="00FD1484"/>
    <w:rsid w:val="00FD3A07"/>
    <w:rsid w:val="00FD447E"/>
    <w:rsid w:val="00FD7448"/>
    <w:rsid w:val="00FE4DC4"/>
    <w:rsid w:val="00FE5414"/>
    <w:rsid w:val="00FE5E63"/>
    <w:rsid w:val="00FE6436"/>
    <w:rsid w:val="00FF0B01"/>
    <w:rsid w:val="00FF41B5"/>
    <w:rsid w:val="00FF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9DFE"/>
  <w15:chartTrackingRefBased/>
  <w15:docId w15:val="{7D5B6CA1-3BE4-4112-9D56-D931706D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D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8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3F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D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8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3FF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73D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D37"/>
    <w:rPr>
      <w:rFonts w:ascii="Segoe UI" w:hAnsi="Segoe UI" w:cs="Segoe UI"/>
      <w:sz w:val="18"/>
      <w:szCs w:val="18"/>
    </w:rPr>
  </w:style>
  <w:style w:type="character" w:styleId="CommentReference">
    <w:name w:val="annotation reference"/>
    <w:uiPriority w:val="99"/>
    <w:semiHidden/>
    <w:rsid w:val="00D73D37"/>
    <w:rPr>
      <w:sz w:val="16"/>
      <w:szCs w:val="16"/>
    </w:rPr>
  </w:style>
  <w:style w:type="paragraph" w:styleId="CommentText">
    <w:name w:val="annotation text"/>
    <w:basedOn w:val="Normal"/>
    <w:link w:val="CommentTextChar"/>
    <w:uiPriority w:val="99"/>
    <w:semiHidden/>
    <w:rsid w:val="00D73D37"/>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D73D37"/>
    <w:rPr>
      <w:rFonts w:ascii="Times New Roman" w:eastAsia="Times New Roman" w:hAnsi="Times New Roman" w:cs="Times New Roman"/>
      <w:sz w:val="20"/>
      <w:szCs w:val="20"/>
    </w:rPr>
  </w:style>
  <w:style w:type="paragraph" w:styleId="BodyText">
    <w:name w:val="Body Text"/>
    <w:basedOn w:val="Normal"/>
    <w:link w:val="BodyTextChar"/>
    <w:uiPriority w:val="1"/>
    <w:qFormat/>
    <w:rsid w:val="00D73D37"/>
    <w:pPr>
      <w:spacing w:after="120" w:line="276" w:lineRule="auto"/>
    </w:pPr>
    <w:rPr>
      <w:rFonts w:ascii="Calibri" w:eastAsia="Times New Roman" w:hAnsi="Calibri" w:cs="Times New Roman"/>
    </w:rPr>
  </w:style>
  <w:style w:type="character" w:customStyle="1" w:styleId="BodyTextChar">
    <w:name w:val="Body Text Char"/>
    <w:basedOn w:val="DefaultParagraphFont"/>
    <w:link w:val="BodyText"/>
    <w:uiPriority w:val="1"/>
    <w:rsid w:val="00D73D37"/>
    <w:rPr>
      <w:rFonts w:ascii="Calibri" w:eastAsia="Times New Roman" w:hAnsi="Calibri" w:cs="Times New Roman"/>
    </w:rPr>
  </w:style>
  <w:style w:type="paragraph" w:styleId="ListParagraph">
    <w:name w:val="List Paragraph"/>
    <w:basedOn w:val="Normal"/>
    <w:uiPriority w:val="34"/>
    <w:qFormat/>
    <w:rsid w:val="009F0EFC"/>
    <w:pPr>
      <w:spacing w:after="0" w:line="240" w:lineRule="auto"/>
      <w:ind w:left="720"/>
    </w:pPr>
    <w:rPr>
      <w:rFonts w:ascii="Calibri" w:hAnsi="Calibri" w:cs="Calibri"/>
    </w:rPr>
  </w:style>
  <w:style w:type="table" w:styleId="TableGrid">
    <w:name w:val="Table Grid"/>
    <w:basedOn w:val="TableNormal"/>
    <w:uiPriority w:val="39"/>
    <w:rsid w:val="009F0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0EFC"/>
    <w:rPr>
      <w:color w:val="0000FF"/>
      <w:u w:val="single"/>
    </w:rPr>
  </w:style>
  <w:style w:type="table" w:styleId="PlainTable2">
    <w:name w:val="Plain Table 2"/>
    <w:basedOn w:val="TableNormal"/>
    <w:uiPriority w:val="42"/>
    <w:rsid w:val="000046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link w:val="CaptionChar"/>
    <w:uiPriority w:val="35"/>
    <w:unhideWhenUsed/>
    <w:qFormat/>
    <w:rsid w:val="004805F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locked/>
    <w:rsid w:val="005632FF"/>
    <w:rPr>
      <w:i/>
      <w:iCs/>
      <w:color w:val="44546A" w:themeColor="text2"/>
      <w:sz w:val="18"/>
      <w:szCs w:val="18"/>
    </w:rPr>
  </w:style>
  <w:style w:type="character" w:styleId="Emphasis">
    <w:name w:val="Emphasis"/>
    <w:qFormat/>
    <w:rsid w:val="00E56213"/>
    <w:rPr>
      <w:i/>
      <w:iCs/>
    </w:rPr>
  </w:style>
  <w:style w:type="paragraph" w:styleId="FootnoteText">
    <w:name w:val="footnote text"/>
    <w:basedOn w:val="Normal"/>
    <w:link w:val="FootnoteTextChar"/>
    <w:uiPriority w:val="99"/>
    <w:semiHidden/>
    <w:unhideWhenUsed/>
    <w:rsid w:val="002B4E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4E98"/>
    <w:rPr>
      <w:sz w:val="20"/>
      <w:szCs w:val="20"/>
    </w:rPr>
  </w:style>
  <w:style w:type="character" w:styleId="FootnoteReference">
    <w:name w:val="footnote reference"/>
    <w:basedOn w:val="DefaultParagraphFont"/>
    <w:uiPriority w:val="99"/>
    <w:semiHidden/>
    <w:unhideWhenUsed/>
    <w:rsid w:val="002B4E98"/>
    <w:rPr>
      <w:vertAlign w:val="superscript"/>
    </w:rPr>
  </w:style>
  <w:style w:type="paragraph" w:styleId="NoSpacing">
    <w:name w:val="No Spacing"/>
    <w:link w:val="NoSpacingChar"/>
    <w:uiPriority w:val="1"/>
    <w:qFormat/>
    <w:rsid w:val="005632FF"/>
    <w:pPr>
      <w:spacing w:after="0" w:line="240" w:lineRule="auto"/>
    </w:pPr>
    <w:rPr>
      <w:rFonts w:ascii="Calibri" w:hAnsi="Calibri" w:cs="Times New Roman"/>
    </w:rPr>
  </w:style>
  <w:style w:type="character" w:customStyle="1" w:styleId="NoSpacingChar">
    <w:name w:val="No Spacing Char"/>
    <w:basedOn w:val="DefaultParagraphFont"/>
    <w:link w:val="NoSpacing"/>
    <w:uiPriority w:val="1"/>
    <w:locked/>
    <w:rsid w:val="005632FF"/>
    <w:rPr>
      <w:rFonts w:ascii="Calibri" w:hAnsi="Calibri" w:cs="Times New Roman"/>
    </w:rPr>
  </w:style>
  <w:style w:type="paragraph" w:styleId="Title">
    <w:name w:val="Title"/>
    <w:basedOn w:val="Normal"/>
    <w:next w:val="Normal"/>
    <w:link w:val="TitleChar"/>
    <w:uiPriority w:val="10"/>
    <w:qFormat/>
    <w:rsid w:val="006738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87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41969"/>
    <w:pPr>
      <w:outlineLvl w:val="9"/>
    </w:pPr>
  </w:style>
  <w:style w:type="paragraph" w:styleId="TOC1">
    <w:name w:val="toc 1"/>
    <w:basedOn w:val="Normal"/>
    <w:next w:val="Normal"/>
    <w:autoRedefine/>
    <w:uiPriority w:val="39"/>
    <w:unhideWhenUsed/>
    <w:rsid w:val="00141969"/>
    <w:pPr>
      <w:spacing w:after="100"/>
    </w:pPr>
  </w:style>
  <w:style w:type="paragraph" w:styleId="TOC2">
    <w:name w:val="toc 2"/>
    <w:basedOn w:val="Normal"/>
    <w:next w:val="Normal"/>
    <w:autoRedefine/>
    <w:uiPriority w:val="39"/>
    <w:unhideWhenUsed/>
    <w:rsid w:val="00141969"/>
    <w:pPr>
      <w:spacing w:after="100"/>
      <w:ind w:left="220"/>
    </w:pPr>
  </w:style>
  <w:style w:type="paragraph" w:styleId="TOC3">
    <w:name w:val="toc 3"/>
    <w:basedOn w:val="Normal"/>
    <w:next w:val="Normal"/>
    <w:autoRedefine/>
    <w:uiPriority w:val="39"/>
    <w:unhideWhenUsed/>
    <w:rsid w:val="007A7D85"/>
    <w:pPr>
      <w:spacing w:after="100"/>
      <w:ind w:left="440"/>
    </w:pPr>
  </w:style>
  <w:style w:type="paragraph" w:styleId="CommentSubject">
    <w:name w:val="annotation subject"/>
    <w:basedOn w:val="CommentText"/>
    <w:next w:val="CommentText"/>
    <w:link w:val="CommentSubjectChar"/>
    <w:uiPriority w:val="99"/>
    <w:semiHidden/>
    <w:unhideWhenUsed/>
    <w:rsid w:val="00BC7789"/>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C778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B852B6"/>
    <w:rPr>
      <w:color w:val="605E5C"/>
      <w:shd w:val="clear" w:color="auto" w:fill="E1DFDD"/>
    </w:rPr>
  </w:style>
  <w:style w:type="character" w:styleId="Strong">
    <w:name w:val="Strong"/>
    <w:basedOn w:val="DefaultParagraphFont"/>
    <w:uiPriority w:val="22"/>
    <w:qFormat/>
    <w:rsid w:val="00537BAF"/>
    <w:rPr>
      <w:b/>
      <w:bCs/>
    </w:rPr>
  </w:style>
  <w:style w:type="character" w:styleId="FollowedHyperlink">
    <w:name w:val="FollowedHyperlink"/>
    <w:basedOn w:val="DefaultParagraphFont"/>
    <w:uiPriority w:val="99"/>
    <w:semiHidden/>
    <w:unhideWhenUsed/>
    <w:rsid w:val="00E357AF"/>
    <w:rPr>
      <w:color w:val="954F72" w:themeColor="followedHyperlink"/>
      <w:u w:val="single"/>
    </w:rPr>
  </w:style>
  <w:style w:type="paragraph" w:customStyle="1" w:styleId="Default">
    <w:name w:val="Default"/>
    <w:rsid w:val="00B33D7E"/>
    <w:pPr>
      <w:autoSpaceDE w:val="0"/>
      <w:autoSpaceDN w:val="0"/>
      <w:adjustRightInd w:val="0"/>
      <w:spacing w:after="0" w:line="240" w:lineRule="auto"/>
    </w:pPr>
    <w:rPr>
      <w:rFonts w:ascii="Garamond" w:hAnsi="Garamond" w:cs="Garamond"/>
      <w:color w:val="000000"/>
      <w:sz w:val="24"/>
      <w:szCs w:val="24"/>
    </w:rPr>
  </w:style>
  <w:style w:type="table" w:styleId="PlainTable3">
    <w:name w:val="Plain Table 3"/>
    <w:basedOn w:val="TableNormal"/>
    <w:uiPriority w:val="43"/>
    <w:rsid w:val="00A507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507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66C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43AD2"/>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B52B65"/>
    <w:pPr>
      <w:spacing w:after="0"/>
    </w:pPr>
  </w:style>
  <w:style w:type="paragraph" w:styleId="Header">
    <w:name w:val="header"/>
    <w:basedOn w:val="Normal"/>
    <w:link w:val="HeaderChar"/>
    <w:uiPriority w:val="99"/>
    <w:unhideWhenUsed/>
    <w:rsid w:val="00E52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B19"/>
  </w:style>
  <w:style w:type="paragraph" w:styleId="Footer">
    <w:name w:val="footer"/>
    <w:basedOn w:val="Normal"/>
    <w:link w:val="FooterChar"/>
    <w:uiPriority w:val="99"/>
    <w:unhideWhenUsed/>
    <w:rsid w:val="00E52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B19"/>
  </w:style>
  <w:style w:type="paragraph" w:styleId="Revision">
    <w:name w:val="Revision"/>
    <w:hidden/>
    <w:uiPriority w:val="99"/>
    <w:semiHidden/>
    <w:rsid w:val="00B632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546">
      <w:bodyDiv w:val="1"/>
      <w:marLeft w:val="0"/>
      <w:marRight w:val="0"/>
      <w:marTop w:val="0"/>
      <w:marBottom w:val="0"/>
      <w:divBdr>
        <w:top w:val="none" w:sz="0" w:space="0" w:color="auto"/>
        <w:left w:val="none" w:sz="0" w:space="0" w:color="auto"/>
        <w:bottom w:val="none" w:sz="0" w:space="0" w:color="auto"/>
        <w:right w:val="none" w:sz="0" w:space="0" w:color="auto"/>
      </w:divBdr>
    </w:div>
    <w:div w:id="19547798">
      <w:bodyDiv w:val="1"/>
      <w:marLeft w:val="0"/>
      <w:marRight w:val="0"/>
      <w:marTop w:val="0"/>
      <w:marBottom w:val="0"/>
      <w:divBdr>
        <w:top w:val="none" w:sz="0" w:space="0" w:color="auto"/>
        <w:left w:val="none" w:sz="0" w:space="0" w:color="auto"/>
        <w:bottom w:val="none" w:sz="0" w:space="0" w:color="auto"/>
        <w:right w:val="none" w:sz="0" w:space="0" w:color="auto"/>
      </w:divBdr>
    </w:div>
    <w:div w:id="161900412">
      <w:bodyDiv w:val="1"/>
      <w:marLeft w:val="0"/>
      <w:marRight w:val="0"/>
      <w:marTop w:val="0"/>
      <w:marBottom w:val="0"/>
      <w:divBdr>
        <w:top w:val="none" w:sz="0" w:space="0" w:color="auto"/>
        <w:left w:val="none" w:sz="0" w:space="0" w:color="auto"/>
        <w:bottom w:val="none" w:sz="0" w:space="0" w:color="auto"/>
        <w:right w:val="none" w:sz="0" w:space="0" w:color="auto"/>
      </w:divBdr>
    </w:div>
    <w:div w:id="252977822">
      <w:bodyDiv w:val="1"/>
      <w:marLeft w:val="0"/>
      <w:marRight w:val="0"/>
      <w:marTop w:val="0"/>
      <w:marBottom w:val="0"/>
      <w:divBdr>
        <w:top w:val="none" w:sz="0" w:space="0" w:color="auto"/>
        <w:left w:val="none" w:sz="0" w:space="0" w:color="auto"/>
        <w:bottom w:val="none" w:sz="0" w:space="0" w:color="auto"/>
        <w:right w:val="none" w:sz="0" w:space="0" w:color="auto"/>
      </w:divBdr>
    </w:div>
    <w:div w:id="281494434">
      <w:bodyDiv w:val="1"/>
      <w:marLeft w:val="0"/>
      <w:marRight w:val="0"/>
      <w:marTop w:val="0"/>
      <w:marBottom w:val="0"/>
      <w:divBdr>
        <w:top w:val="none" w:sz="0" w:space="0" w:color="auto"/>
        <w:left w:val="none" w:sz="0" w:space="0" w:color="auto"/>
        <w:bottom w:val="none" w:sz="0" w:space="0" w:color="auto"/>
        <w:right w:val="none" w:sz="0" w:space="0" w:color="auto"/>
      </w:divBdr>
    </w:div>
    <w:div w:id="310255563">
      <w:bodyDiv w:val="1"/>
      <w:marLeft w:val="0"/>
      <w:marRight w:val="0"/>
      <w:marTop w:val="0"/>
      <w:marBottom w:val="0"/>
      <w:divBdr>
        <w:top w:val="none" w:sz="0" w:space="0" w:color="auto"/>
        <w:left w:val="none" w:sz="0" w:space="0" w:color="auto"/>
        <w:bottom w:val="none" w:sz="0" w:space="0" w:color="auto"/>
        <w:right w:val="none" w:sz="0" w:space="0" w:color="auto"/>
      </w:divBdr>
    </w:div>
    <w:div w:id="361248067">
      <w:bodyDiv w:val="1"/>
      <w:marLeft w:val="0"/>
      <w:marRight w:val="0"/>
      <w:marTop w:val="0"/>
      <w:marBottom w:val="0"/>
      <w:divBdr>
        <w:top w:val="none" w:sz="0" w:space="0" w:color="auto"/>
        <w:left w:val="none" w:sz="0" w:space="0" w:color="auto"/>
        <w:bottom w:val="none" w:sz="0" w:space="0" w:color="auto"/>
        <w:right w:val="none" w:sz="0" w:space="0" w:color="auto"/>
      </w:divBdr>
    </w:div>
    <w:div w:id="399602019">
      <w:bodyDiv w:val="1"/>
      <w:marLeft w:val="0"/>
      <w:marRight w:val="0"/>
      <w:marTop w:val="0"/>
      <w:marBottom w:val="0"/>
      <w:divBdr>
        <w:top w:val="none" w:sz="0" w:space="0" w:color="auto"/>
        <w:left w:val="none" w:sz="0" w:space="0" w:color="auto"/>
        <w:bottom w:val="none" w:sz="0" w:space="0" w:color="auto"/>
        <w:right w:val="none" w:sz="0" w:space="0" w:color="auto"/>
      </w:divBdr>
      <w:divsChild>
        <w:div w:id="1155029809">
          <w:marLeft w:val="360"/>
          <w:marRight w:val="0"/>
          <w:marTop w:val="200"/>
          <w:marBottom w:val="0"/>
          <w:divBdr>
            <w:top w:val="none" w:sz="0" w:space="0" w:color="auto"/>
            <w:left w:val="none" w:sz="0" w:space="0" w:color="auto"/>
            <w:bottom w:val="none" w:sz="0" w:space="0" w:color="auto"/>
            <w:right w:val="none" w:sz="0" w:space="0" w:color="auto"/>
          </w:divBdr>
        </w:div>
        <w:div w:id="1938059361">
          <w:marLeft w:val="1080"/>
          <w:marRight w:val="0"/>
          <w:marTop w:val="100"/>
          <w:marBottom w:val="0"/>
          <w:divBdr>
            <w:top w:val="none" w:sz="0" w:space="0" w:color="auto"/>
            <w:left w:val="none" w:sz="0" w:space="0" w:color="auto"/>
            <w:bottom w:val="none" w:sz="0" w:space="0" w:color="auto"/>
            <w:right w:val="none" w:sz="0" w:space="0" w:color="auto"/>
          </w:divBdr>
        </w:div>
        <w:div w:id="166753621">
          <w:marLeft w:val="1080"/>
          <w:marRight w:val="0"/>
          <w:marTop w:val="100"/>
          <w:marBottom w:val="0"/>
          <w:divBdr>
            <w:top w:val="none" w:sz="0" w:space="0" w:color="auto"/>
            <w:left w:val="none" w:sz="0" w:space="0" w:color="auto"/>
            <w:bottom w:val="none" w:sz="0" w:space="0" w:color="auto"/>
            <w:right w:val="none" w:sz="0" w:space="0" w:color="auto"/>
          </w:divBdr>
        </w:div>
        <w:div w:id="1034159761">
          <w:marLeft w:val="1800"/>
          <w:marRight w:val="0"/>
          <w:marTop w:val="100"/>
          <w:marBottom w:val="0"/>
          <w:divBdr>
            <w:top w:val="none" w:sz="0" w:space="0" w:color="auto"/>
            <w:left w:val="none" w:sz="0" w:space="0" w:color="auto"/>
            <w:bottom w:val="none" w:sz="0" w:space="0" w:color="auto"/>
            <w:right w:val="none" w:sz="0" w:space="0" w:color="auto"/>
          </w:divBdr>
        </w:div>
        <w:div w:id="1921482609">
          <w:marLeft w:val="360"/>
          <w:marRight w:val="0"/>
          <w:marTop w:val="200"/>
          <w:marBottom w:val="0"/>
          <w:divBdr>
            <w:top w:val="none" w:sz="0" w:space="0" w:color="auto"/>
            <w:left w:val="none" w:sz="0" w:space="0" w:color="auto"/>
            <w:bottom w:val="none" w:sz="0" w:space="0" w:color="auto"/>
            <w:right w:val="none" w:sz="0" w:space="0" w:color="auto"/>
          </w:divBdr>
        </w:div>
        <w:div w:id="335351674">
          <w:marLeft w:val="1080"/>
          <w:marRight w:val="0"/>
          <w:marTop w:val="100"/>
          <w:marBottom w:val="0"/>
          <w:divBdr>
            <w:top w:val="none" w:sz="0" w:space="0" w:color="auto"/>
            <w:left w:val="none" w:sz="0" w:space="0" w:color="auto"/>
            <w:bottom w:val="none" w:sz="0" w:space="0" w:color="auto"/>
            <w:right w:val="none" w:sz="0" w:space="0" w:color="auto"/>
          </w:divBdr>
        </w:div>
        <w:div w:id="268858293">
          <w:marLeft w:val="1800"/>
          <w:marRight w:val="0"/>
          <w:marTop w:val="100"/>
          <w:marBottom w:val="0"/>
          <w:divBdr>
            <w:top w:val="none" w:sz="0" w:space="0" w:color="auto"/>
            <w:left w:val="none" w:sz="0" w:space="0" w:color="auto"/>
            <w:bottom w:val="none" w:sz="0" w:space="0" w:color="auto"/>
            <w:right w:val="none" w:sz="0" w:space="0" w:color="auto"/>
          </w:divBdr>
        </w:div>
        <w:div w:id="1112820979">
          <w:marLeft w:val="1080"/>
          <w:marRight w:val="0"/>
          <w:marTop w:val="100"/>
          <w:marBottom w:val="0"/>
          <w:divBdr>
            <w:top w:val="none" w:sz="0" w:space="0" w:color="auto"/>
            <w:left w:val="none" w:sz="0" w:space="0" w:color="auto"/>
            <w:bottom w:val="none" w:sz="0" w:space="0" w:color="auto"/>
            <w:right w:val="none" w:sz="0" w:space="0" w:color="auto"/>
          </w:divBdr>
        </w:div>
        <w:div w:id="863042">
          <w:marLeft w:val="1080"/>
          <w:marRight w:val="0"/>
          <w:marTop w:val="100"/>
          <w:marBottom w:val="0"/>
          <w:divBdr>
            <w:top w:val="none" w:sz="0" w:space="0" w:color="auto"/>
            <w:left w:val="none" w:sz="0" w:space="0" w:color="auto"/>
            <w:bottom w:val="none" w:sz="0" w:space="0" w:color="auto"/>
            <w:right w:val="none" w:sz="0" w:space="0" w:color="auto"/>
          </w:divBdr>
        </w:div>
      </w:divsChild>
    </w:div>
    <w:div w:id="420611705">
      <w:bodyDiv w:val="1"/>
      <w:marLeft w:val="0"/>
      <w:marRight w:val="0"/>
      <w:marTop w:val="0"/>
      <w:marBottom w:val="0"/>
      <w:divBdr>
        <w:top w:val="none" w:sz="0" w:space="0" w:color="auto"/>
        <w:left w:val="none" w:sz="0" w:space="0" w:color="auto"/>
        <w:bottom w:val="none" w:sz="0" w:space="0" w:color="auto"/>
        <w:right w:val="none" w:sz="0" w:space="0" w:color="auto"/>
      </w:divBdr>
      <w:divsChild>
        <w:div w:id="553084329">
          <w:marLeft w:val="360"/>
          <w:marRight w:val="0"/>
          <w:marTop w:val="200"/>
          <w:marBottom w:val="0"/>
          <w:divBdr>
            <w:top w:val="none" w:sz="0" w:space="0" w:color="auto"/>
            <w:left w:val="none" w:sz="0" w:space="0" w:color="auto"/>
            <w:bottom w:val="none" w:sz="0" w:space="0" w:color="auto"/>
            <w:right w:val="none" w:sz="0" w:space="0" w:color="auto"/>
          </w:divBdr>
        </w:div>
        <w:div w:id="354113285">
          <w:marLeft w:val="360"/>
          <w:marRight w:val="0"/>
          <w:marTop w:val="200"/>
          <w:marBottom w:val="0"/>
          <w:divBdr>
            <w:top w:val="none" w:sz="0" w:space="0" w:color="auto"/>
            <w:left w:val="none" w:sz="0" w:space="0" w:color="auto"/>
            <w:bottom w:val="none" w:sz="0" w:space="0" w:color="auto"/>
            <w:right w:val="none" w:sz="0" w:space="0" w:color="auto"/>
          </w:divBdr>
        </w:div>
        <w:div w:id="1521385301">
          <w:marLeft w:val="360"/>
          <w:marRight w:val="0"/>
          <w:marTop w:val="200"/>
          <w:marBottom w:val="0"/>
          <w:divBdr>
            <w:top w:val="none" w:sz="0" w:space="0" w:color="auto"/>
            <w:left w:val="none" w:sz="0" w:space="0" w:color="auto"/>
            <w:bottom w:val="none" w:sz="0" w:space="0" w:color="auto"/>
            <w:right w:val="none" w:sz="0" w:space="0" w:color="auto"/>
          </w:divBdr>
        </w:div>
        <w:div w:id="1559167433">
          <w:marLeft w:val="360"/>
          <w:marRight w:val="0"/>
          <w:marTop w:val="200"/>
          <w:marBottom w:val="0"/>
          <w:divBdr>
            <w:top w:val="none" w:sz="0" w:space="0" w:color="auto"/>
            <w:left w:val="none" w:sz="0" w:space="0" w:color="auto"/>
            <w:bottom w:val="none" w:sz="0" w:space="0" w:color="auto"/>
            <w:right w:val="none" w:sz="0" w:space="0" w:color="auto"/>
          </w:divBdr>
        </w:div>
        <w:div w:id="1852572379">
          <w:marLeft w:val="1080"/>
          <w:marRight w:val="0"/>
          <w:marTop w:val="100"/>
          <w:marBottom w:val="0"/>
          <w:divBdr>
            <w:top w:val="none" w:sz="0" w:space="0" w:color="auto"/>
            <w:left w:val="none" w:sz="0" w:space="0" w:color="auto"/>
            <w:bottom w:val="none" w:sz="0" w:space="0" w:color="auto"/>
            <w:right w:val="none" w:sz="0" w:space="0" w:color="auto"/>
          </w:divBdr>
        </w:div>
      </w:divsChild>
    </w:div>
    <w:div w:id="429083558">
      <w:bodyDiv w:val="1"/>
      <w:marLeft w:val="0"/>
      <w:marRight w:val="0"/>
      <w:marTop w:val="0"/>
      <w:marBottom w:val="0"/>
      <w:divBdr>
        <w:top w:val="none" w:sz="0" w:space="0" w:color="auto"/>
        <w:left w:val="none" w:sz="0" w:space="0" w:color="auto"/>
        <w:bottom w:val="none" w:sz="0" w:space="0" w:color="auto"/>
        <w:right w:val="none" w:sz="0" w:space="0" w:color="auto"/>
      </w:divBdr>
    </w:div>
    <w:div w:id="490408595">
      <w:bodyDiv w:val="1"/>
      <w:marLeft w:val="0"/>
      <w:marRight w:val="0"/>
      <w:marTop w:val="0"/>
      <w:marBottom w:val="0"/>
      <w:divBdr>
        <w:top w:val="none" w:sz="0" w:space="0" w:color="auto"/>
        <w:left w:val="none" w:sz="0" w:space="0" w:color="auto"/>
        <w:bottom w:val="none" w:sz="0" w:space="0" w:color="auto"/>
        <w:right w:val="none" w:sz="0" w:space="0" w:color="auto"/>
      </w:divBdr>
    </w:div>
    <w:div w:id="539558971">
      <w:bodyDiv w:val="1"/>
      <w:marLeft w:val="0"/>
      <w:marRight w:val="0"/>
      <w:marTop w:val="0"/>
      <w:marBottom w:val="0"/>
      <w:divBdr>
        <w:top w:val="none" w:sz="0" w:space="0" w:color="auto"/>
        <w:left w:val="none" w:sz="0" w:space="0" w:color="auto"/>
        <w:bottom w:val="none" w:sz="0" w:space="0" w:color="auto"/>
        <w:right w:val="none" w:sz="0" w:space="0" w:color="auto"/>
      </w:divBdr>
      <w:divsChild>
        <w:div w:id="2099907535">
          <w:marLeft w:val="360"/>
          <w:marRight w:val="0"/>
          <w:marTop w:val="200"/>
          <w:marBottom w:val="0"/>
          <w:divBdr>
            <w:top w:val="none" w:sz="0" w:space="0" w:color="auto"/>
            <w:left w:val="none" w:sz="0" w:space="0" w:color="auto"/>
            <w:bottom w:val="none" w:sz="0" w:space="0" w:color="auto"/>
            <w:right w:val="none" w:sz="0" w:space="0" w:color="auto"/>
          </w:divBdr>
        </w:div>
        <w:div w:id="2094349316">
          <w:marLeft w:val="1080"/>
          <w:marRight w:val="0"/>
          <w:marTop w:val="100"/>
          <w:marBottom w:val="0"/>
          <w:divBdr>
            <w:top w:val="none" w:sz="0" w:space="0" w:color="auto"/>
            <w:left w:val="none" w:sz="0" w:space="0" w:color="auto"/>
            <w:bottom w:val="none" w:sz="0" w:space="0" w:color="auto"/>
            <w:right w:val="none" w:sz="0" w:space="0" w:color="auto"/>
          </w:divBdr>
        </w:div>
        <w:div w:id="1410806655">
          <w:marLeft w:val="1800"/>
          <w:marRight w:val="0"/>
          <w:marTop w:val="100"/>
          <w:marBottom w:val="0"/>
          <w:divBdr>
            <w:top w:val="none" w:sz="0" w:space="0" w:color="auto"/>
            <w:left w:val="none" w:sz="0" w:space="0" w:color="auto"/>
            <w:bottom w:val="none" w:sz="0" w:space="0" w:color="auto"/>
            <w:right w:val="none" w:sz="0" w:space="0" w:color="auto"/>
          </w:divBdr>
        </w:div>
        <w:div w:id="454836484">
          <w:marLeft w:val="1080"/>
          <w:marRight w:val="0"/>
          <w:marTop w:val="100"/>
          <w:marBottom w:val="0"/>
          <w:divBdr>
            <w:top w:val="none" w:sz="0" w:space="0" w:color="auto"/>
            <w:left w:val="none" w:sz="0" w:space="0" w:color="auto"/>
            <w:bottom w:val="none" w:sz="0" w:space="0" w:color="auto"/>
            <w:right w:val="none" w:sz="0" w:space="0" w:color="auto"/>
          </w:divBdr>
        </w:div>
        <w:div w:id="1048653164">
          <w:marLeft w:val="1800"/>
          <w:marRight w:val="0"/>
          <w:marTop w:val="100"/>
          <w:marBottom w:val="0"/>
          <w:divBdr>
            <w:top w:val="none" w:sz="0" w:space="0" w:color="auto"/>
            <w:left w:val="none" w:sz="0" w:space="0" w:color="auto"/>
            <w:bottom w:val="none" w:sz="0" w:space="0" w:color="auto"/>
            <w:right w:val="none" w:sz="0" w:space="0" w:color="auto"/>
          </w:divBdr>
        </w:div>
        <w:div w:id="2053111987">
          <w:marLeft w:val="1800"/>
          <w:marRight w:val="0"/>
          <w:marTop w:val="100"/>
          <w:marBottom w:val="0"/>
          <w:divBdr>
            <w:top w:val="none" w:sz="0" w:space="0" w:color="auto"/>
            <w:left w:val="none" w:sz="0" w:space="0" w:color="auto"/>
            <w:bottom w:val="none" w:sz="0" w:space="0" w:color="auto"/>
            <w:right w:val="none" w:sz="0" w:space="0" w:color="auto"/>
          </w:divBdr>
        </w:div>
        <w:div w:id="930816256">
          <w:marLeft w:val="1800"/>
          <w:marRight w:val="0"/>
          <w:marTop w:val="100"/>
          <w:marBottom w:val="0"/>
          <w:divBdr>
            <w:top w:val="none" w:sz="0" w:space="0" w:color="auto"/>
            <w:left w:val="none" w:sz="0" w:space="0" w:color="auto"/>
            <w:bottom w:val="none" w:sz="0" w:space="0" w:color="auto"/>
            <w:right w:val="none" w:sz="0" w:space="0" w:color="auto"/>
          </w:divBdr>
        </w:div>
      </w:divsChild>
    </w:div>
    <w:div w:id="616176957">
      <w:bodyDiv w:val="1"/>
      <w:marLeft w:val="0"/>
      <w:marRight w:val="0"/>
      <w:marTop w:val="0"/>
      <w:marBottom w:val="0"/>
      <w:divBdr>
        <w:top w:val="none" w:sz="0" w:space="0" w:color="auto"/>
        <w:left w:val="none" w:sz="0" w:space="0" w:color="auto"/>
        <w:bottom w:val="none" w:sz="0" w:space="0" w:color="auto"/>
        <w:right w:val="none" w:sz="0" w:space="0" w:color="auto"/>
      </w:divBdr>
      <w:divsChild>
        <w:div w:id="719792545">
          <w:marLeft w:val="360"/>
          <w:marRight w:val="0"/>
          <w:marTop w:val="200"/>
          <w:marBottom w:val="0"/>
          <w:divBdr>
            <w:top w:val="none" w:sz="0" w:space="0" w:color="auto"/>
            <w:left w:val="none" w:sz="0" w:space="0" w:color="auto"/>
            <w:bottom w:val="none" w:sz="0" w:space="0" w:color="auto"/>
            <w:right w:val="none" w:sz="0" w:space="0" w:color="auto"/>
          </w:divBdr>
        </w:div>
        <w:div w:id="853882134">
          <w:marLeft w:val="360"/>
          <w:marRight w:val="0"/>
          <w:marTop w:val="200"/>
          <w:marBottom w:val="0"/>
          <w:divBdr>
            <w:top w:val="none" w:sz="0" w:space="0" w:color="auto"/>
            <w:left w:val="none" w:sz="0" w:space="0" w:color="auto"/>
            <w:bottom w:val="none" w:sz="0" w:space="0" w:color="auto"/>
            <w:right w:val="none" w:sz="0" w:space="0" w:color="auto"/>
          </w:divBdr>
        </w:div>
        <w:div w:id="1631401711">
          <w:marLeft w:val="360"/>
          <w:marRight w:val="0"/>
          <w:marTop w:val="200"/>
          <w:marBottom w:val="0"/>
          <w:divBdr>
            <w:top w:val="none" w:sz="0" w:space="0" w:color="auto"/>
            <w:left w:val="none" w:sz="0" w:space="0" w:color="auto"/>
            <w:bottom w:val="none" w:sz="0" w:space="0" w:color="auto"/>
            <w:right w:val="none" w:sz="0" w:space="0" w:color="auto"/>
          </w:divBdr>
        </w:div>
        <w:div w:id="1303148602">
          <w:marLeft w:val="360"/>
          <w:marRight w:val="0"/>
          <w:marTop w:val="200"/>
          <w:marBottom w:val="0"/>
          <w:divBdr>
            <w:top w:val="none" w:sz="0" w:space="0" w:color="auto"/>
            <w:left w:val="none" w:sz="0" w:space="0" w:color="auto"/>
            <w:bottom w:val="none" w:sz="0" w:space="0" w:color="auto"/>
            <w:right w:val="none" w:sz="0" w:space="0" w:color="auto"/>
          </w:divBdr>
        </w:div>
        <w:div w:id="1445805154">
          <w:marLeft w:val="360"/>
          <w:marRight w:val="0"/>
          <w:marTop w:val="200"/>
          <w:marBottom w:val="0"/>
          <w:divBdr>
            <w:top w:val="none" w:sz="0" w:space="0" w:color="auto"/>
            <w:left w:val="none" w:sz="0" w:space="0" w:color="auto"/>
            <w:bottom w:val="none" w:sz="0" w:space="0" w:color="auto"/>
            <w:right w:val="none" w:sz="0" w:space="0" w:color="auto"/>
          </w:divBdr>
        </w:div>
      </w:divsChild>
    </w:div>
    <w:div w:id="772556109">
      <w:bodyDiv w:val="1"/>
      <w:marLeft w:val="0"/>
      <w:marRight w:val="0"/>
      <w:marTop w:val="0"/>
      <w:marBottom w:val="0"/>
      <w:divBdr>
        <w:top w:val="none" w:sz="0" w:space="0" w:color="auto"/>
        <w:left w:val="none" w:sz="0" w:space="0" w:color="auto"/>
        <w:bottom w:val="none" w:sz="0" w:space="0" w:color="auto"/>
        <w:right w:val="none" w:sz="0" w:space="0" w:color="auto"/>
      </w:divBdr>
    </w:div>
    <w:div w:id="817460394">
      <w:bodyDiv w:val="1"/>
      <w:marLeft w:val="0"/>
      <w:marRight w:val="0"/>
      <w:marTop w:val="0"/>
      <w:marBottom w:val="0"/>
      <w:divBdr>
        <w:top w:val="none" w:sz="0" w:space="0" w:color="auto"/>
        <w:left w:val="none" w:sz="0" w:space="0" w:color="auto"/>
        <w:bottom w:val="none" w:sz="0" w:space="0" w:color="auto"/>
        <w:right w:val="none" w:sz="0" w:space="0" w:color="auto"/>
      </w:divBdr>
      <w:divsChild>
        <w:div w:id="2069182453">
          <w:marLeft w:val="360"/>
          <w:marRight w:val="0"/>
          <w:marTop w:val="200"/>
          <w:marBottom w:val="0"/>
          <w:divBdr>
            <w:top w:val="none" w:sz="0" w:space="0" w:color="auto"/>
            <w:left w:val="none" w:sz="0" w:space="0" w:color="auto"/>
            <w:bottom w:val="none" w:sz="0" w:space="0" w:color="auto"/>
            <w:right w:val="none" w:sz="0" w:space="0" w:color="auto"/>
          </w:divBdr>
        </w:div>
        <w:div w:id="1192911600">
          <w:marLeft w:val="360"/>
          <w:marRight w:val="0"/>
          <w:marTop w:val="200"/>
          <w:marBottom w:val="0"/>
          <w:divBdr>
            <w:top w:val="none" w:sz="0" w:space="0" w:color="auto"/>
            <w:left w:val="none" w:sz="0" w:space="0" w:color="auto"/>
            <w:bottom w:val="none" w:sz="0" w:space="0" w:color="auto"/>
            <w:right w:val="none" w:sz="0" w:space="0" w:color="auto"/>
          </w:divBdr>
        </w:div>
        <w:div w:id="1433894590">
          <w:marLeft w:val="1080"/>
          <w:marRight w:val="0"/>
          <w:marTop w:val="100"/>
          <w:marBottom w:val="0"/>
          <w:divBdr>
            <w:top w:val="none" w:sz="0" w:space="0" w:color="auto"/>
            <w:left w:val="none" w:sz="0" w:space="0" w:color="auto"/>
            <w:bottom w:val="none" w:sz="0" w:space="0" w:color="auto"/>
            <w:right w:val="none" w:sz="0" w:space="0" w:color="auto"/>
          </w:divBdr>
        </w:div>
        <w:div w:id="234973803">
          <w:marLeft w:val="1080"/>
          <w:marRight w:val="0"/>
          <w:marTop w:val="100"/>
          <w:marBottom w:val="0"/>
          <w:divBdr>
            <w:top w:val="none" w:sz="0" w:space="0" w:color="auto"/>
            <w:left w:val="none" w:sz="0" w:space="0" w:color="auto"/>
            <w:bottom w:val="none" w:sz="0" w:space="0" w:color="auto"/>
            <w:right w:val="none" w:sz="0" w:space="0" w:color="auto"/>
          </w:divBdr>
        </w:div>
        <w:div w:id="1111509657">
          <w:marLeft w:val="1080"/>
          <w:marRight w:val="0"/>
          <w:marTop w:val="100"/>
          <w:marBottom w:val="0"/>
          <w:divBdr>
            <w:top w:val="none" w:sz="0" w:space="0" w:color="auto"/>
            <w:left w:val="none" w:sz="0" w:space="0" w:color="auto"/>
            <w:bottom w:val="none" w:sz="0" w:space="0" w:color="auto"/>
            <w:right w:val="none" w:sz="0" w:space="0" w:color="auto"/>
          </w:divBdr>
        </w:div>
        <w:div w:id="1512835773">
          <w:marLeft w:val="1080"/>
          <w:marRight w:val="0"/>
          <w:marTop w:val="100"/>
          <w:marBottom w:val="0"/>
          <w:divBdr>
            <w:top w:val="none" w:sz="0" w:space="0" w:color="auto"/>
            <w:left w:val="none" w:sz="0" w:space="0" w:color="auto"/>
            <w:bottom w:val="none" w:sz="0" w:space="0" w:color="auto"/>
            <w:right w:val="none" w:sz="0" w:space="0" w:color="auto"/>
          </w:divBdr>
        </w:div>
        <w:div w:id="1900087745">
          <w:marLeft w:val="1800"/>
          <w:marRight w:val="0"/>
          <w:marTop w:val="100"/>
          <w:marBottom w:val="0"/>
          <w:divBdr>
            <w:top w:val="none" w:sz="0" w:space="0" w:color="auto"/>
            <w:left w:val="none" w:sz="0" w:space="0" w:color="auto"/>
            <w:bottom w:val="none" w:sz="0" w:space="0" w:color="auto"/>
            <w:right w:val="none" w:sz="0" w:space="0" w:color="auto"/>
          </w:divBdr>
        </w:div>
        <w:div w:id="1605529311">
          <w:marLeft w:val="360"/>
          <w:marRight w:val="0"/>
          <w:marTop w:val="200"/>
          <w:marBottom w:val="0"/>
          <w:divBdr>
            <w:top w:val="none" w:sz="0" w:space="0" w:color="auto"/>
            <w:left w:val="none" w:sz="0" w:space="0" w:color="auto"/>
            <w:bottom w:val="none" w:sz="0" w:space="0" w:color="auto"/>
            <w:right w:val="none" w:sz="0" w:space="0" w:color="auto"/>
          </w:divBdr>
        </w:div>
        <w:div w:id="198130803">
          <w:marLeft w:val="360"/>
          <w:marRight w:val="0"/>
          <w:marTop w:val="200"/>
          <w:marBottom w:val="0"/>
          <w:divBdr>
            <w:top w:val="none" w:sz="0" w:space="0" w:color="auto"/>
            <w:left w:val="none" w:sz="0" w:space="0" w:color="auto"/>
            <w:bottom w:val="none" w:sz="0" w:space="0" w:color="auto"/>
            <w:right w:val="none" w:sz="0" w:space="0" w:color="auto"/>
          </w:divBdr>
        </w:div>
        <w:div w:id="476267336">
          <w:marLeft w:val="360"/>
          <w:marRight w:val="0"/>
          <w:marTop w:val="200"/>
          <w:marBottom w:val="0"/>
          <w:divBdr>
            <w:top w:val="none" w:sz="0" w:space="0" w:color="auto"/>
            <w:left w:val="none" w:sz="0" w:space="0" w:color="auto"/>
            <w:bottom w:val="none" w:sz="0" w:space="0" w:color="auto"/>
            <w:right w:val="none" w:sz="0" w:space="0" w:color="auto"/>
          </w:divBdr>
        </w:div>
        <w:div w:id="203828637">
          <w:marLeft w:val="1080"/>
          <w:marRight w:val="0"/>
          <w:marTop w:val="100"/>
          <w:marBottom w:val="0"/>
          <w:divBdr>
            <w:top w:val="none" w:sz="0" w:space="0" w:color="auto"/>
            <w:left w:val="none" w:sz="0" w:space="0" w:color="auto"/>
            <w:bottom w:val="none" w:sz="0" w:space="0" w:color="auto"/>
            <w:right w:val="none" w:sz="0" w:space="0" w:color="auto"/>
          </w:divBdr>
        </w:div>
        <w:div w:id="1911042092">
          <w:marLeft w:val="1800"/>
          <w:marRight w:val="0"/>
          <w:marTop w:val="100"/>
          <w:marBottom w:val="0"/>
          <w:divBdr>
            <w:top w:val="none" w:sz="0" w:space="0" w:color="auto"/>
            <w:left w:val="none" w:sz="0" w:space="0" w:color="auto"/>
            <w:bottom w:val="none" w:sz="0" w:space="0" w:color="auto"/>
            <w:right w:val="none" w:sz="0" w:space="0" w:color="auto"/>
          </w:divBdr>
        </w:div>
      </w:divsChild>
    </w:div>
    <w:div w:id="873808536">
      <w:bodyDiv w:val="1"/>
      <w:marLeft w:val="0"/>
      <w:marRight w:val="0"/>
      <w:marTop w:val="0"/>
      <w:marBottom w:val="0"/>
      <w:divBdr>
        <w:top w:val="none" w:sz="0" w:space="0" w:color="auto"/>
        <w:left w:val="none" w:sz="0" w:space="0" w:color="auto"/>
        <w:bottom w:val="none" w:sz="0" w:space="0" w:color="auto"/>
        <w:right w:val="none" w:sz="0" w:space="0" w:color="auto"/>
      </w:divBdr>
    </w:div>
    <w:div w:id="929702716">
      <w:bodyDiv w:val="1"/>
      <w:marLeft w:val="0"/>
      <w:marRight w:val="0"/>
      <w:marTop w:val="0"/>
      <w:marBottom w:val="0"/>
      <w:divBdr>
        <w:top w:val="none" w:sz="0" w:space="0" w:color="auto"/>
        <w:left w:val="none" w:sz="0" w:space="0" w:color="auto"/>
        <w:bottom w:val="none" w:sz="0" w:space="0" w:color="auto"/>
        <w:right w:val="none" w:sz="0" w:space="0" w:color="auto"/>
      </w:divBdr>
    </w:div>
    <w:div w:id="943422689">
      <w:bodyDiv w:val="1"/>
      <w:marLeft w:val="0"/>
      <w:marRight w:val="0"/>
      <w:marTop w:val="0"/>
      <w:marBottom w:val="0"/>
      <w:divBdr>
        <w:top w:val="none" w:sz="0" w:space="0" w:color="auto"/>
        <w:left w:val="none" w:sz="0" w:space="0" w:color="auto"/>
        <w:bottom w:val="none" w:sz="0" w:space="0" w:color="auto"/>
        <w:right w:val="none" w:sz="0" w:space="0" w:color="auto"/>
      </w:divBdr>
    </w:div>
    <w:div w:id="1012294121">
      <w:bodyDiv w:val="1"/>
      <w:marLeft w:val="0"/>
      <w:marRight w:val="0"/>
      <w:marTop w:val="0"/>
      <w:marBottom w:val="0"/>
      <w:divBdr>
        <w:top w:val="none" w:sz="0" w:space="0" w:color="auto"/>
        <w:left w:val="none" w:sz="0" w:space="0" w:color="auto"/>
        <w:bottom w:val="none" w:sz="0" w:space="0" w:color="auto"/>
        <w:right w:val="none" w:sz="0" w:space="0" w:color="auto"/>
      </w:divBdr>
    </w:div>
    <w:div w:id="1080247987">
      <w:bodyDiv w:val="1"/>
      <w:marLeft w:val="0"/>
      <w:marRight w:val="0"/>
      <w:marTop w:val="0"/>
      <w:marBottom w:val="0"/>
      <w:divBdr>
        <w:top w:val="none" w:sz="0" w:space="0" w:color="auto"/>
        <w:left w:val="none" w:sz="0" w:space="0" w:color="auto"/>
        <w:bottom w:val="none" w:sz="0" w:space="0" w:color="auto"/>
        <w:right w:val="none" w:sz="0" w:space="0" w:color="auto"/>
      </w:divBdr>
      <w:divsChild>
        <w:div w:id="379012783">
          <w:marLeft w:val="360"/>
          <w:marRight w:val="0"/>
          <w:marTop w:val="200"/>
          <w:marBottom w:val="0"/>
          <w:divBdr>
            <w:top w:val="none" w:sz="0" w:space="0" w:color="auto"/>
            <w:left w:val="none" w:sz="0" w:space="0" w:color="auto"/>
            <w:bottom w:val="none" w:sz="0" w:space="0" w:color="auto"/>
            <w:right w:val="none" w:sz="0" w:space="0" w:color="auto"/>
          </w:divBdr>
        </w:div>
        <w:div w:id="431248151">
          <w:marLeft w:val="1080"/>
          <w:marRight w:val="0"/>
          <w:marTop w:val="100"/>
          <w:marBottom w:val="0"/>
          <w:divBdr>
            <w:top w:val="none" w:sz="0" w:space="0" w:color="auto"/>
            <w:left w:val="none" w:sz="0" w:space="0" w:color="auto"/>
            <w:bottom w:val="none" w:sz="0" w:space="0" w:color="auto"/>
            <w:right w:val="none" w:sz="0" w:space="0" w:color="auto"/>
          </w:divBdr>
        </w:div>
        <w:div w:id="1124081619">
          <w:marLeft w:val="360"/>
          <w:marRight w:val="0"/>
          <w:marTop w:val="200"/>
          <w:marBottom w:val="0"/>
          <w:divBdr>
            <w:top w:val="none" w:sz="0" w:space="0" w:color="auto"/>
            <w:left w:val="none" w:sz="0" w:space="0" w:color="auto"/>
            <w:bottom w:val="none" w:sz="0" w:space="0" w:color="auto"/>
            <w:right w:val="none" w:sz="0" w:space="0" w:color="auto"/>
          </w:divBdr>
        </w:div>
        <w:div w:id="929698213">
          <w:marLeft w:val="1080"/>
          <w:marRight w:val="0"/>
          <w:marTop w:val="100"/>
          <w:marBottom w:val="0"/>
          <w:divBdr>
            <w:top w:val="none" w:sz="0" w:space="0" w:color="auto"/>
            <w:left w:val="none" w:sz="0" w:space="0" w:color="auto"/>
            <w:bottom w:val="none" w:sz="0" w:space="0" w:color="auto"/>
            <w:right w:val="none" w:sz="0" w:space="0" w:color="auto"/>
          </w:divBdr>
        </w:div>
        <w:div w:id="421529711">
          <w:marLeft w:val="1080"/>
          <w:marRight w:val="0"/>
          <w:marTop w:val="100"/>
          <w:marBottom w:val="0"/>
          <w:divBdr>
            <w:top w:val="none" w:sz="0" w:space="0" w:color="auto"/>
            <w:left w:val="none" w:sz="0" w:space="0" w:color="auto"/>
            <w:bottom w:val="none" w:sz="0" w:space="0" w:color="auto"/>
            <w:right w:val="none" w:sz="0" w:space="0" w:color="auto"/>
          </w:divBdr>
        </w:div>
        <w:div w:id="807355518">
          <w:marLeft w:val="1800"/>
          <w:marRight w:val="0"/>
          <w:marTop w:val="100"/>
          <w:marBottom w:val="0"/>
          <w:divBdr>
            <w:top w:val="none" w:sz="0" w:space="0" w:color="auto"/>
            <w:left w:val="none" w:sz="0" w:space="0" w:color="auto"/>
            <w:bottom w:val="none" w:sz="0" w:space="0" w:color="auto"/>
            <w:right w:val="none" w:sz="0" w:space="0" w:color="auto"/>
          </w:divBdr>
        </w:div>
        <w:div w:id="1887377177">
          <w:marLeft w:val="1080"/>
          <w:marRight w:val="0"/>
          <w:marTop w:val="100"/>
          <w:marBottom w:val="0"/>
          <w:divBdr>
            <w:top w:val="none" w:sz="0" w:space="0" w:color="auto"/>
            <w:left w:val="none" w:sz="0" w:space="0" w:color="auto"/>
            <w:bottom w:val="none" w:sz="0" w:space="0" w:color="auto"/>
            <w:right w:val="none" w:sz="0" w:space="0" w:color="auto"/>
          </w:divBdr>
        </w:div>
        <w:div w:id="1019117556">
          <w:marLeft w:val="1800"/>
          <w:marRight w:val="0"/>
          <w:marTop w:val="100"/>
          <w:marBottom w:val="0"/>
          <w:divBdr>
            <w:top w:val="none" w:sz="0" w:space="0" w:color="auto"/>
            <w:left w:val="none" w:sz="0" w:space="0" w:color="auto"/>
            <w:bottom w:val="none" w:sz="0" w:space="0" w:color="auto"/>
            <w:right w:val="none" w:sz="0" w:space="0" w:color="auto"/>
          </w:divBdr>
        </w:div>
        <w:div w:id="871263457">
          <w:marLeft w:val="1800"/>
          <w:marRight w:val="0"/>
          <w:marTop w:val="100"/>
          <w:marBottom w:val="0"/>
          <w:divBdr>
            <w:top w:val="none" w:sz="0" w:space="0" w:color="auto"/>
            <w:left w:val="none" w:sz="0" w:space="0" w:color="auto"/>
            <w:bottom w:val="none" w:sz="0" w:space="0" w:color="auto"/>
            <w:right w:val="none" w:sz="0" w:space="0" w:color="auto"/>
          </w:divBdr>
        </w:div>
        <w:div w:id="556093194">
          <w:marLeft w:val="1800"/>
          <w:marRight w:val="0"/>
          <w:marTop w:val="100"/>
          <w:marBottom w:val="0"/>
          <w:divBdr>
            <w:top w:val="none" w:sz="0" w:space="0" w:color="auto"/>
            <w:left w:val="none" w:sz="0" w:space="0" w:color="auto"/>
            <w:bottom w:val="none" w:sz="0" w:space="0" w:color="auto"/>
            <w:right w:val="none" w:sz="0" w:space="0" w:color="auto"/>
          </w:divBdr>
        </w:div>
      </w:divsChild>
    </w:div>
    <w:div w:id="1098914949">
      <w:bodyDiv w:val="1"/>
      <w:marLeft w:val="0"/>
      <w:marRight w:val="0"/>
      <w:marTop w:val="0"/>
      <w:marBottom w:val="0"/>
      <w:divBdr>
        <w:top w:val="none" w:sz="0" w:space="0" w:color="auto"/>
        <w:left w:val="none" w:sz="0" w:space="0" w:color="auto"/>
        <w:bottom w:val="none" w:sz="0" w:space="0" w:color="auto"/>
        <w:right w:val="none" w:sz="0" w:space="0" w:color="auto"/>
      </w:divBdr>
    </w:div>
    <w:div w:id="1110127894">
      <w:bodyDiv w:val="1"/>
      <w:marLeft w:val="0"/>
      <w:marRight w:val="0"/>
      <w:marTop w:val="0"/>
      <w:marBottom w:val="0"/>
      <w:divBdr>
        <w:top w:val="none" w:sz="0" w:space="0" w:color="auto"/>
        <w:left w:val="none" w:sz="0" w:space="0" w:color="auto"/>
        <w:bottom w:val="none" w:sz="0" w:space="0" w:color="auto"/>
        <w:right w:val="none" w:sz="0" w:space="0" w:color="auto"/>
      </w:divBdr>
    </w:div>
    <w:div w:id="1143890289">
      <w:bodyDiv w:val="1"/>
      <w:marLeft w:val="0"/>
      <w:marRight w:val="0"/>
      <w:marTop w:val="0"/>
      <w:marBottom w:val="0"/>
      <w:divBdr>
        <w:top w:val="none" w:sz="0" w:space="0" w:color="auto"/>
        <w:left w:val="none" w:sz="0" w:space="0" w:color="auto"/>
        <w:bottom w:val="none" w:sz="0" w:space="0" w:color="auto"/>
        <w:right w:val="none" w:sz="0" w:space="0" w:color="auto"/>
      </w:divBdr>
    </w:div>
    <w:div w:id="1145778403">
      <w:bodyDiv w:val="1"/>
      <w:marLeft w:val="0"/>
      <w:marRight w:val="0"/>
      <w:marTop w:val="0"/>
      <w:marBottom w:val="0"/>
      <w:divBdr>
        <w:top w:val="none" w:sz="0" w:space="0" w:color="auto"/>
        <w:left w:val="none" w:sz="0" w:space="0" w:color="auto"/>
        <w:bottom w:val="none" w:sz="0" w:space="0" w:color="auto"/>
        <w:right w:val="none" w:sz="0" w:space="0" w:color="auto"/>
      </w:divBdr>
    </w:div>
    <w:div w:id="1161238697">
      <w:bodyDiv w:val="1"/>
      <w:marLeft w:val="0"/>
      <w:marRight w:val="0"/>
      <w:marTop w:val="0"/>
      <w:marBottom w:val="0"/>
      <w:divBdr>
        <w:top w:val="none" w:sz="0" w:space="0" w:color="auto"/>
        <w:left w:val="none" w:sz="0" w:space="0" w:color="auto"/>
        <w:bottom w:val="none" w:sz="0" w:space="0" w:color="auto"/>
        <w:right w:val="none" w:sz="0" w:space="0" w:color="auto"/>
      </w:divBdr>
    </w:div>
    <w:div w:id="1187326224">
      <w:bodyDiv w:val="1"/>
      <w:marLeft w:val="0"/>
      <w:marRight w:val="0"/>
      <w:marTop w:val="0"/>
      <w:marBottom w:val="0"/>
      <w:divBdr>
        <w:top w:val="none" w:sz="0" w:space="0" w:color="auto"/>
        <w:left w:val="none" w:sz="0" w:space="0" w:color="auto"/>
        <w:bottom w:val="none" w:sz="0" w:space="0" w:color="auto"/>
        <w:right w:val="none" w:sz="0" w:space="0" w:color="auto"/>
      </w:divBdr>
    </w:div>
    <w:div w:id="1216282866">
      <w:bodyDiv w:val="1"/>
      <w:marLeft w:val="0"/>
      <w:marRight w:val="0"/>
      <w:marTop w:val="0"/>
      <w:marBottom w:val="0"/>
      <w:divBdr>
        <w:top w:val="none" w:sz="0" w:space="0" w:color="auto"/>
        <w:left w:val="none" w:sz="0" w:space="0" w:color="auto"/>
        <w:bottom w:val="none" w:sz="0" w:space="0" w:color="auto"/>
        <w:right w:val="none" w:sz="0" w:space="0" w:color="auto"/>
      </w:divBdr>
    </w:div>
    <w:div w:id="1246454139">
      <w:bodyDiv w:val="1"/>
      <w:marLeft w:val="0"/>
      <w:marRight w:val="0"/>
      <w:marTop w:val="0"/>
      <w:marBottom w:val="0"/>
      <w:divBdr>
        <w:top w:val="none" w:sz="0" w:space="0" w:color="auto"/>
        <w:left w:val="none" w:sz="0" w:space="0" w:color="auto"/>
        <w:bottom w:val="none" w:sz="0" w:space="0" w:color="auto"/>
        <w:right w:val="none" w:sz="0" w:space="0" w:color="auto"/>
      </w:divBdr>
    </w:div>
    <w:div w:id="1289318106">
      <w:bodyDiv w:val="1"/>
      <w:marLeft w:val="0"/>
      <w:marRight w:val="0"/>
      <w:marTop w:val="0"/>
      <w:marBottom w:val="0"/>
      <w:divBdr>
        <w:top w:val="none" w:sz="0" w:space="0" w:color="auto"/>
        <w:left w:val="none" w:sz="0" w:space="0" w:color="auto"/>
        <w:bottom w:val="none" w:sz="0" w:space="0" w:color="auto"/>
        <w:right w:val="none" w:sz="0" w:space="0" w:color="auto"/>
      </w:divBdr>
      <w:divsChild>
        <w:div w:id="1770929575">
          <w:marLeft w:val="360"/>
          <w:marRight w:val="0"/>
          <w:marTop w:val="200"/>
          <w:marBottom w:val="0"/>
          <w:divBdr>
            <w:top w:val="none" w:sz="0" w:space="0" w:color="auto"/>
            <w:left w:val="none" w:sz="0" w:space="0" w:color="auto"/>
            <w:bottom w:val="none" w:sz="0" w:space="0" w:color="auto"/>
            <w:right w:val="none" w:sz="0" w:space="0" w:color="auto"/>
          </w:divBdr>
        </w:div>
      </w:divsChild>
    </w:div>
    <w:div w:id="1315984399">
      <w:bodyDiv w:val="1"/>
      <w:marLeft w:val="0"/>
      <w:marRight w:val="0"/>
      <w:marTop w:val="0"/>
      <w:marBottom w:val="0"/>
      <w:divBdr>
        <w:top w:val="none" w:sz="0" w:space="0" w:color="auto"/>
        <w:left w:val="none" w:sz="0" w:space="0" w:color="auto"/>
        <w:bottom w:val="none" w:sz="0" w:space="0" w:color="auto"/>
        <w:right w:val="none" w:sz="0" w:space="0" w:color="auto"/>
      </w:divBdr>
    </w:div>
    <w:div w:id="1353339843">
      <w:bodyDiv w:val="1"/>
      <w:marLeft w:val="0"/>
      <w:marRight w:val="0"/>
      <w:marTop w:val="0"/>
      <w:marBottom w:val="0"/>
      <w:divBdr>
        <w:top w:val="none" w:sz="0" w:space="0" w:color="auto"/>
        <w:left w:val="none" w:sz="0" w:space="0" w:color="auto"/>
        <w:bottom w:val="none" w:sz="0" w:space="0" w:color="auto"/>
        <w:right w:val="none" w:sz="0" w:space="0" w:color="auto"/>
      </w:divBdr>
      <w:divsChild>
        <w:div w:id="1478768674">
          <w:marLeft w:val="360"/>
          <w:marRight w:val="0"/>
          <w:marTop w:val="200"/>
          <w:marBottom w:val="0"/>
          <w:divBdr>
            <w:top w:val="none" w:sz="0" w:space="0" w:color="auto"/>
            <w:left w:val="none" w:sz="0" w:space="0" w:color="auto"/>
            <w:bottom w:val="none" w:sz="0" w:space="0" w:color="auto"/>
            <w:right w:val="none" w:sz="0" w:space="0" w:color="auto"/>
          </w:divBdr>
        </w:div>
        <w:div w:id="92167839">
          <w:marLeft w:val="360"/>
          <w:marRight w:val="0"/>
          <w:marTop w:val="200"/>
          <w:marBottom w:val="0"/>
          <w:divBdr>
            <w:top w:val="none" w:sz="0" w:space="0" w:color="auto"/>
            <w:left w:val="none" w:sz="0" w:space="0" w:color="auto"/>
            <w:bottom w:val="none" w:sz="0" w:space="0" w:color="auto"/>
            <w:right w:val="none" w:sz="0" w:space="0" w:color="auto"/>
          </w:divBdr>
        </w:div>
        <w:div w:id="473983697">
          <w:marLeft w:val="360"/>
          <w:marRight w:val="0"/>
          <w:marTop w:val="200"/>
          <w:marBottom w:val="0"/>
          <w:divBdr>
            <w:top w:val="none" w:sz="0" w:space="0" w:color="auto"/>
            <w:left w:val="none" w:sz="0" w:space="0" w:color="auto"/>
            <w:bottom w:val="none" w:sz="0" w:space="0" w:color="auto"/>
            <w:right w:val="none" w:sz="0" w:space="0" w:color="auto"/>
          </w:divBdr>
        </w:div>
        <w:div w:id="2141455193">
          <w:marLeft w:val="360"/>
          <w:marRight w:val="0"/>
          <w:marTop w:val="200"/>
          <w:marBottom w:val="0"/>
          <w:divBdr>
            <w:top w:val="none" w:sz="0" w:space="0" w:color="auto"/>
            <w:left w:val="none" w:sz="0" w:space="0" w:color="auto"/>
            <w:bottom w:val="none" w:sz="0" w:space="0" w:color="auto"/>
            <w:right w:val="none" w:sz="0" w:space="0" w:color="auto"/>
          </w:divBdr>
        </w:div>
        <w:div w:id="2051952732">
          <w:marLeft w:val="1080"/>
          <w:marRight w:val="0"/>
          <w:marTop w:val="100"/>
          <w:marBottom w:val="0"/>
          <w:divBdr>
            <w:top w:val="none" w:sz="0" w:space="0" w:color="auto"/>
            <w:left w:val="none" w:sz="0" w:space="0" w:color="auto"/>
            <w:bottom w:val="none" w:sz="0" w:space="0" w:color="auto"/>
            <w:right w:val="none" w:sz="0" w:space="0" w:color="auto"/>
          </w:divBdr>
        </w:div>
        <w:div w:id="397703740">
          <w:marLeft w:val="360"/>
          <w:marRight w:val="0"/>
          <w:marTop w:val="200"/>
          <w:marBottom w:val="0"/>
          <w:divBdr>
            <w:top w:val="none" w:sz="0" w:space="0" w:color="auto"/>
            <w:left w:val="none" w:sz="0" w:space="0" w:color="auto"/>
            <w:bottom w:val="none" w:sz="0" w:space="0" w:color="auto"/>
            <w:right w:val="none" w:sz="0" w:space="0" w:color="auto"/>
          </w:divBdr>
        </w:div>
        <w:div w:id="1175263313">
          <w:marLeft w:val="1080"/>
          <w:marRight w:val="0"/>
          <w:marTop w:val="100"/>
          <w:marBottom w:val="0"/>
          <w:divBdr>
            <w:top w:val="none" w:sz="0" w:space="0" w:color="auto"/>
            <w:left w:val="none" w:sz="0" w:space="0" w:color="auto"/>
            <w:bottom w:val="none" w:sz="0" w:space="0" w:color="auto"/>
            <w:right w:val="none" w:sz="0" w:space="0" w:color="auto"/>
          </w:divBdr>
        </w:div>
        <w:div w:id="982925771">
          <w:marLeft w:val="1080"/>
          <w:marRight w:val="0"/>
          <w:marTop w:val="100"/>
          <w:marBottom w:val="0"/>
          <w:divBdr>
            <w:top w:val="none" w:sz="0" w:space="0" w:color="auto"/>
            <w:left w:val="none" w:sz="0" w:space="0" w:color="auto"/>
            <w:bottom w:val="none" w:sz="0" w:space="0" w:color="auto"/>
            <w:right w:val="none" w:sz="0" w:space="0" w:color="auto"/>
          </w:divBdr>
        </w:div>
        <w:div w:id="1746761923">
          <w:marLeft w:val="1080"/>
          <w:marRight w:val="0"/>
          <w:marTop w:val="100"/>
          <w:marBottom w:val="0"/>
          <w:divBdr>
            <w:top w:val="none" w:sz="0" w:space="0" w:color="auto"/>
            <w:left w:val="none" w:sz="0" w:space="0" w:color="auto"/>
            <w:bottom w:val="none" w:sz="0" w:space="0" w:color="auto"/>
            <w:right w:val="none" w:sz="0" w:space="0" w:color="auto"/>
          </w:divBdr>
        </w:div>
        <w:div w:id="2036422464">
          <w:marLeft w:val="1080"/>
          <w:marRight w:val="0"/>
          <w:marTop w:val="100"/>
          <w:marBottom w:val="0"/>
          <w:divBdr>
            <w:top w:val="none" w:sz="0" w:space="0" w:color="auto"/>
            <w:left w:val="none" w:sz="0" w:space="0" w:color="auto"/>
            <w:bottom w:val="none" w:sz="0" w:space="0" w:color="auto"/>
            <w:right w:val="none" w:sz="0" w:space="0" w:color="auto"/>
          </w:divBdr>
        </w:div>
      </w:divsChild>
    </w:div>
    <w:div w:id="1389574393">
      <w:bodyDiv w:val="1"/>
      <w:marLeft w:val="0"/>
      <w:marRight w:val="0"/>
      <w:marTop w:val="0"/>
      <w:marBottom w:val="0"/>
      <w:divBdr>
        <w:top w:val="none" w:sz="0" w:space="0" w:color="auto"/>
        <w:left w:val="none" w:sz="0" w:space="0" w:color="auto"/>
        <w:bottom w:val="none" w:sz="0" w:space="0" w:color="auto"/>
        <w:right w:val="none" w:sz="0" w:space="0" w:color="auto"/>
      </w:divBdr>
    </w:div>
    <w:div w:id="1420980901">
      <w:bodyDiv w:val="1"/>
      <w:marLeft w:val="0"/>
      <w:marRight w:val="0"/>
      <w:marTop w:val="0"/>
      <w:marBottom w:val="0"/>
      <w:divBdr>
        <w:top w:val="none" w:sz="0" w:space="0" w:color="auto"/>
        <w:left w:val="none" w:sz="0" w:space="0" w:color="auto"/>
        <w:bottom w:val="none" w:sz="0" w:space="0" w:color="auto"/>
        <w:right w:val="none" w:sz="0" w:space="0" w:color="auto"/>
      </w:divBdr>
    </w:div>
    <w:div w:id="1421559632">
      <w:bodyDiv w:val="1"/>
      <w:marLeft w:val="0"/>
      <w:marRight w:val="0"/>
      <w:marTop w:val="0"/>
      <w:marBottom w:val="0"/>
      <w:divBdr>
        <w:top w:val="none" w:sz="0" w:space="0" w:color="auto"/>
        <w:left w:val="none" w:sz="0" w:space="0" w:color="auto"/>
        <w:bottom w:val="none" w:sz="0" w:space="0" w:color="auto"/>
        <w:right w:val="none" w:sz="0" w:space="0" w:color="auto"/>
      </w:divBdr>
      <w:divsChild>
        <w:div w:id="1757432812">
          <w:marLeft w:val="360"/>
          <w:marRight w:val="0"/>
          <w:marTop w:val="200"/>
          <w:marBottom w:val="0"/>
          <w:divBdr>
            <w:top w:val="none" w:sz="0" w:space="0" w:color="auto"/>
            <w:left w:val="none" w:sz="0" w:space="0" w:color="auto"/>
            <w:bottom w:val="none" w:sz="0" w:space="0" w:color="auto"/>
            <w:right w:val="none" w:sz="0" w:space="0" w:color="auto"/>
          </w:divBdr>
        </w:div>
        <w:div w:id="815103504">
          <w:marLeft w:val="360"/>
          <w:marRight w:val="0"/>
          <w:marTop w:val="200"/>
          <w:marBottom w:val="0"/>
          <w:divBdr>
            <w:top w:val="none" w:sz="0" w:space="0" w:color="auto"/>
            <w:left w:val="none" w:sz="0" w:space="0" w:color="auto"/>
            <w:bottom w:val="none" w:sz="0" w:space="0" w:color="auto"/>
            <w:right w:val="none" w:sz="0" w:space="0" w:color="auto"/>
          </w:divBdr>
        </w:div>
      </w:divsChild>
    </w:div>
    <w:div w:id="1425297374">
      <w:bodyDiv w:val="1"/>
      <w:marLeft w:val="0"/>
      <w:marRight w:val="0"/>
      <w:marTop w:val="0"/>
      <w:marBottom w:val="0"/>
      <w:divBdr>
        <w:top w:val="none" w:sz="0" w:space="0" w:color="auto"/>
        <w:left w:val="none" w:sz="0" w:space="0" w:color="auto"/>
        <w:bottom w:val="none" w:sz="0" w:space="0" w:color="auto"/>
        <w:right w:val="none" w:sz="0" w:space="0" w:color="auto"/>
      </w:divBdr>
    </w:div>
    <w:div w:id="1450783658">
      <w:bodyDiv w:val="1"/>
      <w:marLeft w:val="0"/>
      <w:marRight w:val="0"/>
      <w:marTop w:val="0"/>
      <w:marBottom w:val="0"/>
      <w:divBdr>
        <w:top w:val="none" w:sz="0" w:space="0" w:color="auto"/>
        <w:left w:val="none" w:sz="0" w:space="0" w:color="auto"/>
        <w:bottom w:val="none" w:sz="0" w:space="0" w:color="auto"/>
        <w:right w:val="none" w:sz="0" w:space="0" w:color="auto"/>
      </w:divBdr>
      <w:divsChild>
        <w:div w:id="336884576">
          <w:marLeft w:val="360"/>
          <w:marRight w:val="0"/>
          <w:marTop w:val="200"/>
          <w:marBottom w:val="0"/>
          <w:divBdr>
            <w:top w:val="none" w:sz="0" w:space="0" w:color="auto"/>
            <w:left w:val="none" w:sz="0" w:space="0" w:color="auto"/>
            <w:bottom w:val="none" w:sz="0" w:space="0" w:color="auto"/>
            <w:right w:val="none" w:sz="0" w:space="0" w:color="auto"/>
          </w:divBdr>
        </w:div>
        <w:div w:id="1931158618">
          <w:marLeft w:val="1080"/>
          <w:marRight w:val="0"/>
          <w:marTop w:val="100"/>
          <w:marBottom w:val="0"/>
          <w:divBdr>
            <w:top w:val="none" w:sz="0" w:space="0" w:color="auto"/>
            <w:left w:val="none" w:sz="0" w:space="0" w:color="auto"/>
            <w:bottom w:val="none" w:sz="0" w:space="0" w:color="auto"/>
            <w:right w:val="none" w:sz="0" w:space="0" w:color="auto"/>
          </w:divBdr>
        </w:div>
        <w:div w:id="1225214189">
          <w:marLeft w:val="1800"/>
          <w:marRight w:val="0"/>
          <w:marTop w:val="100"/>
          <w:marBottom w:val="0"/>
          <w:divBdr>
            <w:top w:val="none" w:sz="0" w:space="0" w:color="auto"/>
            <w:left w:val="none" w:sz="0" w:space="0" w:color="auto"/>
            <w:bottom w:val="none" w:sz="0" w:space="0" w:color="auto"/>
            <w:right w:val="none" w:sz="0" w:space="0" w:color="auto"/>
          </w:divBdr>
        </w:div>
        <w:div w:id="658928713">
          <w:marLeft w:val="1800"/>
          <w:marRight w:val="0"/>
          <w:marTop w:val="100"/>
          <w:marBottom w:val="0"/>
          <w:divBdr>
            <w:top w:val="none" w:sz="0" w:space="0" w:color="auto"/>
            <w:left w:val="none" w:sz="0" w:space="0" w:color="auto"/>
            <w:bottom w:val="none" w:sz="0" w:space="0" w:color="auto"/>
            <w:right w:val="none" w:sz="0" w:space="0" w:color="auto"/>
          </w:divBdr>
        </w:div>
        <w:div w:id="1809468889">
          <w:marLeft w:val="1080"/>
          <w:marRight w:val="0"/>
          <w:marTop w:val="100"/>
          <w:marBottom w:val="0"/>
          <w:divBdr>
            <w:top w:val="none" w:sz="0" w:space="0" w:color="auto"/>
            <w:left w:val="none" w:sz="0" w:space="0" w:color="auto"/>
            <w:bottom w:val="none" w:sz="0" w:space="0" w:color="auto"/>
            <w:right w:val="none" w:sz="0" w:space="0" w:color="auto"/>
          </w:divBdr>
        </w:div>
        <w:div w:id="147670053">
          <w:marLeft w:val="1800"/>
          <w:marRight w:val="0"/>
          <w:marTop w:val="100"/>
          <w:marBottom w:val="0"/>
          <w:divBdr>
            <w:top w:val="none" w:sz="0" w:space="0" w:color="auto"/>
            <w:left w:val="none" w:sz="0" w:space="0" w:color="auto"/>
            <w:bottom w:val="none" w:sz="0" w:space="0" w:color="auto"/>
            <w:right w:val="none" w:sz="0" w:space="0" w:color="auto"/>
          </w:divBdr>
        </w:div>
        <w:div w:id="2135052683">
          <w:marLeft w:val="1800"/>
          <w:marRight w:val="0"/>
          <w:marTop w:val="100"/>
          <w:marBottom w:val="0"/>
          <w:divBdr>
            <w:top w:val="none" w:sz="0" w:space="0" w:color="auto"/>
            <w:left w:val="none" w:sz="0" w:space="0" w:color="auto"/>
            <w:bottom w:val="none" w:sz="0" w:space="0" w:color="auto"/>
            <w:right w:val="none" w:sz="0" w:space="0" w:color="auto"/>
          </w:divBdr>
        </w:div>
        <w:div w:id="2124878100">
          <w:marLeft w:val="360"/>
          <w:marRight w:val="0"/>
          <w:marTop w:val="200"/>
          <w:marBottom w:val="0"/>
          <w:divBdr>
            <w:top w:val="none" w:sz="0" w:space="0" w:color="auto"/>
            <w:left w:val="none" w:sz="0" w:space="0" w:color="auto"/>
            <w:bottom w:val="none" w:sz="0" w:space="0" w:color="auto"/>
            <w:right w:val="none" w:sz="0" w:space="0" w:color="auto"/>
          </w:divBdr>
        </w:div>
        <w:div w:id="727605216">
          <w:marLeft w:val="1080"/>
          <w:marRight w:val="0"/>
          <w:marTop w:val="100"/>
          <w:marBottom w:val="0"/>
          <w:divBdr>
            <w:top w:val="none" w:sz="0" w:space="0" w:color="auto"/>
            <w:left w:val="none" w:sz="0" w:space="0" w:color="auto"/>
            <w:bottom w:val="none" w:sz="0" w:space="0" w:color="auto"/>
            <w:right w:val="none" w:sz="0" w:space="0" w:color="auto"/>
          </w:divBdr>
        </w:div>
        <w:div w:id="1438795214">
          <w:marLeft w:val="1080"/>
          <w:marRight w:val="0"/>
          <w:marTop w:val="100"/>
          <w:marBottom w:val="0"/>
          <w:divBdr>
            <w:top w:val="none" w:sz="0" w:space="0" w:color="auto"/>
            <w:left w:val="none" w:sz="0" w:space="0" w:color="auto"/>
            <w:bottom w:val="none" w:sz="0" w:space="0" w:color="auto"/>
            <w:right w:val="none" w:sz="0" w:space="0" w:color="auto"/>
          </w:divBdr>
        </w:div>
        <w:div w:id="1871146110">
          <w:marLeft w:val="1080"/>
          <w:marRight w:val="0"/>
          <w:marTop w:val="100"/>
          <w:marBottom w:val="0"/>
          <w:divBdr>
            <w:top w:val="none" w:sz="0" w:space="0" w:color="auto"/>
            <w:left w:val="none" w:sz="0" w:space="0" w:color="auto"/>
            <w:bottom w:val="none" w:sz="0" w:space="0" w:color="auto"/>
            <w:right w:val="none" w:sz="0" w:space="0" w:color="auto"/>
          </w:divBdr>
        </w:div>
        <w:div w:id="1560937338">
          <w:marLeft w:val="1080"/>
          <w:marRight w:val="0"/>
          <w:marTop w:val="100"/>
          <w:marBottom w:val="0"/>
          <w:divBdr>
            <w:top w:val="none" w:sz="0" w:space="0" w:color="auto"/>
            <w:left w:val="none" w:sz="0" w:space="0" w:color="auto"/>
            <w:bottom w:val="none" w:sz="0" w:space="0" w:color="auto"/>
            <w:right w:val="none" w:sz="0" w:space="0" w:color="auto"/>
          </w:divBdr>
        </w:div>
      </w:divsChild>
    </w:div>
    <w:div w:id="1461418927">
      <w:bodyDiv w:val="1"/>
      <w:marLeft w:val="0"/>
      <w:marRight w:val="0"/>
      <w:marTop w:val="0"/>
      <w:marBottom w:val="0"/>
      <w:divBdr>
        <w:top w:val="none" w:sz="0" w:space="0" w:color="auto"/>
        <w:left w:val="none" w:sz="0" w:space="0" w:color="auto"/>
        <w:bottom w:val="none" w:sz="0" w:space="0" w:color="auto"/>
        <w:right w:val="none" w:sz="0" w:space="0" w:color="auto"/>
      </w:divBdr>
    </w:div>
    <w:div w:id="1512917431">
      <w:bodyDiv w:val="1"/>
      <w:marLeft w:val="0"/>
      <w:marRight w:val="0"/>
      <w:marTop w:val="0"/>
      <w:marBottom w:val="0"/>
      <w:divBdr>
        <w:top w:val="none" w:sz="0" w:space="0" w:color="auto"/>
        <w:left w:val="none" w:sz="0" w:space="0" w:color="auto"/>
        <w:bottom w:val="none" w:sz="0" w:space="0" w:color="auto"/>
        <w:right w:val="none" w:sz="0" w:space="0" w:color="auto"/>
      </w:divBdr>
    </w:div>
    <w:div w:id="1601797473">
      <w:bodyDiv w:val="1"/>
      <w:marLeft w:val="0"/>
      <w:marRight w:val="0"/>
      <w:marTop w:val="0"/>
      <w:marBottom w:val="0"/>
      <w:divBdr>
        <w:top w:val="none" w:sz="0" w:space="0" w:color="auto"/>
        <w:left w:val="none" w:sz="0" w:space="0" w:color="auto"/>
        <w:bottom w:val="none" w:sz="0" w:space="0" w:color="auto"/>
        <w:right w:val="none" w:sz="0" w:space="0" w:color="auto"/>
      </w:divBdr>
    </w:div>
    <w:div w:id="1675036215">
      <w:bodyDiv w:val="1"/>
      <w:marLeft w:val="0"/>
      <w:marRight w:val="0"/>
      <w:marTop w:val="0"/>
      <w:marBottom w:val="0"/>
      <w:divBdr>
        <w:top w:val="none" w:sz="0" w:space="0" w:color="auto"/>
        <w:left w:val="none" w:sz="0" w:space="0" w:color="auto"/>
        <w:bottom w:val="none" w:sz="0" w:space="0" w:color="auto"/>
        <w:right w:val="none" w:sz="0" w:space="0" w:color="auto"/>
      </w:divBdr>
    </w:div>
    <w:div w:id="1691183467">
      <w:bodyDiv w:val="1"/>
      <w:marLeft w:val="0"/>
      <w:marRight w:val="0"/>
      <w:marTop w:val="0"/>
      <w:marBottom w:val="0"/>
      <w:divBdr>
        <w:top w:val="none" w:sz="0" w:space="0" w:color="auto"/>
        <w:left w:val="none" w:sz="0" w:space="0" w:color="auto"/>
        <w:bottom w:val="none" w:sz="0" w:space="0" w:color="auto"/>
        <w:right w:val="none" w:sz="0" w:space="0" w:color="auto"/>
      </w:divBdr>
      <w:divsChild>
        <w:div w:id="517696928">
          <w:marLeft w:val="360"/>
          <w:marRight w:val="0"/>
          <w:marTop w:val="200"/>
          <w:marBottom w:val="0"/>
          <w:divBdr>
            <w:top w:val="none" w:sz="0" w:space="0" w:color="auto"/>
            <w:left w:val="none" w:sz="0" w:space="0" w:color="auto"/>
            <w:bottom w:val="none" w:sz="0" w:space="0" w:color="auto"/>
            <w:right w:val="none" w:sz="0" w:space="0" w:color="auto"/>
          </w:divBdr>
        </w:div>
        <w:div w:id="1759016833">
          <w:marLeft w:val="360"/>
          <w:marRight w:val="0"/>
          <w:marTop w:val="200"/>
          <w:marBottom w:val="0"/>
          <w:divBdr>
            <w:top w:val="none" w:sz="0" w:space="0" w:color="auto"/>
            <w:left w:val="none" w:sz="0" w:space="0" w:color="auto"/>
            <w:bottom w:val="none" w:sz="0" w:space="0" w:color="auto"/>
            <w:right w:val="none" w:sz="0" w:space="0" w:color="auto"/>
          </w:divBdr>
        </w:div>
        <w:div w:id="1794060241">
          <w:marLeft w:val="1080"/>
          <w:marRight w:val="0"/>
          <w:marTop w:val="100"/>
          <w:marBottom w:val="0"/>
          <w:divBdr>
            <w:top w:val="none" w:sz="0" w:space="0" w:color="auto"/>
            <w:left w:val="none" w:sz="0" w:space="0" w:color="auto"/>
            <w:bottom w:val="none" w:sz="0" w:space="0" w:color="auto"/>
            <w:right w:val="none" w:sz="0" w:space="0" w:color="auto"/>
          </w:divBdr>
        </w:div>
        <w:div w:id="663053732">
          <w:marLeft w:val="1800"/>
          <w:marRight w:val="0"/>
          <w:marTop w:val="100"/>
          <w:marBottom w:val="0"/>
          <w:divBdr>
            <w:top w:val="none" w:sz="0" w:space="0" w:color="auto"/>
            <w:left w:val="none" w:sz="0" w:space="0" w:color="auto"/>
            <w:bottom w:val="none" w:sz="0" w:space="0" w:color="auto"/>
            <w:right w:val="none" w:sz="0" w:space="0" w:color="auto"/>
          </w:divBdr>
        </w:div>
        <w:div w:id="1731227187">
          <w:marLeft w:val="1800"/>
          <w:marRight w:val="0"/>
          <w:marTop w:val="100"/>
          <w:marBottom w:val="0"/>
          <w:divBdr>
            <w:top w:val="none" w:sz="0" w:space="0" w:color="auto"/>
            <w:left w:val="none" w:sz="0" w:space="0" w:color="auto"/>
            <w:bottom w:val="none" w:sz="0" w:space="0" w:color="auto"/>
            <w:right w:val="none" w:sz="0" w:space="0" w:color="auto"/>
          </w:divBdr>
        </w:div>
        <w:div w:id="1446999759">
          <w:marLeft w:val="1800"/>
          <w:marRight w:val="0"/>
          <w:marTop w:val="100"/>
          <w:marBottom w:val="0"/>
          <w:divBdr>
            <w:top w:val="none" w:sz="0" w:space="0" w:color="auto"/>
            <w:left w:val="none" w:sz="0" w:space="0" w:color="auto"/>
            <w:bottom w:val="none" w:sz="0" w:space="0" w:color="auto"/>
            <w:right w:val="none" w:sz="0" w:space="0" w:color="auto"/>
          </w:divBdr>
        </w:div>
        <w:div w:id="1223371228">
          <w:marLeft w:val="1800"/>
          <w:marRight w:val="0"/>
          <w:marTop w:val="100"/>
          <w:marBottom w:val="0"/>
          <w:divBdr>
            <w:top w:val="none" w:sz="0" w:space="0" w:color="auto"/>
            <w:left w:val="none" w:sz="0" w:space="0" w:color="auto"/>
            <w:bottom w:val="none" w:sz="0" w:space="0" w:color="auto"/>
            <w:right w:val="none" w:sz="0" w:space="0" w:color="auto"/>
          </w:divBdr>
        </w:div>
        <w:div w:id="127209700">
          <w:marLeft w:val="1080"/>
          <w:marRight w:val="0"/>
          <w:marTop w:val="100"/>
          <w:marBottom w:val="0"/>
          <w:divBdr>
            <w:top w:val="none" w:sz="0" w:space="0" w:color="auto"/>
            <w:left w:val="none" w:sz="0" w:space="0" w:color="auto"/>
            <w:bottom w:val="none" w:sz="0" w:space="0" w:color="auto"/>
            <w:right w:val="none" w:sz="0" w:space="0" w:color="auto"/>
          </w:divBdr>
        </w:div>
        <w:div w:id="1925410549">
          <w:marLeft w:val="1800"/>
          <w:marRight w:val="0"/>
          <w:marTop w:val="100"/>
          <w:marBottom w:val="0"/>
          <w:divBdr>
            <w:top w:val="none" w:sz="0" w:space="0" w:color="auto"/>
            <w:left w:val="none" w:sz="0" w:space="0" w:color="auto"/>
            <w:bottom w:val="none" w:sz="0" w:space="0" w:color="auto"/>
            <w:right w:val="none" w:sz="0" w:space="0" w:color="auto"/>
          </w:divBdr>
        </w:div>
      </w:divsChild>
    </w:div>
    <w:div w:id="1754010549">
      <w:bodyDiv w:val="1"/>
      <w:marLeft w:val="0"/>
      <w:marRight w:val="0"/>
      <w:marTop w:val="0"/>
      <w:marBottom w:val="0"/>
      <w:divBdr>
        <w:top w:val="none" w:sz="0" w:space="0" w:color="auto"/>
        <w:left w:val="none" w:sz="0" w:space="0" w:color="auto"/>
        <w:bottom w:val="none" w:sz="0" w:space="0" w:color="auto"/>
        <w:right w:val="none" w:sz="0" w:space="0" w:color="auto"/>
      </w:divBdr>
    </w:div>
    <w:div w:id="1797868641">
      <w:bodyDiv w:val="1"/>
      <w:marLeft w:val="0"/>
      <w:marRight w:val="0"/>
      <w:marTop w:val="0"/>
      <w:marBottom w:val="0"/>
      <w:divBdr>
        <w:top w:val="none" w:sz="0" w:space="0" w:color="auto"/>
        <w:left w:val="none" w:sz="0" w:space="0" w:color="auto"/>
        <w:bottom w:val="none" w:sz="0" w:space="0" w:color="auto"/>
        <w:right w:val="none" w:sz="0" w:space="0" w:color="auto"/>
      </w:divBdr>
    </w:div>
    <w:div w:id="1816412213">
      <w:bodyDiv w:val="1"/>
      <w:marLeft w:val="0"/>
      <w:marRight w:val="0"/>
      <w:marTop w:val="0"/>
      <w:marBottom w:val="0"/>
      <w:divBdr>
        <w:top w:val="none" w:sz="0" w:space="0" w:color="auto"/>
        <w:left w:val="none" w:sz="0" w:space="0" w:color="auto"/>
        <w:bottom w:val="none" w:sz="0" w:space="0" w:color="auto"/>
        <w:right w:val="none" w:sz="0" w:space="0" w:color="auto"/>
      </w:divBdr>
    </w:div>
    <w:div w:id="1852986879">
      <w:bodyDiv w:val="1"/>
      <w:marLeft w:val="0"/>
      <w:marRight w:val="0"/>
      <w:marTop w:val="0"/>
      <w:marBottom w:val="0"/>
      <w:divBdr>
        <w:top w:val="none" w:sz="0" w:space="0" w:color="auto"/>
        <w:left w:val="none" w:sz="0" w:space="0" w:color="auto"/>
        <w:bottom w:val="none" w:sz="0" w:space="0" w:color="auto"/>
        <w:right w:val="none" w:sz="0" w:space="0" w:color="auto"/>
      </w:divBdr>
      <w:divsChild>
        <w:div w:id="1159541519">
          <w:marLeft w:val="360"/>
          <w:marRight w:val="0"/>
          <w:marTop w:val="200"/>
          <w:marBottom w:val="0"/>
          <w:divBdr>
            <w:top w:val="none" w:sz="0" w:space="0" w:color="auto"/>
            <w:left w:val="none" w:sz="0" w:space="0" w:color="auto"/>
            <w:bottom w:val="none" w:sz="0" w:space="0" w:color="auto"/>
            <w:right w:val="none" w:sz="0" w:space="0" w:color="auto"/>
          </w:divBdr>
        </w:div>
      </w:divsChild>
    </w:div>
    <w:div w:id="1881088225">
      <w:bodyDiv w:val="1"/>
      <w:marLeft w:val="0"/>
      <w:marRight w:val="0"/>
      <w:marTop w:val="0"/>
      <w:marBottom w:val="0"/>
      <w:divBdr>
        <w:top w:val="none" w:sz="0" w:space="0" w:color="auto"/>
        <w:left w:val="none" w:sz="0" w:space="0" w:color="auto"/>
        <w:bottom w:val="none" w:sz="0" w:space="0" w:color="auto"/>
        <w:right w:val="none" w:sz="0" w:space="0" w:color="auto"/>
      </w:divBdr>
    </w:div>
    <w:div w:id="1927348671">
      <w:bodyDiv w:val="1"/>
      <w:marLeft w:val="0"/>
      <w:marRight w:val="0"/>
      <w:marTop w:val="0"/>
      <w:marBottom w:val="0"/>
      <w:divBdr>
        <w:top w:val="none" w:sz="0" w:space="0" w:color="auto"/>
        <w:left w:val="none" w:sz="0" w:space="0" w:color="auto"/>
        <w:bottom w:val="none" w:sz="0" w:space="0" w:color="auto"/>
        <w:right w:val="none" w:sz="0" w:space="0" w:color="auto"/>
      </w:divBdr>
      <w:divsChild>
        <w:div w:id="558706586">
          <w:marLeft w:val="360"/>
          <w:marRight w:val="0"/>
          <w:marTop w:val="200"/>
          <w:marBottom w:val="0"/>
          <w:divBdr>
            <w:top w:val="none" w:sz="0" w:space="0" w:color="auto"/>
            <w:left w:val="none" w:sz="0" w:space="0" w:color="auto"/>
            <w:bottom w:val="none" w:sz="0" w:space="0" w:color="auto"/>
            <w:right w:val="none" w:sz="0" w:space="0" w:color="auto"/>
          </w:divBdr>
        </w:div>
        <w:div w:id="20479071">
          <w:marLeft w:val="360"/>
          <w:marRight w:val="0"/>
          <w:marTop w:val="200"/>
          <w:marBottom w:val="0"/>
          <w:divBdr>
            <w:top w:val="none" w:sz="0" w:space="0" w:color="auto"/>
            <w:left w:val="none" w:sz="0" w:space="0" w:color="auto"/>
            <w:bottom w:val="none" w:sz="0" w:space="0" w:color="auto"/>
            <w:right w:val="none" w:sz="0" w:space="0" w:color="auto"/>
          </w:divBdr>
        </w:div>
        <w:div w:id="1027297154">
          <w:marLeft w:val="360"/>
          <w:marRight w:val="0"/>
          <w:marTop w:val="200"/>
          <w:marBottom w:val="0"/>
          <w:divBdr>
            <w:top w:val="none" w:sz="0" w:space="0" w:color="auto"/>
            <w:left w:val="none" w:sz="0" w:space="0" w:color="auto"/>
            <w:bottom w:val="none" w:sz="0" w:space="0" w:color="auto"/>
            <w:right w:val="none" w:sz="0" w:space="0" w:color="auto"/>
          </w:divBdr>
        </w:div>
        <w:div w:id="1807896353">
          <w:marLeft w:val="1080"/>
          <w:marRight w:val="0"/>
          <w:marTop w:val="100"/>
          <w:marBottom w:val="0"/>
          <w:divBdr>
            <w:top w:val="none" w:sz="0" w:space="0" w:color="auto"/>
            <w:left w:val="none" w:sz="0" w:space="0" w:color="auto"/>
            <w:bottom w:val="none" w:sz="0" w:space="0" w:color="auto"/>
            <w:right w:val="none" w:sz="0" w:space="0" w:color="auto"/>
          </w:divBdr>
        </w:div>
        <w:div w:id="1766801214">
          <w:marLeft w:val="360"/>
          <w:marRight w:val="0"/>
          <w:marTop w:val="200"/>
          <w:marBottom w:val="0"/>
          <w:divBdr>
            <w:top w:val="none" w:sz="0" w:space="0" w:color="auto"/>
            <w:left w:val="none" w:sz="0" w:space="0" w:color="auto"/>
            <w:bottom w:val="none" w:sz="0" w:space="0" w:color="auto"/>
            <w:right w:val="none" w:sz="0" w:space="0" w:color="auto"/>
          </w:divBdr>
        </w:div>
        <w:div w:id="299387206">
          <w:marLeft w:val="1080"/>
          <w:marRight w:val="0"/>
          <w:marTop w:val="100"/>
          <w:marBottom w:val="0"/>
          <w:divBdr>
            <w:top w:val="none" w:sz="0" w:space="0" w:color="auto"/>
            <w:left w:val="none" w:sz="0" w:space="0" w:color="auto"/>
            <w:bottom w:val="none" w:sz="0" w:space="0" w:color="auto"/>
            <w:right w:val="none" w:sz="0" w:space="0" w:color="auto"/>
          </w:divBdr>
        </w:div>
        <w:div w:id="1440106475">
          <w:marLeft w:val="1080"/>
          <w:marRight w:val="0"/>
          <w:marTop w:val="100"/>
          <w:marBottom w:val="0"/>
          <w:divBdr>
            <w:top w:val="none" w:sz="0" w:space="0" w:color="auto"/>
            <w:left w:val="none" w:sz="0" w:space="0" w:color="auto"/>
            <w:bottom w:val="none" w:sz="0" w:space="0" w:color="auto"/>
            <w:right w:val="none" w:sz="0" w:space="0" w:color="auto"/>
          </w:divBdr>
        </w:div>
        <w:div w:id="1763066248">
          <w:marLeft w:val="1080"/>
          <w:marRight w:val="0"/>
          <w:marTop w:val="100"/>
          <w:marBottom w:val="0"/>
          <w:divBdr>
            <w:top w:val="none" w:sz="0" w:space="0" w:color="auto"/>
            <w:left w:val="none" w:sz="0" w:space="0" w:color="auto"/>
            <w:bottom w:val="none" w:sz="0" w:space="0" w:color="auto"/>
            <w:right w:val="none" w:sz="0" w:space="0" w:color="auto"/>
          </w:divBdr>
        </w:div>
        <w:div w:id="2074615000">
          <w:marLeft w:val="1080"/>
          <w:marRight w:val="0"/>
          <w:marTop w:val="100"/>
          <w:marBottom w:val="0"/>
          <w:divBdr>
            <w:top w:val="none" w:sz="0" w:space="0" w:color="auto"/>
            <w:left w:val="none" w:sz="0" w:space="0" w:color="auto"/>
            <w:bottom w:val="none" w:sz="0" w:space="0" w:color="auto"/>
            <w:right w:val="none" w:sz="0" w:space="0" w:color="auto"/>
          </w:divBdr>
        </w:div>
        <w:div w:id="1004209682">
          <w:marLeft w:val="360"/>
          <w:marRight w:val="0"/>
          <w:marTop w:val="200"/>
          <w:marBottom w:val="0"/>
          <w:divBdr>
            <w:top w:val="none" w:sz="0" w:space="0" w:color="auto"/>
            <w:left w:val="none" w:sz="0" w:space="0" w:color="auto"/>
            <w:bottom w:val="none" w:sz="0" w:space="0" w:color="auto"/>
            <w:right w:val="none" w:sz="0" w:space="0" w:color="auto"/>
          </w:divBdr>
        </w:div>
        <w:div w:id="470052297">
          <w:marLeft w:val="1080"/>
          <w:marRight w:val="0"/>
          <w:marTop w:val="100"/>
          <w:marBottom w:val="0"/>
          <w:divBdr>
            <w:top w:val="none" w:sz="0" w:space="0" w:color="auto"/>
            <w:left w:val="none" w:sz="0" w:space="0" w:color="auto"/>
            <w:bottom w:val="none" w:sz="0" w:space="0" w:color="auto"/>
            <w:right w:val="none" w:sz="0" w:space="0" w:color="auto"/>
          </w:divBdr>
        </w:div>
      </w:divsChild>
    </w:div>
    <w:div w:id="2010015387">
      <w:bodyDiv w:val="1"/>
      <w:marLeft w:val="0"/>
      <w:marRight w:val="0"/>
      <w:marTop w:val="0"/>
      <w:marBottom w:val="0"/>
      <w:divBdr>
        <w:top w:val="none" w:sz="0" w:space="0" w:color="auto"/>
        <w:left w:val="none" w:sz="0" w:space="0" w:color="auto"/>
        <w:bottom w:val="none" w:sz="0" w:space="0" w:color="auto"/>
        <w:right w:val="none" w:sz="0" w:space="0" w:color="auto"/>
      </w:divBdr>
      <w:divsChild>
        <w:div w:id="1933128411">
          <w:marLeft w:val="360"/>
          <w:marRight w:val="0"/>
          <w:marTop w:val="200"/>
          <w:marBottom w:val="0"/>
          <w:divBdr>
            <w:top w:val="none" w:sz="0" w:space="0" w:color="auto"/>
            <w:left w:val="none" w:sz="0" w:space="0" w:color="auto"/>
            <w:bottom w:val="none" w:sz="0" w:space="0" w:color="auto"/>
            <w:right w:val="none" w:sz="0" w:space="0" w:color="auto"/>
          </w:divBdr>
        </w:div>
        <w:div w:id="739866622">
          <w:marLeft w:val="1080"/>
          <w:marRight w:val="0"/>
          <w:marTop w:val="100"/>
          <w:marBottom w:val="0"/>
          <w:divBdr>
            <w:top w:val="none" w:sz="0" w:space="0" w:color="auto"/>
            <w:left w:val="none" w:sz="0" w:space="0" w:color="auto"/>
            <w:bottom w:val="none" w:sz="0" w:space="0" w:color="auto"/>
            <w:right w:val="none" w:sz="0" w:space="0" w:color="auto"/>
          </w:divBdr>
        </w:div>
        <w:div w:id="1221744373">
          <w:marLeft w:val="1080"/>
          <w:marRight w:val="0"/>
          <w:marTop w:val="100"/>
          <w:marBottom w:val="0"/>
          <w:divBdr>
            <w:top w:val="none" w:sz="0" w:space="0" w:color="auto"/>
            <w:left w:val="none" w:sz="0" w:space="0" w:color="auto"/>
            <w:bottom w:val="none" w:sz="0" w:space="0" w:color="auto"/>
            <w:right w:val="none" w:sz="0" w:space="0" w:color="auto"/>
          </w:divBdr>
        </w:div>
        <w:div w:id="778909153">
          <w:marLeft w:val="360"/>
          <w:marRight w:val="0"/>
          <w:marTop w:val="200"/>
          <w:marBottom w:val="0"/>
          <w:divBdr>
            <w:top w:val="none" w:sz="0" w:space="0" w:color="auto"/>
            <w:left w:val="none" w:sz="0" w:space="0" w:color="auto"/>
            <w:bottom w:val="none" w:sz="0" w:space="0" w:color="auto"/>
            <w:right w:val="none" w:sz="0" w:space="0" w:color="auto"/>
          </w:divBdr>
        </w:div>
        <w:div w:id="304971297">
          <w:marLeft w:val="360"/>
          <w:marRight w:val="0"/>
          <w:marTop w:val="200"/>
          <w:marBottom w:val="0"/>
          <w:divBdr>
            <w:top w:val="none" w:sz="0" w:space="0" w:color="auto"/>
            <w:left w:val="none" w:sz="0" w:space="0" w:color="auto"/>
            <w:bottom w:val="none" w:sz="0" w:space="0" w:color="auto"/>
            <w:right w:val="none" w:sz="0" w:space="0" w:color="auto"/>
          </w:divBdr>
        </w:div>
        <w:div w:id="2038236726">
          <w:marLeft w:val="360"/>
          <w:marRight w:val="0"/>
          <w:marTop w:val="200"/>
          <w:marBottom w:val="0"/>
          <w:divBdr>
            <w:top w:val="none" w:sz="0" w:space="0" w:color="auto"/>
            <w:left w:val="none" w:sz="0" w:space="0" w:color="auto"/>
            <w:bottom w:val="none" w:sz="0" w:space="0" w:color="auto"/>
            <w:right w:val="none" w:sz="0" w:space="0" w:color="auto"/>
          </w:divBdr>
        </w:div>
        <w:div w:id="1538465114">
          <w:marLeft w:val="1080"/>
          <w:marRight w:val="0"/>
          <w:marTop w:val="100"/>
          <w:marBottom w:val="0"/>
          <w:divBdr>
            <w:top w:val="none" w:sz="0" w:space="0" w:color="auto"/>
            <w:left w:val="none" w:sz="0" w:space="0" w:color="auto"/>
            <w:bottom w:val="none" w:sz="0" w:space="0" w:color="auto"/>
            <w:right w:val="none" w:sz="0" w:space="0" w:color="auto"/>
          </w:divBdr>
        </w:div>
        <w:div w:id="592589110">
          <w:marLeft w:val="1080"/>
          <w:marRight w:val="0"/>
          <w:marTop w:val="100"/>
          <w:marBottom w:val="0"/>
          <w:divBdr>
            <w:top w:val="none" w:sz="0" w:space="0" w:color="auto"/>
            <w:left w:val="none" w:sz="0" w:space="0" w:color="auto"/>
            <w:bottom w:val="none" w:sz="0" w:space="0" w:color="auto"/>
            <w:right w:val="none" w:sz="0" w:space="0" w:color="auto"/>
          </w:divBdr>
        </w:div>
      </w:divsChild>
    </w:div>
    <w:div w:id="2010205167">
      <w:bodyDiv w:val="1"/>
      <w:marLeft w:val="0"/>
      <w:marRight w:val="0"/>
      <w:marTop w:val="0"/>
      <w:marBottom w:val="0"/>
      <w:divBdr>
        <w:top w:val="none" w:sz="0" w:space="0" w:color="auto"/>
        <w:left w:val="none" w:sz="0" w:space="0" w:color="auto"/>
        <w:bottom w:val="none" w:sz="0" w:space="0" w:color="auto"/>
        <w:right w:val="none" w:sz="0" w:space="0" w:color="auto"/>
      </w:divBdr>
    </w:div>
    <w:div w:id="2035031979">
      <w:bodyDiv w:val="1"/>
      <w:marLeft w:val="0"/>
      <w:marRight w:val="0"/>
      <w:marTop w:val="0"/>
      <w:marBottom w:val="0"/>
      <w:divBdr>
        <w:top w:val="none" w:sz="0" w:space="0" w:color="auto"/>
        <w:left w:val="none" w:sz="0" w:space="0" w:color="auto"/>
        <w:bottom w:val="none" w:sz="0" w:space="0" w:color="auto"/>
        <w:right w:val="none" w:sz="0" w:space="0" w:color="auto"/>
      </w:divBdr>
    </w:div>
    <w:div w:id="2035032795">
      <w:bodyDiv w:val="1"/>
      <w:marLeft w:val="0"/>
      <w:marRight w:val="0"/>
      <w:marTop w:val="0"/>
      <w:marBottom w:val="0"/>
      <w:divBdr>
        <w:top w:val="none" w:sz="0" w:space="0" w:color="auto"/>
        <w:left w:val="none" w:sz="0" w:space="0" w:color="auto"/>
        <w:bottom w:val="none" w:sz="0" w:space="0" w:color="auto"/>
        <w:right w:val="none" w:sz="0" w:space="0" w:color="auto"/>
      </w:divBdr>
      <w:divsChild>
        <w:div w:id="262762536">
          <w:marLeft w:val="360"/>
          <w:marRight w:val="0"/>
          <w:marTop w:val="200"/>
          <w:marBottom w:val="0"/>
          <w:divBdr>
            <w:top w:val="none" w:sz="0" w:space="0" w:color="auto"/>
            <w:left w:val="none" w:sz="0" w:space="0" w:color="auto"/>
            <w:bottom w:val="none" w:sz="0" w:space="0" w:color="auto"/>
            <w:right w:val="none" w:sz="0" w:space="0" w:color="auto"/>
          </w:divBdr>
        </w:div>
        <w:div w:id="660355884">
          <w:marLeft w:val="360"/>
          <w:marRight w:val="0"/>
          <w:marTop w:val="200"/>
          <w:marBottom w:val="0"/>
          <w:divBdr>
            <w:top w:val="none" w:sz="0" w:space="0" w:color="auto"/>
            <w:left w:val="none" w:sz="0" w:space="0" w:color="auto"/>
            <w:bottom w:val="none" w:sz="0" w:space="0" w:color="auto"/>
            <w:right w:val="none" w:sz="0" w:space="0" w:color="auto"/>
          </w:divBdr>
        </w:div>
        <w:div w:id="504975468">
          <w:marLeft w:val="360"/>
          <w:marRight w:val="0"/>
          <w:marTop w:val="200"/>
          <w:marBottom w:val="0"/>
          <w:divBdr>
            <w:top w:val="none" w:sz="0" w:space="0" w:color="auto"/>
            <w:left w:val="none" w:sz="0" w:space="0" w:color="auto"/>
            <w:bottom w:val="none" w:sz="0" w:space="0" w:color="auto"/>
            <w:right w:val="none" w:sz="0" w:space="0" w:color="auto"/>
          </w:divBdr>
        </w:div>
        <w:div w:id="195123010">
          <w:marLeft w:val="1080"/>
          <w:marRight w:val="0"/>
          <w:marTop w:val="100"/>
          <w:marBottom w:val="0"/>
          <w:divBdr>
            <w:top w:val="none" w:sz="0" w:space="0" w:color="auto"/>
            <w:left w:val="none" w:sz="0" w:space="0" w:color="auto"/>
            <w:bottom w:val="none" w:sz="0" w:space="0" w:color="auto"/>
            <w:right w:val="none" w:sz="0" w:space="0" w:color="auto"/>
          </w:divBdr>
        </w:div>
        <w:div w:id="496967325">
          <w:marLeft w:val="360"/>
          <w:marRight w:val="0"/>
          <w:marTop w:val="200"/>
          <w:marBottom w:val="0"/>
          <w:divBdr>
            <w:top w:val="none" w:sz="0" w:space="0" w:color="auto"/>
            <w:left w:val="none" w:sz="0" w:space="0" w:color="auto"/>
            <w:bottom w:val="none" w:sz="0" w:space="0" w:color="auto"/>
            <w:right w:val="none" w:sz="0" w:space="0" w:color="auto"/>
          </w:divBdr>
        </w:div>
        <w:div w:id="2136170844">
          <w:marLeft w:val="1080"/>
          <w:marRight w:val="0"/>
          <w:marTop w:val="100"/>
          <w:marBottom w:val="0"/>
          <w:divBdr>
            <w:top w:val="none" w:sz="0" w:space="0" w:color="auto"/>
            <w:left w:val="none" w:sz="0" w:space="0" w:color="auto"/>
            <w:bottom w:val="none" w:sz="0" w:space="0" w:color="auto"/>
            <w:right w:val="none" w:sz="0" w:space="0" w:color="auto"/>
          </w:divBdr>
        </w:div>
        <w:div w:id="400178339">
          <w:marLeft w:val="1080"/>
          <w:marRight w:val="0"/>
          <w:marTop w:val="100"/>
          <w:marBottom w:val="0"/>
          <w:divBdr>
            <w:top w:val="none" w:sz="0" w:space="0" w:color="auto"/>
            <w:left w:val="none" w:sz="0" w:space="0" w:color="auto"/>
            <w:bottom w:val="none" w:sz="0" w:space="0" w:color="auto"/>
            <w:right w:val="none" w:sz="0" w:space="0" w:color="auto"/>
          </w:divBdr>
        </w:div>
        <w:div w:id="950091598">
          <w:marLeft w:val="1080"/>
          <w:marRight w:val="0"/>
          <w:marTop w:val="100"/>
          <w:marBottom w:val="0"/>
          <w:divBdr>
            <w:top w:val="none" w:sz="0" w:space="0" w:color="auto"/>
            <w:left w:val="none" w:sz="0" w:space="0" w:color="auto"/>
            <w:bottom w:val="none" w:sz="0" w:space="0" w:color="auto"/>
            <w:right w:val="none" w:sz="0" w:space="0" w:color="auto"/>
          </w:divBdr>
        </w:div>
        <w:div w:id="578557807">
          <w:marLeft w:val="1080"/>
          <w:marRight w:val="0"/>
          <w:marTop w:val="100"/>
          <w:marBottom w:val="0"/>
          <w:divBdr>
            <w:top w:val="none" w:sz="0" w:space="0" w:color="auto"/>
            <w:left w:val="none" w:sz="0" w:space="0" w:color="auto"/>
            <w:bottom w:val="none" w:sz="0" w:space="0" w:color="auto"/>
            <w:right w:val="none" w:sz="0" w:space="0" w:color="auto"/>
          </w:divBdr>
        </w:div>
        <w:div w:id="1358000068">
          <w:marLeft w:val="360"/>
          <w:marRight w:val="0"/>
          <w:marTop w:val="200"/>
          <w:marBottom w:val="0"/>
          <w:divBdr>
            <w:top w:val="none" w:sz="0" w:space="0" w:color="auto"/>
            <w:left w:val="none" w:sz="0" w:space="0" w:color="auto"/>
            <w:bottom w:val="none" w:sz="0" w:space="0" w:color="auto"/>
            <w:right w:val="none" w:sz="0" w:space="0" w:color="auto"/>
          </w:divBdr>
        </w:div>
        <w:div w:id="1429934174">
          <w:marLeft w:val="1080"/>
          <w:marRight w:val="0"/>
          <w:marTop w:val="100"/>
          <w:marBottom w:val="0"/>
          <w:divBdr>
            <w:top w:val="none" w:sz="0" w:space="0" w:color="auto"/>
            <w:left w:val="none" w:sz="0" w:space="0" w:color="auto"/>
            <w:bottom w:val="none" w:sz="0" w:space="0" w:color="auto"/>
            <w:right w:val="none" w:sz="0" w:space="0" w:color="auto"/>
          </w:divBdr>
        </w:div>
      </w:divsChild>
    </w:div>
    <w:div w:id="211104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enjamin.jessup\OneDrive%20-%20Tetra%20Tech,%20Inc\Documents\WY_Diatoms\02%20Documents_In_Progress\R8DiatomAnalysis_DRAFT_20220527.docx" TargetMode="Externa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footer" Target="footer3.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benjamin.jessup\OneDrive%20-%20Tetra%20Tech,%20Inc\Documents\WY_Diatoms\02%20Documents_In_Progress\R8DiatomAnalysis_DRAFT_20220527.docx" TargetMode="Externa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R-project.org/"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omments" Target="comments.xml"/><Relationship Id="rId29" Type="http://schemas.openxmlformats.org/officeDocument/2006/relationships/image" Target="media/image8.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enjamin.jessup\OneDrive%20-%20Tetra%20Tech,%20Inc\Documents\WY_Diatoms\02%20Documents_In_Progress\R8DiatomAnalysis_DRAFT_20220527.docx" TargetMode="External"/><Relationship Id="rId24"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4.xm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C:\Users\benjamin.jessup\OneDrive%20-%20Tetra%20Tech,%20Inc\Documents\WY_Diatoms\02%20Documents_In_Progress\R8DiatomAnalysis_DRAFT_20220527.docx" TargetMode="Externa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8.xml"/><Relationship Id="rId10" Type="http://schemas.openxmlformats.org/officeDocument/2006/relationships/hyperlink" Target="file:///C:\Users\benjamin.jessup\OneDrive%20-%20Tetra%20Tech,%20Inc\Documents\WY_Diatoms\02%20Documents_In_Progress\R8DiatomAnalysis_DRAFT_20220527.docx"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enjamin.jessup\OneDrive%20-%20Tetra%20Tech,%20Inc\Documents\WY_Diatoms\02%20Documents_In_Progress\R8DiatomAnalysis_DRAFT_20220527.docx" TargetMode="External"/><Relationship Id="rId14" Type="http://schemas.openxmlformats.org/officeDocument/2006/relationships/hyperlink" Target="file:///C:\Users\benjamin.jessup\OneDrive%20-%20Tetra%20Tech,%20Inc\Documents\WY_Diatoms\02%20Documents_In_Progress\R8DiatomAnalysis_DRAFT_20220527.docx" TargetMode="Externa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footer" Target="footer7.xml"/><Relationship Id="rId8" Type="http://schemas.openxmlformats.org/officeDocument/2006/relationships/image" Target="media/image1.jpeg"/><Relationship Id="rId51"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apps.usgs.gov/biodata/" TargetMode="External"/><Relationship Id="rId2" Type="http://schemas.openxmlformats.org/officeDocument/2006/relationships/hyperlink" Target="https://diatoms.org/" TargetMode="External"/><Relationship Id="rId1" Type="http://schemas.openxmlformats.org/officeDocument/2006/relationships/hyperlink" Target="https://www.epa.gov/national-aquatic-resource-surveys/streamcat-dataset-0" TargetMode="External"/><Relationship Id="rId5" Type="http://schemas.openxmlformats.org/officeDocument/2006/relationships/hyperlink" Target="https://diatoms.org/projects/national-multimetric-index-mmi-for-diatoms" TargetMode="External"/><Relationship Id="rId4" Type="http://schemas.openxmlformats.org/officeDocument/2006/relationships/hyperlink" Target="https://www.epa.gov/national-aquatic-resource-surveys/streamcat-datase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BA475-BB29-4D13-83E4-18C3D8D82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76</Pages>
  <Words>21746</Words>
  <Characters>123954</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145410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Jessup, Benjamin</dc:creator>
  <cp:keywords/>
  <dc:description/>
  <cp:lastModifiedBy>Jessup, Benjamin</cp:lastModifiedBy>
  <cp:revision>8</cp:revision>
  <cp:lastPrinted>2022-06-01T11:31:00Z</cp:lastPrinted>
  <dcterms:created xsi:type="dcterms:W3CDTF">2022-06-24T11:35:00Z</dcterms:created>
  <dcterms:modified xsi:type="dcterms:W3CDTF">2022-06-24T14:14:00Z</dcterms:modified>
</cp:coreProperties>
</file>